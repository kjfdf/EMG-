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4F6547" w14:textId="7876A2B1" w:rsidR="00940DD6" w:rsidRDefault="00CD2E03">
      <w:pPr>
        <w:spacing w:line="480" w:lineRule="auto"/>
        <w:jc w:val="center"/>
        <w:rPr>
          <w:rFonts w:ascii="Times New Roman" w:eastAsia="Times New Roman" w:hAnsi="Times New Roman" w:cs="Times New Roman"/>
          <w:b/>
          <w:sz w:val="36"/>
        </w:rPr>
      </w:pPr>
      <w:bookmarkStart w:id="0" w:name="_GoBack"/>
      <w:bookmarkEnd w:id="0"/>
      <w:r>
        <w:rPr>
          <w:rFonts w:ascii="Times New Roman" w:eastAsia="Times New Roman" w:hAnsi="Times New Roman" w:cs="Times New Roman"/>
          <w:b/>
          <w:sz w:val="36"/>
        </w:rPr>
        <w:t xml:space="preserve"> </w:t>
      </w:r>
      <w:commentRangeStart w:id="1"/>
      <w:r>
        <w:rPr>
          <w:rFonts w:ascii="Times New Roman" w:eastAsia="Times New Roman" w:hAnsi="Times New Roman" w:cs="Times New Roman"/>
          <w:b/>
          <w:sz w:val="36"/>
        </w:rPr>
        <w:t>D</w:t>
      </w:r>
      <w:commentRangeEnd w:id="1"/>
      <w:r w:rsidR="00F958E2">
        <w:rPr>
          <w:rStyle w:val="CommentReference"/>
        </w:rPr>
        <w:commentReference w:id="1"/>
      </w:r>
      <w:r>
        <w:rPr>
          <w:rFonts w:ascii="Times New Roman" w:eastAsia="Times New Roman" w:hAnsi="Times New Roman" w:cs="Times New Roman"/>
          <w:b/>
          <w:sz w:val="36"/>
        </w:rPr>
        <w:t>eep</w:t>
      </w:r>
      <w:ins w:id="2" w:author="Author" w:date="2022-03-14T14:05:00Z">
        <w:r w:rsidR="0088222A">
          <w:rPr>
            <w:rFonts w:ascii="Times New Roman" w:eastAsia="Times New Roman" w:hAnsi="Times New Roman" w:cs="Times New Roman"/>
            <w:b/>
            <w:sz w:val="36"/>
          </w:rPr>
          <w:t>-</w:t>
        </w:r>
      </w:ins>
      <w:del w:id="3" w:author="Author" w:date="2022-03-14T14:05:00Z">
        <w:r w:rsidDel="0088222A">
          <w:rPr>
            <w:rFonts w:ascii="Times New Roman" w:eastAsia="Times New Roman" w:hAnsi="Times New Roman" w:cs="Times New Roman"/>
            <w:b/>
            <w:sz w:val="36"/>
          </w:rPr>
          <w:delText xml:space="preserve"> </w:delText>
        </w:r>
      </w:del>
      <w:r>
        <w:rPr>
          <w:rFonts w:ascii="Times New Roman" w:eastAsia="Times New Roman" w:hAnsi="Times New Roman" w:cs="Times New Roman"/>
          <w:b/>
          <w:sz w:val="36"/>
        </w:rPr>
        <w:t>learning model for needle electromyography</w:t>
      </w:r>
      <w:del w:id="4" w:author="Author">
        <w:r w:rsidDel="00BC7853">
          <w:rPr>
            <w:rFonts w:ascii="Times New Roman" w:eastAsia="Times New Roman" w:hAnsi="Times New Roman" w:cs="Times New Roman"/>
            <w:b/>
            <w:sz w:val="36"/>
          </w:rPr>
          <w:delText xml:space="preserve"> </w:delText>
        </w:r>
      </w:del>
    </w:p>
    <w:p w14:paraId="48F90E8D" w14:textId="4F89FF20" w:rsidR="00940DD6" w:rsidRDefault="00CD2E03">
      <w:pPr>
        <w:spacing w:line="48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electro</w:t>
      </w:r>
      <w:del w:id="5" w:author="Author">
        <w:r w:rsidDel="000E760B">
          <w:rPr>
            <w:rFonts w:ascii="Times New Roman" w:eastAsia="Times New Roman" w:hAnsi="Times New Roman" w:cs="Times New Roman"/>
            <w:b/>
            <w:sz w:val="36"/>
          </w:rPr>
          <w:delText>-</w:delText>
        </w:r>
      </w:del>
      <w:r>
        <w:rPr>
          <w:rFonts w:ascii="Times New Roman" w:eastAsia="Times New Roman" w:hAnsi="Times New Roman" w:cs="Times New Roman"/>
          <w:b/>
          <w:sz w:val="36"/>
        </w:rPr>
        <w:t>diagnosis in comparison with physician</w:t>
      </w:r>
      <w:ins w:id="6" w:author="Author">
        <w:r w:rsidR="00523A0B">
          <w:rPr>
            <w:rFonts w:ascii="Times New Roman" w:eastAsia="Times New Roman" w:hAnsi="Times New Roman" w:cs="Times New Roman"/>
            <w:b/>
            <w:sz w:val="36"/>
          </w:rPr>
          <w:t xml:space="preserve"> as</w:t>
        </w:r>
      </w:ins>
      <w:r>
        <w:rPr>
          <w:rFonts w:ascii="Times New Roman" w:eastAsia="Times New Roman" w:hAnsi="Times New Roman" w:cs="Times New Roman"/>
          <w:b/>
          <w:sz w:val="36"/>
        </w:rPr>
        <w:t>s</w:t>
      </w:r>
      <w:ins w:id="7" w:author="Author">
        <w:r w:rsidR="00523A0B">
          <w:rPr>
            <w:rFonts w:ascii="Times New Roman" w:eastAsia="Times New Roman" w:hAnsi="Times New Roman" w:cs="Times New Roman"/>
            <w:b/>
            <w:sz w:val="36"/>
          </w:rPr>
          <w:t>essment</w:t>
        </w:r>
      </w:ins>
      <w:r>
        <w:rPr>
          <w:rFonts w:ascii="Times New Roman" w:eastAsia="Times New Roman" w:hAnsi="Times New Roman" w:cs="Times New Roman"/>
          <w:b/>
          <w:sz w:val="36"/>
        </w:rPr>
        <w:t>:</w:t>
      </w:r>
      <w:del w:id="8" w:author="Author">
        <w:r w:rsidDel="00BC7853">
          <w:rPr>
            <w:rFonts w:ascii="Times New Roman" w:eastAsia="Times New Roman" w:hAnsi="Times New Roman" w:cs="Times New Roman"/>
            <w:b/>
            <w:sz w:val="36"/>
          </w:rPr>
          <w:delText xml:space="preserve"> </w:delText>
        </w:r>
      </w:del>
    </w:p>
    <w:p w14:paraId="15B016D6" w14:textId="77777777" w:rsidR="00940DD6" w:rsidRDefault="00CD2E03">
      <w:pPr>
        <w:spacing w:line="48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A retrospective study</w:t>
      </w:r>
    </w:p>
    <w:p w14:paraId="1F68BA87" w14:textId="35D51065" w:rsidR="00940DD6" w:rsidRDefault="00CD2E03">
      <w:pPr>
        <w:spacing w:line="480" w:lineRule="auto"/>
        <w:jc w:val="center"/>
        <w:rPr>
          <w:rFonts w:ascii="Times New Roman" w:eastAsia="Times New Roman" w:hAnsi="Times New Roman" w:cs="Times New Roman"/>
          <w:b/>
          <w:sz w:val="22"/>
        </w:rPr>
      </w:pPr>
      <w:r>
        <w:rPr>
          <w:rFonts w:ascii="Times New Roman" w:eastAsia="Times New Roman" w:hAnsi="Times New Roman" w:cs="Times New Roman"/>
          <w:b/>
          <w:sz w:val="22"/>
        </w:rPr>
        <w:t>Ilhan Yoo</w:t>
      </w:r>
      <w:r>
        <w:rPr>
          <w:rFonts w:ascii="Times New Roman" w:eastAsia="Times New Roman" w:hAnsi="Times New Roman" w:cs="Times New Roman"/>
          <w:b/>
          <w:sz w:val="22"/>
          <w:vertAlign w:val="superscript"/>
        </w:rPr>
        <w:t>a†</w:t>
      </w:r>
      <w:r>
        <w:rPr>
          <w:rFonts w:ascii="Times New Roman" w:eastAsia="Times New Roman" w:hAnsi="Times New Roman" w:cs="Times New Roman"/>
          <w:b/>
          <w:sz w:val="22"/>
        </w:rPr>
        <w:t>, Jaesung Yoo</w:t>
      </w:r>
      <w:r>
        <w:rPr>
          <w:rFonts w:ascii="Times New Roman" w:eastAsia="Times New Roman" w:hAnsi="Times New Roman" w:cs="Times New Roman"/>
          <w:b/>
          <w:sz w:val="22"/>
          <w:vertAlign w:val="superscript"/>
        </w:rPr>
        <w:t>b†</w:t>
      </w:r>
      <w:r>
        <w:rPr>
          <w:rFonts w:ascii="Times New Roman" w:eastAsia="Times New Roman" w:hAnsi="Times New Roman" w:cs="Times New Roman"/>
          <w:b/>
          <w:sz w:val="22"/>
        </w:rPr>
        <w:t>, Dongmin Kim</w:t>
      </w:r>
      <w:r>
        <w:rPr>
          <w:rFonts w:ascii="Times New Roman" w:eastAsia="Times New Roman" w:hAnsi="Times New Roman" w:cs="Times New Roman"/>
          <w:b/>
          <w:sz w:val="22"/>
          <w:vertAlign w:val="superscript"/>
        </w:rPr>
        <w:t>c</w:t>
      </w:r>
      <w:r>
        <w:rPr>
          <w:rFonts w:ascii="Times New Roman" w:eastAsia="Times New Roman" w:hAnsi="Times New Roman" w:cs="Times New Roman"/>
          <w:b/>
          <w:sz w:val="22"/>
        </w:rPr>
        <w:t>, Ina Youn</w:t>
      </w:r>
      <w:r>
        <w:rPr>
          <w:rFonts w:ascii="Times New Roman" w:eastAsia="Times New Roman" w:hAnsi="Times New Roman" w:cs="Times New Roman"/>
          <w:b/>
          <w:sz w:val="22"/>
          <w:vertAlign w:val="superscript"/>
        </w:rPr>
        <w:t>d</w:t>
      </w:r>
      <w:r>
        <w:rPr>
          <w:rFonts w:ascii="Times New Roman" w:eastAsia="Times New Roman" w:hAnsi="Times New Roman" w:cs="Times New Roman"/>
          <w:b/>
          <w:sz w:val="22"/>
        </w:rPr>
        <w:t>, Hyodong Kim</w:t>
      </w:r>
      <w:r>
        <w:rPr>
          <w:rFonts w:ascii="Times New Roman" w:eastAsia="Times New Roman" w:hAnsi="Times New Roman" w:cs="Times New Roman"/>
          <w:b/>
          <w:sz w:val="22"/>
          <w:vertAlign w:val="superscript"/>
        </w:rPr>
        <w:t>a</w:t>
      </w:r>
      <w:r>
        <w:rPr>
          <w:rFonts w:ascii="Times New Roman" w:eastAsia="Times New Roman" w:hAnsi="Times New Roman" w:cs="Times New Roman"/>
          <w:b/>
          <w:sz w:val="22"/>
        </w:rPr>
        <w:t>, Michelle Youn</w:t>
      </w:r>
      <w:r>
        <w:rPr>
          <w:rFonts w:ascii="Times New Roman" w:eastAsia="Times New Roman" w:hAnsi="Times New Roman" w:cs="Times New Roman"/>
          <w:b/>
          <w:sz w:val="22"/>
          <w:vertAlign w:val="superscript"/>
        </w:rPr>
        <w:t>a</w:t>
      </w:r>
      <w:r>
        <w:rPr>
          <w:rFonts w:ascii="Times New Roman" w:eastAsia="Times New Roman" w:hAnsi="Times New Roman" w:cs="Times New Roman"/>
          <w:b/>
          <w:sz w:val="22"/>
        </w:rPr>
        <w:t>, Jun Hee Won</w:t>
      </w:r>
      <w:r>
        <w:rPr>
          <w:rFonts w:ascii="Times New Roman" w:eastAsia="Times New Roman" w:hAnsi="Times New Roman" w:cs="Times New Roman"/>
          <w:b/>
          <w:sz w:val="22"/>
          <w:vertAlign w:val="superscript"/>
        </w:rPr>
        <w:t>e</w:t>
      </w:r>
      <w:r>
        <w:rPr>
          <w:rFonts w:ascii="Times New Roman" w:eastAsia="Times New Roman" w:hAnsi="Times New Roman" w:cs="Times New Roman"/>
          <w:b/>
          <w:sz w:val="22"/>
        </w:rPr>
        <w:t>, Woosup Cho</w:t>
      </w:r>
      <w:r>
        <w:rPr>
          <w:rFonts w:ascii="Times New Roman" w:eastAsia="Times New Roman" w:hAnsi="Times New Roman" w:cs="Times New Roman"/>
          <w:b/>
          <w:sz w:val="22"/>
          <w:vertAlign w:val="superscript"/>
        </w:rPr>
        <w:t>e</w:t>
      </w:r>
      <w:r>
        <w:rPr>
          <w:rFonts w:ascii="Times New Roman" w:eastAsia="Times New Roman" w:hAnsi="Times New Roman" w:cs="Times New Roman"/>
          <w:b/>
          <w:sz w:val="22"/>
        </w:rPr>
        <w:t>, Youho Myong</w:t>
      </w:r>
      <w:r>
        <w:rPr>
          <w:rFonts w:ascii="Times New Roman" w:eastAsia="Times New Roman" w:hAnsi="Times New Roman" w:cs="Times New Roman"/>
          <w:b/>
          <w:sz w:val="22"/>
          <w:vertAlign w:val="superscript"/>
        </w:rPr>
        <w:t>e</w:t>
      </w:r>
      <w:r>
        <w:rPr>
          <w:rFonts w:ascii="Times New Roman" w:eastAsia="Times New Roman" w:hAnsi="Times New Roman" w:cs="Times New Roman"/>
          <w:b/>
          <w:sz w:val="22"/>
        </w:rPr>
        <w:t>, Sehoon Kim</w:t>
      </w:r>
      <w:r>
        <w:rPr>
          <w:rFonts w:ascii="Times New Roman" w:eastAsia="Times New Roman" w:hAnsi="Times New Roman" w:cs="Times New Roman"/>
          <w:b/>
          <w:sz w:val="22"/>
          <w:vertAlign w:val="superscript"/>
        </w:rPr>
        <w:t>e</w:t>
      </w:r>
      <w:r>
        <w:rPr>
          <w:rFonts w:ascii="Times New Roman" w:eastAsia="Times New Roman" w:hAnsi="Times New Roman" w:cs="Times New Roman"/>
          <w:b/>
          <w:sz w:val="22"/>
        </w:rPr>
        <w:t>, Ri Yu</w:t>
      </w:r>
      <w:r>
        <w:rPr>
          <w:rFonts w:ascii="Times New Roman" w:eastAsia="Times New Roman" w:hAnsi="Times New Roman" w:cs="Times New Roman"/>
          <w:b/>
          <w:sz w:val="22"/>
          <w:vertAlign w:val="superscript"/>
        </w:rPr>
        <w:t>e</w:t>
      </w:r>
      <w:r>
        <w:rPr>
          <w:rFonts w:ascii="Times New Roman" w:eastAsia="Times New Roman" w:hAnsi="Times New Roman" w:cs="Times New Roman"/>
          <w:b/>
          <w:sz w:val="22"/>
        </w:rPr>
        <w:t>, Sung-Min Kim</w:t>
      </w:r>
      <w:r>
        <w:rPr>
          <w:rFonts w:ascii="Times New Roman" w:eastAsia="Times New Roman" w:hAnsi="Times New Roman" w:cs="Times New Roman"/>
          <w:b/>
          <w:sz w:val="22"/>
          <w:vertAlign w:val="superscript"/>
        </w:rPr>
        <w:t>f</w:t>
      </w:r>
      <w:r>
        <w:rPr>
          <w:rFonts w:ascii="Times New Roman" w:eastAsia="Times New Roman" w:hAnsi="Times New Roman" w:cs="Times New Roman"/>
          <w:b/>
          <w:sz w:val="22"/>
        </w:rPr>
        <w:t>, Kwangsoo Kim</w:t>
      </w:r>
      <w:r>
        <w:rPr>
          <w:rFonts w:ascii="Times New Roman" w:eastAsia="Times New Roman" w:hAnsi="Times New Roman" w:cs="Times New Roman"/>
          <w:b/>
          <w:sz w:val="22"/>
          <w:vertAlign w:val="superscript"/>
        </w:rPr>
        <w:t>g</w:t>
      </w:r>
      <w:r>
        <w:rPr>
          <w:rFonts w:ascii="Times New Roman" w:eastAsia="Times New Roman" w:hAnsi="Times New Roman" w:cs="Times New Roman"/>
          <w:b/>
          <w:sz w:val="22"/>
        </w:rPr>
        <w:t>, Seung-Bo Lee</w:t>
      </w:r>
      <w:r>
        <w:rPr>
          <w:rFonts w:ascii="Times New Roman" w:eastAsia="Times New Roman" w:hAnsi="Times New Roman" w:cs="Times New Roman"/>
          <w:b/>
          <w:sz w:val="22"/>
          <w:vertAlign w:val="superscript"/>
        </w:rPr>
        <w:t>h*</w:t>
      </w:r>
      <w:ins w:id="9" w:author="Author">
        <w:r w:rsidR="008A3088">
          <w:rPr>
            <w:rFonts w:ascii="Times New Roman" w:eastAsia="Times New Roman" w:hAnsi="Times New Roman" w:cs="Times New Roman"/>
            <w:b/>
            <w:sz w:val="22"/>
          </w:rPr>
          <w:t>,</w:t>
        </w:r>
      </w:ins>
      <w:r>
        <w:rPr>
          <w:rFonts w:ascii="Times New Roman" w:eastAsia="Times New Roman" w:hAnsi="Times New Roman" w:cs="Times New Roman"/>
          <w:b/>
          <w:sz w:val="22"/>
          <w:vertAlign w:val="superscript"/>
        </w:rPr>
        <w:t xml:space="preserve"> </w:t>
      </w:r>
      <w:r>
        <w:rPr>
          <w:rFonts w:ascii="Times New Roman" w:eastAsia="Times New Roman" w:hAnsi="Times New Roman" w:cs="Times New Roman"/>
          <w:b/>
          <w:sz w:val="22"/>
        </w:rPr>
        <w:t>and Keewon Kim</w:t>
      </w:r>
      <w:r>
        <w:rPr>
          <w:rFonts w:ascii="Times New Roman" w:eastAsia="Times New Roman" w:hAnsi="Times New Roman" w:cs="Times New Roman"/>
          <w:b/>
          <w:sz w:val="22"/>
          <w:vertAlign w:val="superscript"/>
        </w:rPr>
        <w:t>e*</w:t>
      </w:r>
    </w:p>
    <w:p w14:paraId="0FC89C05" w14:textId="77777777" w:rsidR="00940DD6" w:rsidRDefault="00CD2E03">
      <w:pPr>
        <w:widowControl/>
        <w:rPr>
          <w:rFonts w:ascii="Times New Roman" w:eastAsia="Times New Roman" w:hAnsi="Times New Roman" w:cs="Times New Roman"/>
          <w:sz w:val="22"/>
        </w:rPr>
      </w:pPr>
      <w:r>
        <w:rPr>
          <w:rFonts w:ascii="Times New Roman" w:eastAsia="Times New Roman" w:hAnsi="Times New Roman" w:cs="Times New Roman"/>
          <w:sz w:val="22"/>
          <w:vertAlign w:val="superscript"/>
        </w:rPr>
        <w:t xml:space="preserve">a </w:t>
      </w:r>
      <w:r>
        <w:rPr>
          <w:rFonts w:ascii="Times New Roman" w:eastAsia="Times New Roman" w:hAnsi="Times New Roman" w:cs="Times New Roman"/>
          <w:sz w:val="22"/>
        </w:rPr>
        <w:t>Department of Neurology, Nowon Eulji Medical Center, Eulji University School of Medicine, Seoul, Republic of Korea</w:t>
      </w:r>
    </w:p>
    <w:p w14:paraId="1E163087" w14:textId="77777777" w:rsidR="00940DD6" w:rsidRDefault="00CD2E03">
      <w:pPr>
        <w:widowControl/>
        <w:rPr>
          <w:rFonts w:ascii="Times New Roman" w:eastAsia="Times New Roman" w:hAnsi="Times New Roman" w:cs="Times New Roman"/>
          <w:sz w:val="22"/>
        </w:rPr>
      </w:pPr>
      <w:r>
        <w:rPr>
          <w:rFonts w:ascii="Times New Roman" w:eastAsia="Times New Roman" w:hAnsi="Times New Roman" w:cs="Times New Roman"/>
          <w:sz w:val="22"/>
          <w:vertAlign w:val="superscript"/>
        </w:rPr>
        <w:t>b</w:t>
      </w:r>
      <w:r>
        <w:rPr>
          <w:rFonts w:ascii="Times New Roman" w:eastAsia="Times New Roman" w:hAnsi="Times New Roman" w:cs="Times New Roman"/>
          <w:sz w:val="22"/>
        </w:rPr>
        <w:t xml:space="preserve"> School of Electrical Engineering, Korea University, Seoul, Republic of Korea</w:t>
      </w:r>
    </w:p>
    <w:p w14:paraId="5450742C" w14:textId="77777777" w:rsidR="00940DD6" w:rsidRDefault="00CD2E03">
      <w:pPr>
        <w:widowControl/>
        <w:rPr>
          <w:rFonts w:ascii="Times New Roman" w:eastAsia="Times New Roman" w:hAnsi="Times New Roman" w:cs="Times New Roman"/>
          <w:sz w:val="22"/>
        </w:rPr>
      </w:pPr>
      <w:r>
        <w:rPr>
          <w:rFonts w:ascii="Times New Roman" w:eastAsia="Times New Roman" w:hAnsi="Times New Roman" w:cs="Times New Roman"/>
          <w:sz w:val="22"/>
          <w:vertAlign w:val="superscript"/>
        </w:rPr>
        <w:t>c</w:t>
      </w:r>
      <w:r>
        <w:rPr>
          <w:rFonts w:ascii="Times New Roman" w:eastAsia="Times New Roman" w:hAnsi="Times New Roman" w:cs="Times New Roman"/>
          <w:sz w:val="22"/>
        </w:rPr>
        <w:t xml:space="preserve"> Biomedical Research Institute, Seoul National University Hospital, Seoul, Republic of Korea</w:t>
      </w:r>
    </w:p>
    <w:p w14:paraId="2D85A09D" w14:textId="77777777" w:rsidR="00940DD6" w:rsidRDefault="00CD2E03">
      <w:pPr>
        <w:widowControl/>
        <w:rPr>
          <w:rFonts w:ascii="Times New Roman" w:eastAsia="Times New Roman" w:hAnsi="Times New Roman" w:cs="Times New Roman"/>
          <w:sz w:val="22"/>
        </w:rPr>
      </w:pPr>
      <w:r>
        <w:rPr>
          <w:rFonts w:ascii="Times New Roman" w:eastAsia="Times New Roman" w:hAnsi="Times New Roman" w:cs="Times New Roman"/>
          <w:sz w:val="22"/>
          <w:vertAlign w:val="superscript"/>
        </w:rPr>
        <w:t>d</w:t>
      </w:r>
      <w:r>
        <w:rPr>
          <w:rFonts w:ascii="Times New Roman" w:eastAsia="Times New Roman" w:hAnsi="Times New Roman" w:cs="Times New Roman"/>
          <w:sz w:val="22"/>
        </w:rPr>
        <w:t xml:space="preserve"> Department of Computer Science, New York University, New York, USA</w:t>
      </w:r>
    </w:p>
    <w:p w14:paraId="7A6F7EB3" w14:textId="77777777" w:rsidR="00940DD6" w:rsidRDefault="00CD2E03">
      <w:pPr>
        <w:widowControl/>
        <w:rPr>
          <w:rFonts w:ascii="Times New Roman" w:eastAsia="Times New Roman" w:hAnsi="Times New Roman" w:cs="Times New Roman"/>
          <w:sz w:val="22"/>
        </w:rPr>
      </w:pPr>
      <w:r>
        <w:rPr>
          <w:rFonts w:ascii="Times New Roman" w:eastAsia="Times New Roman" w:hAnsi="Times New Roman" w:cs="Times New Roman"/>
          <w:sz w:val="22"/>
          <w:vertAlign w:val="superscript"/>
        </w:rPr>
        <w:t>e</w:t>
      </w:r>
      <w:r>
        <w:rPr>
          <w:rFonts w:ascii="Times New Roman" w:eastAsia="Times New Roman" w:hAnsi="Times New Roman" w:cs="Times New Roman"/>
          <w:sz w:val="22"/>
        </w:rPr>
        <w:t xml:space="preserve"> Department of Rehabilitation Medicine, Seoul National University Hospital, Seoul, Republic of Korea</w:t>
      </w:r>
    </w:p>
    <w:p w14:paraId="225C86CD" w14:textId="77777777" w:rsidR="00940DD6" w:rsidRDefault="00CD2E03">
      <w:pPr>
        <w:widowControl/>
        <w:rPr>
          <w:rFonts w:ascii="Times New Roman" w:eastAsia="Times New Roman" w:hAnsi="Times New Roman" w:cs="Times New Roman"/>
          <w:sz w:val="22"/>
        </w:rPr>
      </w:pPr>
      <w:r>
        <w:rPr>
          <w:rFonts w:ascii="Times New Roman" w:eastAsia="Times New Roman" w:hAnsi="Times New Roman" w:cs="Times New Roman"/>
          <w:sz w:val="22"/>
          <w:vertAlign w:val="superscript"/>
        </w:rPr>
        <w:t>f</w:t>
      </w:r>
      <w:r>
        <w:rPr>
          <w:rFonts w:ascii="Times New Roman" w:eastAsia="Times New Roman" w:hAnsi="Times New Roman" w:cs="Times New Roman"/>
          <w:sz w:val="22"/>
        </w:rPr>
        <w:t xml:space="preserve"> Department of Neurology, Seoul National University Hospital, Seoul National University College of Medicine, Seoul, Republic of Korea</w:t>
      </w:r>
    </w:p>
    <w:p w14:paraId="52AC1DFE" w14:textId="77777777" w:rsidR="00940DD6" w:rsidRDefault="00CD2E03">
      <w:pPr>
        <w:widowControl/>
        <w:rPr>
          <w:rFonts w:ascii="Times New Roman" w:eastAsia="Times New Roman" w:hAnsi="Times New Roman" w:cs="Times New Roman"/>
          <w:sz w:val="22"/>
        </w:rPr>
      </w:pPr>
      <w:r>
        <w:rPr>
          <w:rFonts w:ascii="Times New Roman" w:eastAsia="Times New Roman" w:hAnsi="Times New Roman" w:cs="Times New Roman"/>
          <w:sz w:val="22"/>
          <w:vertAlign w:val="superscript"/>
        </w:rPr>
        <w:t xml:space="preserve">g </w:t>
      </w:r>
      <w:r>
        <w:rPr>
          <w:rFonts w:ascii="Times New Roman" w:eastAsia="Times New Roman" w:hAnsi="Times New Roman" w:cs="Times New Roman"/>
          <w:sz w:val="22"/>
        </w:rPr>
        <w:t>Transdisciplinary Department of Medicine &amp; Advanced Technology, Seoul National University Hospital, Seoul, Republic of Korea</w:t>
      </w:r>
    </w:p>
    <w:p w14:paraId="300789F8" w14:textId="0EABF745" w:rsidR="00940DD6" w:rsidRDefault="00CD2E03">
      <w:pPr>
        <w:widowControl/>
        <w:rPr>
          <w:rFonts w:ascii="Times New Roman" w:eastAsia="Times New Roman" w:hAnsi="Times New Roman" w:cs="Times New Roman"/>
          <w:sz w:val="22"/>
        </w:rPr>
      </w:pPr>
      <w:r>
        <w:rPr>
          <w:rFonts w:ascii="Times New Roman" w:eastAsia="Times New Roman" w:hAnsi="Times New Roman" w:cs="Times New Roman"/>
          <w:sz w:val="22"/>
          <w:vertAlign w:val="superscript"/>
        </w:rPr>
        <w:t>h</w:t>
      </w:r>
      <w:r>
        <w:rPr>
          <w:rFonts w:ascii="Times New Roman" w:eastAsia="Times New Roman" w:hAnsi="Times New Roman" w:cs="Times New Roman"/>
          <w:sz w:val="22"/>
        </w:rPr>
        <w:t xml:space="preserve"> Department of Medical Informatics, Keimyung University School of Medicine, Daegu, </w:t>
      </w:r>
      <w:del w:id="10" w:author="Author">
        <w:r w:rsidDel="00674027">
          <w:rPr>
            <w:rFonts w:ascii="Times New Roman" w:eastAsia="Times New Roman" w:hAnsi="Times New Roman" w:cs="Times New Roman"/>
            <w:sz w:val="22"/>
          </w:rPr>
          <w:delText xml:space="preserve">South </w:delText>
        </w:r>
      </w:del>
      <w:ins w:id="11" w:author="Author">
        <w:r w:rsidR="00674027">
          <w:rPr>
            <w:rFonts w:ascii="Times New Roman" w:eastAsia="Times New Roman" w:hAnsi="Times New Roman" w:cs="Times New Roman"/>
            <w:sz w:val="22"/>
          </w:rPr>
          <w:t xml:space="preserve">Republic of </w:t>
        </w:r>
      </w:ins>
      <w:r>
        <w:rPr>
          <w:rFonts w:ascii="Times New Roman" w:eastAsia="Times New Roman" w:hAnsi="Times New Roman" w:cs="Times New Roman"/>
          <w:sz w:val="22"/>
        </w:rPr>
        <w:t>Korea</w:t>
      </w:r>
    </w:p>
    <w:p w14:paraId="2C44A9C4" w14:textId="77777777" w:rsidR="00940DD6" w:rsidRDefault="00CD2E03">
      <w:pPr>
        <w:widowControl/>
        <w:rPr>
          <w:rFonts w:ascii="Times New Roman" w:eastAsia="Times New Roman" w:hAnsi="Times New Roman" w:cs="Times New Roman"/>
          <w:sz w:val="22"/>
        </w:rPr>
      </w:pPr>
      <w:r>
        <w:rPr>
          <w:rFonts w:ascii="Times New Roman" w:eastAsia="Times New Roman" w:hAnsi="Times New Roman" w:cs="Times New Roman"/>
          <w:sz w:val="22"/>
        </w:rPr>
        <w:t>† These Authors contributed equally to this work.</w:t>
      </w:r>
    </w:p>
    <w:p w14:paraId="6131804B" w14:textId="77777777" w:rsidR="00940DD6" w:rsidRDefault="00CD2E03">
      <w:pPr>
        <w:widowControl/>
        <w:rPr>
          <w:rFonts w:ascii="Times New Roman" w:eastAsia="Times New Roman" w:hAnsi="Times New Roman" w:cs="Times New Roman"/>
          <w:sz w:val="32"/>
        </w:rPr>
      </w:pPr>
      <w:r>
        <w:rPr>
          <w:rFonts w:ascii="Times New Roman" w:eastAsia="Times New Roman" w:hAnsi="Times New Roman" w:cs="Times New Roman"/>
          <w:sz w:val="22"/>
        </w:rPr>
        <w:t>* Co-corresponding authors</w:t>
      </w:r>
    </w:p>
    <w:p w14:paraId="4313B103" w14:textId="77777777" w:rsidR="00940DD6" w:rsidRDefault="00CD2E03">
      <w:pPr>
        <w:widowControl/>
        <w:rPr>
          <w:rFonts w:ascii="Times New Roman" w:eastAsia="Times New Roman" w:hAnsi="Times New Roman" w:cs="Times New Roman"/>
          <w:sz w:val="32"/>
        </w:rPr>
      </w:pPr>
      <w:r>
        <w:rPr>
          <w:rFonts w:ascii="Times New Roman" w:eastAsia="Times New Roman" w:hAnsi="Times New Roman" w:cs="Times New Roman"/>
          <w:b/>
          <w:sz w:val="32"/>
        </w:rPr>
        <w:t>Address for Correspondence</w:t>
      </w:r>
    </w:p>
    <w:p w14:paraId="657A8BEA" w14:textId="77777777" w:rsidR="00940DD6" w:rsidRDefault="00CD2E03">
      <w:pPr>
        <w:widowControl/>
        <w:spacing w:line="480" w:lineRule="auto"/>
        <w:rPr>
          <w:rFonts w:ascii="Times New Roman" w:eastAsia="Times New Roman" w:hAnsi="Times New Roman" w:cs="Times New Roman"/>
          <w:sz w:val="24"/>
        </w:rPr>
      </w:pPr>
      <w:r>
        <w:rPr>
          <w:rFonts w:ascii="Times New Roman" w:eastAsia="Times New Roman" w:hAnsi="Times New Roman" w:cs="Times New Roman"/>
          <w:sz w:val="24"/>
        </w:rPr>
        <w:t>Keewon Kim, MD, PhD</w:t>
      </w:r>
    </w:p>
    <w:p w14:paraId="29568952" w14:textId="77777777" w:rsidR="00940DD6" w:rsidRDefault="00CD2E03">
      <w:pPr>
        <w:widowControl/>
        <w:spacing w:line="480" w:lineRule="auto"/>
        <w:rPr>
          <w:rFonts w:ascii="Times New Roman" w:eastAsia="Times New Roman" w:hAnsi="Times New Roman" w:cs="Times New Roman"/>
          <w:sz w:val="24"/>
        </w:rPr>
      </w:pPr>
      <w:r>
        <w:rPr>
          <w:rFonts w:ascii="Times New Roman" w:eastAsia="Times New Roman" w:hAnsi="Times New Roman" w:cs="Times New Roman"/>
          <w:sz w:val="24"/>
        </w:rPr>
        <w:t>Department of Rehabilitation Medicine, Seoul National University Hospital, 101, Daehak-ro, Jongno-gu, Seoul, Republic of Korea</w:t>
      </w:r>
    </w:p>
    <w:p w14:paraId="77DEC52F" w14:textId="77777777" w:rsidR="00940DD6" w:rsidRDefault="00CD2E03">
      <w:pPr>
        <w:widowControl/>
        <w:spacing w:line="480" w:lineRule="auto"/>
        <w:rPr>
          <w:rFonts w:ascii="Times New Roman" w:eastAsia="Times New Roman" w:hAnsi="Times New Roman" w:cs="Times New Roman"/>
          <w:sz w:val="24"/>
        </w:rPr>
      </w:pPr>
      <w:r>
        <w:rPr>
          <w:rFonts w:ascii="Times New Roman" w:eastAsia="Times New Roman" w:hAnsi="Times New Roman" w:cs="Times New Roman"/>
          <w:sz w:val="24"/>
        </w:rPr>
        <w:t>Tel: +82-2-2072-0744</w:t>
      </w:r>
    </w:p>
    <w:p w14:paraId="383F9755" w14:textId="77777777" w:rsidR="00940DD6" w:rsidRDefault="00CD2E03">
      <w:pPr>
        <w:widowControl/>
        <w:spacing w:line="480" w:lineRule="auto"/>
        <w:rPr>
          <w:rFonts w:ascii="Times New Roman" w:eastAsia="Times New Roman" w:hAnsi="Times New Roman" w:cs="Times New Roman"/>
          <w:sz w:val="24"/>
        </w:rPr>
      </w:pPr>
      <w:r>
        <w:rPr>
          <w:rFonts w:ascii="Times New Roman" w:eastAsia="Times New Roman" w:hAnsi="Times New Roman" w:cs="Times New Roman"/>
          <w:sz w:val="24"/>
        </w:rPr>
        <w:t>Fax: +82-2-6072-5244</w:t>
      </w:r>
    </w:p>
    <w:p w14:paraId="7A9D6A12" w14:textId="28C8F1BA" w:rsidR="00940DD6" w:rsidRDefault="00CD2E03">
      <w:pPr>
        <w:widowControl/>
        <w:spacing w:line="480" w:lineRule="auto"/>
        <w:rPr>
          <w:rFonts w:ascii="Times New Roman" w:eastAsia="Times New Roman" w:hAnsi="Times New Roman" w:cs="Times New Roman"/>
          <w:b/>
          <w:sz w:val="24"/>
        </w:rPr>
      </w:pPr>
      <w:r>
        <w:rPr>
          <w:rFonts w:ascii="Times New Roman" w:eastAsia="Times New Roman" w:hAnsi="Times New Roman" w:cs="Times New Roman"/>
          <w:sz w:val="24"/>
        </w:rPr>
        <w:lastRenderedPageBreak/>
        <w:t>E-mail: keewonkimm.d@gmail.com</w:t>
      </w:r>
      <w:del w:id="12" w:author="Author">
        <w:r w:rsidDel="00BC7853">
          <w:rPr>
            <w:rFonts w:ascii="Times New Roman" w:eastAsia="Times New Roman" w:hAnsi="Times New Roman" w:cs="Times New Roman"/>
            <w:b/>
            <w:sz w:val="24"/>
          </w:rPr>
          <w:delText xml:space="preserve"> </w:delText>
        </w:r>
      </w:del>
    </w:p>
    <w:p w14:paraId="03FB3EB6" w14:textId="77777777" w:rsidR="00940DD6" w:rsidRDefault="00CD2E03">
      <w:pPr>
        <w:spacing w:line="480" w:lineRule="auto"/>
        <w:rPr>
          <w:rFonts w:ascii="Times New Roman" w:eastAsia="Times New Roman" w:hAnsi="Times New Roman" w:cs="Times New Roman"/>
          <w:b/>
          <w:sz w:val="24"/>
        </w:rPr>
      </w:pPr>
      <w:r>
        <w:rPr>
          <w:rFonts w:ascii="Times New Roman" w:eastAsia="Times New Roman" w:hAnsi="Times New Roman" w:cs="Times New Roman"/>
          <w:b/>
          <w:sz w:val="24"/>
        </w:rPr>
        <w:t>And</w:t>
      </w:r>
    </w:p>
    <w:p w14:paraId="58A17D7E" w14:textId="77777777" w:rsidR="00940DD6" w:rsidRDefault="00CD2E03">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Seung-Bo Lee, PhD</w:t>
      </w:r>
    </w:p>
    <w:p w14:paraId="46583F83" w14:textId="77777777" w:rsidR="00940DD6" w:rsidRDefault="00CD2E03">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Department of Medical Informatics, Keimyung University School of Medicine, Daegu, South Korea</w:t>
      </w:r>
    </w:p>
    <w:p w14:paraId="42895E47" w14:textId="77777777" w:rsidR="00940DD6" w:rsidRDefault="00CD2E03">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Tel: +82-10-8840-9483</w:t>
      </w:r>
    </w:p>
    <w:p w14:paraId="2AF2B3E5" w14:textId="77777777" w:rsidR="00940DD6" w:rsidRDefault="00CD2E03">
      <w:pPr>
        <w:spacing w:line="480" w:lineRule="auto"/>
        <w:rPr>
          <w:rFonts w:ascii="Times New Roman" w:eastAsia="Times New Roman" w:hAnsi="Times New Roman" w:cs="Times New Roman"/>
          <w:sz w:val="22"/>
        </w:rPr>
      </w:pPr>
      <w:r>
        <w:rPr>
          <w:rFonts w:ascii="Times New Roman" w:eastAsia="Times New Roman" w:hAnsi="Times New Roman" w:cs="Times New Roman"/>
          <w:sz w:val="24"/>
        </w:rPr>
        <w:t>E-mail: koreateam23@gmail.com</w:t>
      </w:r>
      <w:r>
        <w:br w:type="page"/>
      </w:r>
    </w:p>
    <w:p w14:paraId="3BEC1376" w14:textId="2655D7B3" w:rsidR="00940DD6" w:rsidRDefault="00CD2E03">
      <w:pPr>
        <w:spacing w:line="48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Abstrac</w:t>
      </w:r>
      <w:commentRangeStart w:id="13"/>
      <w:r>
        <w:rPr>
          <w:rFonts w:ascii="Times New Roman" w:eastAsia="Times New Roman" w:hAnsi="Times New Roman" w:cs="Times New Roman"/>
          <w:b/>
          <w:sz w:val="32"/>
        </w:rPr>
        <w:t>t</w:t>
      </w:r>
      <w:commentRangeEnd w:id="13"/>
      <w:r w:rsidR="00F87483">
        <w:rPr>
          <w:rStyle w:val="CommentReference"/>
        </w:rPr>
        <w:commentReference w:id="13"/>
      </w:r>
      <w:del w:id="14" w:author="Author">
        <w:r w:rsidDel="00BC7853">
          <w:rPr>
            <w:rFonts w:ascii="Times New Roman" w:eastAsia="Times New Roman" w:hAnsi="Times New Roman" w:cs="Times New Roman"/>
            <w:b/>
            <w:sz w:val="32"/>
          </w:rPr>
          <w:delText xml:space="preserve"> </w:delText>
        </w:r>
      </w:del>
    </w:p>
    <w:p w14:paraId="6AB36357" w14:textId="77777777" w:rsidR="00940DD6" w:rsidRDefault="00CD2E03">
      <w:pPr>
        <w:spacing w:line="480" w:lineRule="auto"/>
        <w:rPr>
          <w:rFonts w:ascii="Times New Roman" w:eastAsia="Times New Roman" w:hAnsi="Times New Roman" w:cs="Times New Roman"/>
          <w:b/>
          <w:sz w:val="22"/>
        </w:rPr>
      </w:pPr>
      <w:r>
        <w:rPr>
          <w:rFonts w:ascii="Times New Roman" w:eastAsia="Times New Roman" w:hAnsi="Times New Roman" w:cs="Times New Roman"/>
          <w:b/>
          <w:sz w:val="22"/>
        </w:rPr>
        <w:t>Background</w:t>
      </w:r>
    </w:p>
    <w:p w14:paraId="7EF6F9C3" w14:textId="1DB101B5"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 xml:space="preserve">Electromyography (EMG) plays an important role in </w:t>
      </w:r>
      <w:ins w:id="15" w:author="Author">
        <w:r>
          <w:rPr>
            <w:rFonts w:ascii="Times New Roman" w:eastAsia="Times New Roman" w:hAnsi="Times New Roman" w:cs="Times New Roman"/>
            <w:sz w:val="22"/>
          </w:rPr>
          <w:t>the diagnosis of</w:t>
        </w:r>
      </w:ins>
      <w:del w:id="16" w:author="Author">
        <w:r>
          <w:rPr>
            <w:rFonts w:ascii="Times New Roman" w:eastAsia="Times New Roman" w:hAnsi="Times New Roman" w:cs="Times New Roman"/>
            <w:sz w:val="22"/>
          </w:rPr>
          <w:delText>diagnosis of the</w:delText>
        </w:r>
      </w:del>
      <w:r>
        <w:rPr>
          <w:rFonts w:ascii="Times New Roman" w:eastAsia="Times New Roman" w:hAnsi="Times New Roman" w:cs="Times New Roman"/>
          <w:sz w:val="22"/>
        </w:rPr>
        <w:t xml:space="preserve"> neuromuscular </w:t>
      </w:r>
      <w:ins w:id="17" w:author="Author">
        <w:r>
          <w:rPr>
            <w:rFonts w:ascii="Times New Roman" w:eastAsia="Times New Roman" w:hAnsi="Times New Roman" w:cs="Times New Roman"/>
            <w:sz w:val="22"/>
          </w:rPr>
          <w:t>diseases</w:t>
        </w:r>
      </w:ins>
      <w:del w:id="18" w:author="Author">
        <w:r>
          <w:rPr>
            <w:rFonts w:ascii="Times New Roman" w:eastAsia="Times New Roman" w:hAnsi="Times New Roman" w:cs="Times New Roman"/>
            <w:sz w:val="22"/>
          </w:rPr>
          <w:delText>disease</w:delText>
        </w:r>
      </w:del>
      <w:r>
        <w:rPr>
          <w:rFonts w:ascii="Times New Roman" w:eastAsia="Times New Roman" w:hAnsi="Times New Roman" w:cs="Times New Roman"/>
          <w:sz w:val="22"/>
        </w:rPr>
        <w:t xml:space="preserve"> by identifying the characteristic abnormalities of </w:t>
      </w:r>
      <w:ins w:id="19"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waveform. However, it has some limitations in that there are </w:t>
      </w:r>
      <w:ins w:id="20" w:author="Author">
        <w:r>
          <w:rPr>
            <w:rFonts w:ascii="Times New Roman" w:eastAsia="Times New Roman" w:hAnsi="Times New Roman" w:cs="Times New Roman"/>
            <w:sz w:val="22"/>
          </w:rPr>
          <w:t>discrepancies in</w:t>
        </w:r>
      </w:ins>
      <w:del w:id="21" w:author="Author">
        <w:r>
          <w:rPr>
            <w:rFonts w:ascii="Times New Roman" w:eastAsia="Times New Roman" w:hAnsi="Times New Roman" w:cs="Times New Roman"/>
            <w:sz w:val="22"/>
          </w:rPr>
          <w:delText>some discrepancies of</w:delText>
        </w:r>
      </w:del>
      <w:r>
        <w:rPr>
          <w:rFonts w:ascii="Times New Roman" w:eastAsia="Times New Roman" w:hAnsi="Times New Roman" w:cs="Times New Roman"/>
          <w:sz w:val="22"/>
        </w:rPr>
        <w:t xml:space="preserve"> </w:t>
      </w:r>
      <w:ins w:id="22" w:author="Author">
        <w:r>
          <w:rPr>
            <w:rFonts w:ascii="Times New Roman" w:eastAsia="Times New Roman" w:hAnsi="Times New Roman" w:cs="Times New Roman"/>
            <w:sz w:val="22"/>
          </w:rPr>
          <w:t xml:space="preserve">the </w:t>
        </w:r>
      </w:ins>
      <w:ins w:id="23" w:author="Author" w:date="2022-03-14T13:52:00Z">
        <w:r w:rsidR="000D5E61">
          <w:rPr>
            <w:rFonts w:ascii="Times New Roman" w:eastAsia="Times New Roman" w:hAnsi="Times New Roman" w:cs="Times New Roman"/>
            <w:sz w:val="22"/>
          </w:rPr>
          <w:t xml:space="preserve">interpretations of </w:t>
        </w:r>
      </w:ins>
      <w:ins w:id="24" w:author="Author">
        <w:r>
          <w:rPr>
            <w:rFonts w:ascii="Times New Roman" w:eastAsia="Times New Roman" w:hAnsi="Times New Roman" w:cs="Times New Roman"/>
            <w:sz w:val="22"/>
          </w:rPr>
          <w:t>electrodiagnosis</w:t>
        </w:r>
      </w:ins>
      <w:del w:id="25" w:author="Author">
        <w:r>
          <w:rPr>
            <w:rFonts w:ascii="Times New Roman" w:eastAsia="Times New Roman" w:hAnsi="Times New Roman" w:cs="Times New Roman"/>
            <w:sz w:val="22"/>
          </w:rPr>
          <w:delText>electro-diagnosis</w:delText>
        </w:r>
      </w:del>
      <w:r>
        <w:rPr>
          <w:rFonts w:ascii="Times New Roman" w:eastAsia="Times New Roman" w:hAnsi="Times New Roman" w:cs="Times New Roman"/>
          <w:sz w:val="22"/>
        </w:rPr>
        <w:t xml:space="preserve"> results among physicians, and the accuracy of </w:t>
      </w:r>
      <w:ins w:id="26" w:author="Author">
        <w:r>
          <w:rPr>
            <w:rFonts w:ascii="Times New Roman" w:eastAsia="Times New Roman" w:hAnsi="Times New Roman" w:cs="Times New Roman"/>
            <w:sz w:val="22"/>
          </w:rPr>
          <w:t>electrodiagnosis</w:t>
        </w:r>
      </w:ins>
      <w:del w:id="27" w:author="Author">
        <w:r>
          <w:rPr>
            <w:rFonts w:ascii="Times New Roman" w:eastAsia="Times New Roman" w:hAnsi="Times New Roman" w:cs="Times New Roman"/>
            <w:sz w:val="22"/>
          </w:rPr>
          <w:delText>electro-diagnosis</w:delText>
        </w:r>
      </w:del>
      <w:r>
        <w:rPr>
          <w:rFonts w:ascii="Times New Roman" w:eastAsia="Times New Roman" w:hAnsi="Times New Roman" w:cs="Times New Roman"/>
          <w:sz w:val="22"/>
        </w:rPr>
        <w:t xml:space="preserve"> </w:t>
      </w:r>
      <w:del w:id="28" w:author="Author" w:date="2022-03-14T13:53:00Z">
        <w:r w:rsidDel="000D5E61">
          <w:rPr>
            <w:rFonts w:ascii="Times New Roman" w:eastAsia="Times New Roman" w:hAnsi="Times New Roman" w:cs="Times New Roman"/>
            <w:sz w:val="22"/>
          </w:rPr>
          <w:delText xml:space="preserve">of </w:delText>
        </w:r>
      </w:del>
      <w:ins w:id="29" w:author="Author" w:date="2022-03-14T13:53:00Z">
        <w:r w:rsidR="000D5E61">
          <w:rPr>
            <w:rFonts w:ascii="Times New Roman" w:eastAsia="Times New Roman" w:hAnsi="Times New Roman" w:cs="Times New Roman"/>
            <w:sz w:val="22"/>
          </w:rPr>
          <w:t xml:space="preserve">using </w:t>
        </w:r>
      </w:ins>
      <w:r>
        <w:rPr>
          <w:rFonts w:ascii="Times New Roman" w:eastAsia="Times New Roman" w:hAnsi="Times New Roman" w:cs="Times New Roman"/>
          <w:sz w:val="22"/>
        </w:rPr>
        <w:t xml:space="preserve">EMG </w:t>
      </w:r>
      <w:del w:id="30" w:author="Author">
        <w:r>
          <w:rPr>
            <w:rFonts w:ascii="Times New Roman" w:eastAsia="Times New Roman" w:hAnsi="Times New Roman" w:cs="Times New Roman"/>
            <w:sz w:val="22"/>
          </w:rPr>
          <w:delText xml:space="preserve">quite </w:delText>
        </w:r>
      </w:del>
      <w:r>
        <w:rPr>
          <w:rFonts w:ascii="Times New Roman" w:eastAsia="Times New Roman" w:hAnsi="Times New Roman" w:cs="Times New Roman"/>
          <w:sz w:val="22"/>
        </w:rPr>
        <w:t>relies on the experience of physicians. To overcome these limitations of EMG, we investigated whether the deep</w:t>
      </w:r>
      <w:ins w:id="31" w:author="Author">
        <w:r w:rsidR="002B0F6B">
          <w:rPr>
            <w:rFonts w:ascii="Times New Roman" w:eastAsia="Times New Roman" w:hAnsi="Times New Roman" w:cs="Times New Roman"/>
            <w:sz w:val="22"/>
          </w:rPr>
          <w:t>-</w:t>
        </w:r>
      </w:ins>
      <w:del w:id="32"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approach can better classify EMG waveforms into </w:t>
      </w:r>
      <w:del w:id="33"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 xml:space="preserve">neuropathy, myopathy, and normal </w:t>
      </w:r>
      <w:del w:id="34" w:author="Author">
        <w:r w:rsidDel="00F87483">
          <w:rPr>
            <w:rFonts w:ascii="Times New Roman" w:eastAsia="Times New Roman" w:hAnsi="Times New Roman" w:cs="Times New Roman"/>
            <w:sz w:val="22"/>
          </w:rPr>
          <w:delText xml:space="preserve">than </w:delText>
        </w:r>
      </w:del>
      <w:r>
        <w:rPr>
          <w:rFonts w:ascii="Times New Roman" w:eastAsia="Times New Roman" w:hAnsi="Times New Roman" w:cs="Times New Roman"/>
          <w:sz w:val="22"/>
        </w:rPr>
        <w:t xml:space="preserve">physicians’ </w:t>
      </w:r>
      <w:ins w:id="35" w:author="Author">
        <w:r>
          <w:rPr>
            <w:rFonts w:ascii="Times New Roman" w:eastAsia="Times New Roman" w:hAnsi="Times New Roman" w:cs="Times New Roman"/>
            <w:sz w:val="22"/>
          </w:rPr>
          <w:t>electrodiagnosis</w:t>
        </w:r>
      </w:ins>
      <w:del w:id="36" w:author="Author">
        <w:r>
          <w:rPr>
            <w:rFonts w:ascii="Times New Roman" w:eastAsia="Times New Roman" w:hAnsi="Times New Roman" w:cs="Times New Roman"/>
            <w:sz w:val="22"/>
          </w:rPr>
          <w:delText>electro-diagnosis</w:delText>
        </w:r>
      </w:del>
      <w:r>
        <w:rPr>
          <w:rFonts w:ascii="Times New Roman" w:eastAsia="Times New Roman" w:hAnsi="Times New Roman" w:cs="Times New Roman"/>
          <w:sz w:val="22"/>
        </w:rPr>
        <w:t xml:space="preserve"> results.</w:t>
      </w:r>
      <w:del w:id="37" w:author="Author">
        <w:r w:rsidDel="00BC7853">
          <w:rPr>
            <w:rFonts w:ascii="Times New Roman" w:eastAsia="Times New Roman" w:hAnsi="Times New Roman" w:cs="Times New Roman"/>
            <w:sz w:val="22"/>
          </w:rPr>
          <w:delText xml:space="preserve"> </w:delText>
        </w:r>
      </w:del>
    </w:p>
    <w:p w14:paraId="63D8A307" w14:textId="26B8A9A8" w:rsidR="00940DD6" w:rsidRDefault="00CD2E03">
      <w:pPr>
        <w:spacing w:line="480" w:lineRule="auto"/>
        <w:rPr>
          <w:rFonts w:ascii="Times New Roman" w:eastAsia="Times New Roman" w:hAnsi="Times New Roman" w:cs="Times New Roman"/>
          <w:b/>
          <w:sz w:val="22"/>
        </w:rPr>
      </w:pPr>
      <w:r>
        <w:rPr>
          <w:rFonts w:ascii="Times New Roman" w:eastAsia="Times New Roman" w:hAnsi="Times New Roman" w:cs="Times New Roman"/>
          <w:b/>
          <w:sz w:val="22"/>
        </w:rPr>
        <w:t>Methods and findings</w:t>
      </w:r>
    </w:p>
    <w:p w14:paraId="08F320AF" w14:textId="0AB88C87" w:rsidR="00940DD6" w:rsidRDefault="00CD2E03">
      <w:pPr>
        <w:spacing w:line="480" w:lineRule="auto"/>
        <w:rPr>
          <w:rFonts w:ascii="Times New Roman" w:eastAsia="Times New Roman" w:hAnsi="Times New Roman" w:cs="Times New Roman"/>
          <w:sz w:val="22"/>
        </w:rPr>
      </w:pPr>
      <w:r>
        <w:rPr>
          <w:rFonts w:ascii="Times New Roman" w:eastAsia="Times New Roman" w:hAnsi="Times New Roman" w:cs="Times New Roman"/>
          <w:sz w:val="22"/>
        </w:rPr>
        <w:t>Needle EMG data (58 patients</w:t>
      </w:r>
      <w:ins w:id="38" w:author="Author">
        <w:r>
          <w:rPr>
            <w:rFonts w:ascii="Times New Roman" w:eastAsia="Times New Roman" w:hAnsi="Times New Roman" w:cs="Times New Roman"/>
            <w:sz w:val="22"/>
          </w:rPr>
          <w:t>,</w:t>
        </w:r>
      </w:ins>
      <w:del w:id="39"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382 muscles) </w:t>
      </w:r>
      <w:ins w:id="40" w:author="Author">
        <w:r w:rsidR="00F87483">
          <w:rPr>
            <w:rFonts w:ascii="Times New Roman" w:eastAsia="Times New Roman" w:hAnsi="Times New Roman" w:cs="Times New Roman"/>
            <w:sz w:val="22"/>
          </w:rPr>
          <w:t xml:space="preserve">from </w:t>
        </w:r>
      </w:ins>
      <w:del w:id="41" w:author="Author">
        <w:r w:rsidDel="00F87483">
          <w:rPr>
            <w:rFonts w:ascii="Times New Roman" w:eastAsia="Times New Roman" w:hAnsi="Times New Roman" w:cs="Times New Roman"/>
            <w:sz w:val="22"/>
          </w:rPr>
          <w:delText xml:space="preserve">stored in </w:delText>
        </w:r>
      </w:del>
      <w:ins w:id="42"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Seoul National University Hospital database from June 2015 to July 2020 </w:t>
      </w:r>
      <w:ins w:id="43" w:author="Author">
        <w:r>
          <w:rPr>
            <w:rFonts w:ascii="Times New Roman" w:eastAsia="Times New Roman" w:hAnsi="Times New Roman" w:cs="Times New Roman"/>
            <w:sz w:val="22"/>
          </w:rPr>
          <w:t>were</w:t>
        </w:r>
      </w:ins>
      <w:del w:id="44" w:author="Author">
        <w:r>
          <w:rPr>
            <w:rFonts w:ascii="Times New Roman" w:eastAsia="Times New Roman" w:hAnsi="Times New Roman" w:cs="Times New Roman"/>
            <w:sz w:val="22"/>
          </w:rPr>
          <w:delText>was</w:delText>
        </w:r>
      </w:del>
      <w:r>
        <w:rPr>
          <w:rFonts w:ascii="Times New Roman" w:eastAsia="Times New Roman" w:hAnsi="Times New Roman" w:cs="Times New Roman"/>
          <w:sz w:val="22"/>
        </w:rPr>
        <w:t xml:space="preserve"> used. </w:t>
      </w:r>
      <w:ins w:id="45" w:author="Author">
        <w:r>
          <w:rPr>
            <w:rFonts w:ascii="Times New Roman" w:eastAsia="Times New Roman" w:hAnsi="Times New Roman" w:cs="Times New Roman"/>
            <w:sz w:val="22"/>
          </w:rPr>
          <w:t>A</w:t>
        </w:r>
      </w:ins>
      <w:del w:id="46" w:author="Author">
        <w:r>
          <w:rPr>
            <w:rFonts w:ascii="Times New Roman" w:eastAsia="Times New Roman" w:hAnsi="Times New Roman" w:cs="Times New Roman"/>
            <w:sz w:val="22"/>
          </w:rPr>
          <w:delText>The</w:delText>
        </w:r>
      </w:del>
      <w:r>
        <w:rPr>
          <w:rFonts w:ascii="Times New Roman" w:eastAsia="Times New Roman" w:hAnsi="Times New Roman" w:cs="Times New Roman"/>
          <w:sz w:val="22"/>
        </w:rPr>
        <w:t xml:space="preserve"> one-dimensional convolutional neural network model was used as the deep</w:t>
      </w:r>
      <w:ins w:id="47" w:author="Author">
        <w:r w:rsidR="002B0F6B">
          <w:rPr>
            <w:rFonts w:ascii="Times New Roman" w:eastAsia="Times New Roman" w:hAnsi="Times New Roman" w:cs="Times New Roman"/>
            <w:sz w:val="22"/>
          </w:rPr>
          <w:t>-</w:t>
        </w:r>
      </w:ins>
      <w:del w:id="48"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 The deep</w:t>
      </w:r>
      <w:ins w:id="49" w:author="Author">
        <w:r w:rsidR="002B0F6B">
          <w:rPr>
            <w:rFonts w:ascii="Times New Roman" w:eastAsia="Times New Roman" w:hAnsi="Times New Roman" w:cs="Times New Roman"/>
            <w:sz w:val="22"/>
          </w:rPr>
          <w:t>-</w:t>
        </w:r>
      </w:ins>
      <w:del w:id="50"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and the six physicians classified and electro-diagnosed the EMG waveforms </w:t>
      </w:r>
      <w:ins w:id="51" w:author="Author">
        <w:r>
          <w:rPr>
            <w:rFonts w:ascii="Times New Roman" w:eastAsia="Times New Roman" w:hAnsi="Times New Roman" w:cs="Times New Roman"/>
            <w:sz w:val="22"/>
          </w:rPr>
          <w:t>as</w:t>
        </w:r>
      </w:ins>
      <w:del w:id="52" w:author="Author">
        <w:r>
          <w:rPr>
            <w:rFonts w:ascii="Times New Roman" w:eastAsia="Times New Roman" w:hAnsi="Times New Roman" w:cs="Times New Roman"/>
            <w:sz w:val="22"/>
          </w:rPr>
          <w:delText>into</w:delText>
        </w:r>
      </w:del>
      <w:r>
        <w:rPr>
          <w:rFonts w:ascii="Times New Roman" w:eastAsia="Times New Roman" w:hAnsi="Times New Roman" w:cs="Times New Roman"/>
          <w:sz w:val="22"/>
        </w:rPr>
        <w:t xml:space="preserve"> myopathy, neuropathy, </w:t>
      </w:r>
      <w:del w:id="53" w:author="Author" w:date="2022-03-14T13:53:00Z">
        <w:r w:rsidDel="000D5E61">
          <w:rPr>
            <w:rFonts w:ascii="Times New Roman" w:eastAsia="Times New Roman" w:hAnsi="Times New Roman" w:cs="Times New Roman"/>
            <w:sz w:val="22"/>
          </w:rPr>
          <w:delText xml:space="preserve">and </w:delText>
        </w:r>
      </w:del>
      <w:ins w:id="54" w:author="Author" w:date="2022-03-14T13:53:00Z">
        <w:r w:rsidR="000D5E61">
          <w:rPr>
            <w:rFonts w:ascii="Times New Roman" w:eastAsia="Times New Roman" w:hAnsi="Times New Roman" w:cs="Times New Roman"/>
            <w:sz w:val="22"/>
          </w:rPr>
          <w:t xml:space="preserve">or </w:t>
        </w:r>
      </w:ins>
      <w:r>
        <w:rPr>
          <w:rFonts w:ascii="Times New Roman" w:eastAsia="Times New Roman" w:hAnsi="Times New Roman" w:cs="Times New Roman"/>
          <w:sz w:val="22"/>
        </w:rPr>
        <w:t>normal</w:t>
      </w:r>
      <w:del w:id="55" w:author="Author" w:date="2022-03-14T13:53:00Z">
        <w:r w:rsidDel="000D5E61">
          <w:rPr>
            <w:rFonts w:ascii="Times New Roman" w:eastAsia="Times New Roman" w:hAnsi="Times New Roman" w:cs="Times New Roman"/>
            <w:sz w:val="22"/>
          </w:rPr>
          <w:delText>, respectively</w:delText>
        </w:r>
      </w:del>
      <w:r>
        <w:rPr>
          <w:rFonts w:ascii="Times New Roman" w:eastAsia="Times New Roman" w:hAnsi="Times New Roman" w:cs="Times New Roman"/>
          <w:sz w:val="22"/>
        </w:rPr>
        <w:t>.</w:t>
      </w:r>
      <w:del w:id="56" w:author="Author">
        <w:r w:rsidDel="00BC7853">
          <w:rPr>
            <w:rFonts w:ascii="Times New Roman" w:eastAsia="Times New Roman" w:hAnsi="Times New Roman" w:cs="Times New Roman"/>
            <w:sz w:val="22"/>
          </w:rPr>
          <w:delText xml:space="preserve">  </w:delText>
        </w:r>
      </w:del>
    </w:p>
    <w:p w14:paraId="72398495" w14:textId="79E92667" w:rsidR="00940DD6" w:rsidRDefault="00CD2E03">
      <w:pPr>
        <w:spacing w:line="480" w:lineRule="auto"/>
        <w:rPr>
          <w:rFonts w:ascii="Times New Roman" w:eastAsia="Times New Roman" w:hAnsi="Times New Roman" w:cs="Times New Roman"/>
          <w:sz w:val="22"/>
        </w:rPr>
      </w:pPr>
      <w:r>
        <w:rPr>
          <w:rFonts w:ascii="Times New Roman" w:eastAsia="Times New Roman" w:hAnsi="Times New Roman" w:cs="Times New Roman"/>
          <w:sz w:val="22"/>
        </w:rPr>
        <w:t>The accuracy, sensitivity, specificity, positive predictive value</w:t>
      </w:r>
      <w:ins w:id="57"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and F1 score of the deep</w:t>
      </w:r>
      <w:ins w:id="58" w:author="Author">
        <w:r w:rsidR="002B0F6B">
          <w:rPr>
            <w:rFonts w:ascii="Times New Roman" w:eastAsia="Times New Roman" w:hAnsi="Times New Roman" w:cs="Times New Roman"/>
            <w:sz w:val="22"/>
          </w:rPr>
          <w:t>-</w:t>
        </w:r>
      </w:ins>
      <w:del w:id="59"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 were 0.720, 0.715, 0.858, 0.726, and 0.715, respectively</w:t>
      </w:r>
      <w:ins w:id="60" w:author="Author">
        <w:r>
          <w:rPr>
            <w:rFonts w:ascii="Times New Roman" w:eastAsia="Times New Roman" w:hAnsi="Times New Roman" w:cs="Times New Roman"/>
            <w:sz w:val="22"/>
          </w:rPr>
          <w:t>,</w:t>
        </w:r>
      </w:ins>
      <w:del w:id="61"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and the </w:t>
      </w:r>
      <w:ins w:id="62" w:author="Author">
        <w:r w:rsidR="00F87483">
          <w:rPr>
            <w:rFonts w:ascii="Times New Roman" w:eastAsia="Times New Roman" w:hAnsi="Times New Roman" w:cs="Times New Roman"/>
            <w:sz w:val="22"/>
          </w:rPr>
          <w:t>physicians</w:t>
        </w:r>
      </w:ins>
      <w:ins w:id="63" w:author="Author" w:date="2022-03-14T13:54:00Z">
        <w:r w:rsidR="000D5E61">
          <w:rPr>
            <w:rFonts w:ascii="Times New Roman" w:eastAsia="Times New Roman" w:hAnsi="Times New Roman" w:cs="Times New Roman"/>
            <w:sz w:val="22"/>
          </w:rPr>
          <w:t>’</w:t>
        </w:r>
      </w:ins>
      <w:ins w:id="64" w:author="Author">
        <w:r w:rsidR="00F87483">
          <w:rPr>
            <w:rFonts w:ascii="Times New Roman" w:eastAsia="Times New Roman" w:hAnsi="Times New Roman" w:cs="Times New Roman"/>
            <w:sz w:val="22"/>
          </w:rPr>
          <w:t xml:space="preserve"> </w:t>
        </w:r>
      </w:ins>
      <w:r>
        <w:rPr>
          <w:rFonts w:ascii="Times New Roman" w:eastAsia="Times New Roman" w:hAnsi="Times New Roman" w:cs="Times New Roman"/>
          <w:sz w:val="22"/>
        </w:rPr>
        <w:t xml:space="preserve">mean scores </w:t>
      </w:r>
      <w:del w:id="65" w:author="Author">
        <w:r w:rsidDel="00F87483">
          <w:rPr>
            <w:rFonts w:ascii="Times New Roman" w:eastAsia="Times New Roman" w:hAnsi="Times New Roman" w:cs="Times New Roman"/>
            <w:sz w:val="22"/>
          </w:rPr>
          <w:delText xml:space="preserve">of </w:delText>
        </w:r>
      </w:del>
      <w:ins w:id="66" w:author="Author">
        <w:del w:id="67" w:author="Author">
          <w:r w:rsidDel="00F87483">
            <w:rPr>
              <w:rFonts w:ascii="Times New Roman" w:eastAsia="Times New Roman" w:hAnsi="Times New Roman" w:cs="Times New Roman"/>
              <w:sz w:val="22"/>
            </w:rPr>
            <w:delText xml:space="preserve">the </w:delText>
          </w:r>
        </w:del>
      </w:ins>
      <w:del w:id="68" w:author="Author">
        <w:r w:rsidDel="00F87483">
          <w:rPr>
            <w:rFonts w:ascii="Times New Roman" w:eastAsia="Times New Roman" w:hAnsi="Times New Roman" w:cs="Times New Roman"/>
            <w:sz w:val="22"/>
          </w:rPr>
          <w:delText xml:space="preserve">physicians </w:delText>
        </w:r>
      </w:del>
      <w:r>
        <w:rPr>
          <w:rFonts w:ascii="Times New Roman" w:eastAsia="Times New Roman" w:hAnsi="Times New Roman" w:cs="Times New Roman"/>
          <w:sz w:val="22"/>
        </w:rPr>
        <w:t xml:space="preserve">were 0.537, 0.527, 0.770, 0.582, and 0.511, respectively. The </w:t>
      </w:r>
      <w:ins w:id="69" w:author="Author">
        <w:r>
          <w:rPr>
            <w:rFonts w:ascii="Times New Roman" w:eastAsia="Times New Roman" w:hAnsi="Times New Roman" w:cs="Times New Roman"/>
            <w:sz w:val="22"/>
          </w:rPr>
          <w:t>performance</w:t>
        </w:r>
      </w:ins>
      <w:del w:id="70" w:author="Author">
        <w:r>
          <w:rPr>
            <w:rFonts w:ascii="Times New Roman" w:eastAsia="Times New Roman" w:hAnsi="Times New Roman" w:cs="Times New Roman"/>
            <w:sz w:val="22"/>
          </w:rPr>
          <w:delText>performances</w:delText>
        </w:r>
      </w:del>
      <w:r>
        <w:rPr>
          <w:rFonts w:ascii="Times New Roman" w:eastAsia="Times New Roman" w:hAnsi="Times New Roman" w:cs="Times New Roman"/>
          <w:sz w:val="22"/>
        </w:rPr>
        <w:t xml:space="preserve"> of </w:t>
      </w:r>
      <w:ins w:id="71"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deep</w:t>
      </w:r>
      <w:ins w:id="72" w:author="Author">
        <w:r w:rsidR="002B0F6B">
          <w:rPr>
            <w:rFonts w:ascii="Times New Roman" w:eastAsia="Times New Roman" w:hAnsi="Times New Roman" w:cs="Times New Roman"/>
            <w:sz w:val="22"/>
          </w:rPr>
          <w:t>-</w:t>
        </w:r>
      </w:ins>
      <w:del w:id="73"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for predicting myopathy, neuropathy, and normal </w:t>
      </w:r>
      <w:ins w:id="74" w:author="Author">
        <w:r>
          <w:rPr>
            <w:rFonts w:ascii="Times New Roman" w:eastAsia="Times New Roman" w:hAnsi="Times New Roman" w:cs="Times New Roman"/>
            <w:sz w:val="22"/>
          </w:rPr>
          <w:t>tissue was</w:t>
        </w:r>
      </w:ins>
      <w:del w:id="75" w:author="Author">
        <w:r>
          <w:rPr>
            <w:rFonts w:ascii="Times New Roman" w:eastAsia="Times New Roman" w:hAnsi="Times New Roman" w:cs="Times New Roman"/>
            <w:sz w:val="22"/>
          </w:rPr>
          <w:delText>were</w:delText>
        </w:r>
      </w:del>
      <w:r>
        <w:rPr>
          <w:rFonts w:ascii="Times New Roman" w:eastAsia="Times New Roman" w:hAnsi="Times New Roman" w:cs="Times New Roman"/>
          <w:sz w:val="22"/>
        </w:rPr>
        <w:t xml:space="preserve"> also evaluated </w:t>
      </w:r>
      <w:ins w:id="76" w:author="Author">
        <w:r>
          <w:rPr>
            <w:rFonts w:ascii="Times New Roman" w:eastAsia="Times New Roman" w:hAnsi="Times New Roman" w:cs="Times New Roman"/>
            <w:sz w:val="22"/>
          </w:rPr>
          <w:t>using the</w:t>
        </w:r>
      </w:ins>
      <w:del w:id="77" w:author="Author">
        <w:r>
          <w:rPr>
            <w:rFonts w:ascii="Times New Roman" w:eastAsia="Times New Roman" w:hAnsi="Times New Roman" w:cs="Times New Roman"/>
            <w:sz w:val="22"/>
          </w:rPr>
          <w:delText>with</w:delText>
        </w:r>
      </w:del>
      <w:r>
        <w:rPr>
          <w:rFonts w:ascii="Times New Roman" w:eastAsia="Times New Roman" w:hAnsi="Times New Roman" w:cs="Times New Roman"/>
          <w:sz w:val="22"/>
        </w:rPr>
        <w:t xml:space="preserve"> area under the receiver operating characteristic curve, and the results were 0.874 (95% confidence interval [CI] 0.858–0.889), 0.781 (95% CI 0.723–0.839), and 0.847 (95% CI 0.836–0.858), respectively.</w:t>
      </w:r>
    </w:p>
    <w:p w14:paraId="23A02C03" w14:textId="38EC39F3" w:rsidR="00940DD6" w:rsidRDefault="00CD2E03">
      <w:pPr>
        <w:spacing w:line="480" w:lineRule="auto"/>
        <w:rPr>
          <w:rFonts w:ascii="Times New Roman" w:eastAsia="Times New Roman" w:hAnsi="Times New Roman" w:cs="Times New Roman"/>
          <w:b/>
          <w:sz w:val="22"/>
        </w:rPr>
      </w:pPr>
      <w:r>
        <w:rPr>
          <w:rFonts w:ascii="Times New Roman" w:eastAsia="Times New Roman" w:hAnsi="Times New Roman" w:cs="Times New Roman"/>
          <w:b/>
          <w:sz w:val="22"/>
        </w:rPr>
        <w:t>Conclusions</w:t>
      </w:r>
      <w:del w:id="78" w:author="Author">
        <w:r w:rsidDel="00BC7853">
          <w:rPr>
            <w:rFonts w:ascii="Times New Roman" w:eastAsia="Times New Roman" w:hAnsi="Times New Roman" w:cs="Times New Roman"/>
            <w:b/>
            <w:sz w:val="22"/>
          </w:rPr>
          <w:delText xml:space="preserve"> </w:delText>
        </w:r>
      </w:del>
    </w:p>
    <w:p w14:paraId="52C52783" w14:textId="7DBC2012" w:rsidR="00940DD6" w:rsidRDefault="00CD2E03">
      <w:pPr>
        <w:spacing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This study demonstrated that </w:t>
      </w:r>
      <w:del w:id="79"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deep</w:t>
      </w:r>
      <w:ins w:id="80" w:author="Author">
        <w:r w:rsidR="002B0F6B">
          <w:rPr>
            <w:rFonts w:ascii="Times New Roman" w:eastAsia="Times New Roman" w:hAnsi="Times New Roman" w:cs="Times New Roman"/>
            <w:sz w:val="22"/>
          </w:rPr>
          <w:t>-</w:t>
        </w:r>
      </w:ins>
      <w:del w:id="81"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could contribute to interpreting the EMG of </w:t>
      </w:r>
      <w:del w:id="82" w:author="Author">
        <w:r>
          <w:rPr>
            <w:rFonts w:ascii="Times New Roman" w:eastAsia="Times New Roman" w:hAnsi="Times New Roman" w:cs="Times New Roman"/>
            <w:sz w:val="22"/>
          </w:rPr>
          <w:delText xml:space="preserve">the </w:delText>
        </w:r>
      </w:del>
      <w:ins w:id="83" w:author="Author">
        <w:r>
          <w:rPr>
            <w:rFonts w:ascii="Times New Roman" w:eastAsia="Times New Roman" w:hAnsi="Times New Roman" w:cs="Times New Roman"/>
            <w:sz w:val="22"/>
          </w:rPr>
          <w:t>patients</w:t>
        </w:r>
      </w:ins>
      <w:del w:id="84" w:author="Author">
        <w:r>
          <w:rPr>
            <w:rFonts w:ascii="Times New Roman" w:eastAsia="Times New Roman" w:hAnsi="Times New Roman" w:cs="Times New Roman"/>
            <w:sz w:val="22"/>
          </w:rPr>
          <w:delText>patient</w:delText>
        </w:r>
      </w:del>
      <w:r>
        <w:rPr>
          <w:rFonts w:ascii="Times New Roman" w:eastAsia="Times New Roman" w:hAnsi="Times New Roman" w:cs="Times New Roman"/>
          <w:sz w:val="22"/>
        </w:rPr>
        <w:t xml:space="preserve"> with neuromuscular disease on behalf of physicians and </w:t>
      </w:r>
      <w:ins w:id="85" w:author="Author">
        <w:r>
          <w:rPr>
            <w:rFonts w:ascii="Times New Roman" w:eastAsia="Times New Roman" w:hAnsi="Times New Roman" w:cs="Times New Roman"/>
            <w:sz w:val="22"/>
          </w:rPr>
          <w:t>assist</w:t>
        </w:r>
      </w:ins>
      <w:del w:id="86" w:author="Author">
        <w:r>
          <w:rPr>
            <w:rFonts w:ascii="Times New Roman" w:eastAsia="Times New Roman" w:hAnsi="Times New Roman" w:cs="Times New Roman"/>
            <w:sz w:val="22"/>
          </w:rPr>
          <w:delText>assisting</w:delText>
        </w:r>
      </w:del>
      <w:r>
        <w:rPr>
          <w:rFonts w:ascii="Times New Roman" w:eastAsia="Times New Roman" w:hAnsi="Times New Roman" w:cs="Times New Roman"/>
          <w:sz w:val="22"/>
        </w:rPr>
        <w:t xml:space="preserve"> </w:t>
      </w:r>
      <w:ins w:id="87" w:author="Author">
        <w:r>
          <w:rPr>
            <w:rFonts w:ascii="Times New Roman" w:eastAsia="Times New Roman" w:hAnsi="Times New Roman" w:cs="Times New Roman"/>
            <w:sz w:val="22"/>
          </w:rPr>
          <w:t>physicians’</w:t>
        </w:r>
      </w:ins>
      <w:del w:id="88" w:author="Author">
        <w:r>
          <w:rPr>
            <w:rFonts w:ascii="Times New Roman" w:eastAsia="Times New Roman" w:hAnsi="Times New Roman" w:cs="Times New Roman"/>
            <w:sz w:val="22"/>
          </w:rPr>
          <w:delText>physician’s</w:delText>
        </w:r>
      </w:del>
      <w:r>
        <w:rPr>
          <w:rFonts w:ascii="Times New Roman" w:eastAsia="Times New Roman" w:hAnsi="Times New Roman" w:cs="Times New Roman"/>
          <w:sz w:val="22"/>
        </w:rPr>
        <w:t xml:space="preserve"> decision-making </w:t>
      </w:r>
      <w:ins w:id="89" w:author="Author">
        <w:r w:rsidR="00184F4F">
          <w:rPr>
            <w:rFonts w:ascii="Times New Roman" w:eastAsia="Times New Roman" w:hAnsi="Times New Roman" w:cs="Times New Roman"/>
            <w:sz w:val="22"/>
          </w:rPr>
          <w:t xml:space="preserve">regarding </w:t>
        </w:r>
      </w:ins>
      <w:del w:id="90" w:author="Author">
        <w:r w:rsidDel="00184F4F">
          <w:rPr>
            <w:rFonts w:ascii="Times New Roman" w:eastAsia="Times New Roman" w:hAnsi="Times New Roman" w:cs="Times New Roman"/>
            <w:sz w:val="22"/>
          </w:rPr>
          <w:delText xml:space="preserve">in </w:delText>
        </w:r>
      </w:del>
      <w:r>
        <w:rPr>
          <w:rFonts w:ascii="Times New Roman" w:eastAsia="Times New Roman" w:hAnsi="Times New Roman" w:cs="Times New Roman"/>
          <w:sz w:val="22"/>
        </w:rPr>
        <w:t xml:space="preserve">diagnosing </w:t>
      </w:r>
      <w:ins w:id="91" w:author="Author">
        <w:r>
          <w:rPr>
            <w:rFonts w:ascii="Times New Roman" w:eastAsia="Times New Roman" w:hAnsi="Times New Roman" w:cs="Times New Roman"/>
            <w:sz w:val="22"/>
          </w:rPr>
          <w:t>patients</w:t>
        </w:r>
      </w:ins>
      <w:del w:id="92" w:author="Author">
        <w:r>
          <w:rPr>
            <w:rFonts w:ascii="Times New Roman" w:eastAsia="Times New Roman" w:hAnsi="Times New Roman" w:cs="Times New Roman"/>
            <w:sz w:val="22"/>
          </w:rPr>
          <w:delText>patient</w:delText>
        </w:r>
      </w:del>
      <w:r>
        <w:rPr>
          <w:rFonts w:ascii="Times New Roman" w:eastAsia="Times New Roman" w:hAnsi="Times New Roman" w:cs="Times New Roman"/>
          <w:sz w:val="22"/>
        </w:rPr>
        <w:t xml:space="preserve"> with neuromuscular disease. Large</w:t>
      </w:r>
      <w:del w:id="93"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prospective cohort studies with more diverse neuromuscular diseases will further improve the performance of </w:t>
      </w:r>
      <w:del w:id="94"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deep</w:t>
      </w:r>
      <w:ins w:id="95" w:author="Author">
        <w:r w:rsidR="002B0F6B">
          <w:rPr>
            <w:rFonts w:ascii="Times New Roman" w:eastAsia="Times New Roman" w:hAnsi="Times New Roman" w:cs="Times New Roman"/>
            <w:sz w:val="22"/>
          </w:rPr>
          <w:t>-</w:t>
        </w:r>
      </w:ins>
      <w:del w:id="96"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learning-based EMG </w:t>
      </w:r>
      <w:r>
        <w:rPr>
          <w:rFonts w:ascii="Times New Roman" w:eastAsia="Times New Roman" w:hAnsi="Times New Roman" w:cs="Times New Roman"/>
          <w:sz w:val="22"/>
        </w:rPr>
        <w:lastRenderedPageBreak/>
        <w:t>interpretation in the future.</w:t>
      </w:r>
      <w:del w:id="97" w:author="Author">
        <w:r w:rsidDel="00BC7853">
          <w:rPr>
            <w:rFonts w:ascii="Times New Roman" w:eastAsia="Times New Roman" w:hAnsi="Times New Roman" w:cs="Times New Roman"/>
            <w:sz w:val="22"/>
          </w:rPr>
          <w:delText xml:space="preserve"> </w:delText>
        </w:r>
      </w:del>
    </w:p>
    <w:p w14:paraId="70899DCF" w14:textId="77777777" w:rsidR="00940DD6" w:rsidRDefault="00940DD6">
      <w:pPr>
        <w:spacing w:line="480" w:lineRule="auto"/>
        <w:rPr>
          <w:rFonts w:ascii="Times New Roman" w:eastAsia="Times New Roman" w:hAnsi="Times New Roman" w:cs="Times New Roman"/>
          <w:sz w:val="24"/>
        </w:rPr>
      </w:pPr>
    </w:p>
    <w:p w14:paraId="6A780A81" w14:textId="5ED33C8D" w:rsidR="00940DD6" w:rsidRDefault="00CD2E03">
      <w:pPr>
        <w:spacing w:line="480" w:lineRule="auto"/>
        <w:rPr>
          <w:rFonts w:ascii="Times New Roman" w:eastAsia="Times New Roman" w:hAnsi="Times New Roman" w:cs="Times New Roman"/>
          <w:b/>
          <w:sz w:val="32"/>
        </w:rPr>
      </w:pPr>
      <w:r>
        <w:rPr>
          <w:rFonts w:ascii="Times New Roman" w:eastAsia="Times New Roman" w:hAnsi="Times New Roman" w:cs="Times New Roman"/>
          <w:b/>
          <w:sz w:val="32"/>
        </w:rPr>
        <w:t>Keywords</w:t>
      </w:r>
      <w:r>
        <w:rPr>
          <w:rFonts w:ascii="Times New Roman" w:eastAsia="Times New Roman" w:hAnsi="Times New Roman" w:cs="Times New Roman"/>
          <w:sz w:val="32"/>
        </w:rPr>
        <w:t>:</w:t>
      </w:r>
      <w:del w:id="98" w:author="Author">
        <w:r w:rsidDel="00BC7853">
          <w:rPr>
            <w:rFonts w:ascii="Times New Roman" w:eastAsia="Times New Roman" w:hAnsi="Times New Roman" w:cs="Times New Roman"/>
            <w:sz w:val="32"/>
          </w:rPr>
          <w:delText xml:space="preserve"> </w:delText>
        </w:r>
      </w:del>
    </w:p>
    <w:p w14:paraId="1A37DDE4" w14:textId="2EA45047" w:rsidR="00940DD6" w:rsidRDefault="00CD2E03">
      <w:pPr>
        <w:spacing w:line="480" w:lineRule="auto"/>
        <w:rPr>
          <w:rFonts w:ascii="Times New Roman" w:eastAsia="Times New Roman" w:hAnsi="Times New Roman" w:cs="Times New Roman"/>
          <w:b/>
          <w:sz w:val="22"/>
        </w:rPr>
      </w:pPr>
      <w:r>
        <w:rPr>
          <w:rFonts w:ascii="Times New Roman" w:eastAsia="Times New Roman" w:hAnsi="Times New Roman" w:cs="Times New Roman"/>
          <w:sz w:val="24"/>
        </w:rPr>
        <w:t>Electromyography, Machine learning, Neuromuscular disease, Deep</w:t>
      </w:r>
      <w:ins w:id="99" w:author="Author">
        <w:r w:rsidR="002B0F6B">
          <w:rPr>
            <w:rFonts w:ascii="Times New Roman" w:eastAsia="Times New Roman" w:hAnsi="Times New Roman" w:cs="Times New Roman"/>
            <w:sz w:val="24"/>
          </w:rPr>
          <w:t>-</w:t>
        </w:r>
      </w:ins>
      <w:del w:id="100" w:author="Author">
        <w:r w:rsidDel="002B0F6B">
          <w:rPr>
            <w:rFonts w:ascii="Times New Roman" w:eastAsia="Times New Roman" w:hAnsi="Times New Roman" w:cs="Times New Roman"/>
            <w:sz w:val="24"/>
          </w:rPr>
          <w:delText xml:space="preserve"> </w:delText>
        </w:r>
      </w:del>
      <w:r>
        <w:rPr>
          <w:rFonts w:ascii="Times New Roman" w:eastAsia="Times New Roman" w:hAnsi="Times New Roman" w:cs="Times New Roman"/>
          <w:sz w:val="24"/>
        </w:rPr>
        <w:t xml:space="preserve">learning, </w:t>
      </w:r>
      <w:del w:id="101" w:author="Author">
        <w:r w:rsidDel="00184F4F">
          <w:rPr>
            <w:rFonts w:ascii="Times New Roman" w:eastAsia="Times New Roman" w:hAnsi="Times New Roman" w:cs="Times New Roman"/>
            <w:sz w:val="24"/>
          </w:rPr>
          <w:delText xml:space="preserve"> </w:delText>
        </w:r>
      </w:del>
      <w:r>
        <w:rPr>
          <w:rFonts w:ascii="Times New Roman" w:eastAsia="Times New Roman" w:hAnsi="Times New Roman" w:cs="Times New Roman"/>
          <w:sz w:val="24"/>
        </w:rPr>
        <w:t>Convolutional neural network</w:t>
      </w:r>
    </w:p>
    <w:p w14:paraId="6C48444C" w14:textId="6E1241E0" w:rsidR="00940DD6" w:rsidRDefault="00CD2E03">
      <w:pPr>
        <w:spacing w:line="480" w:lineRule="auto"/>
      </w:pPr>
      <w:r>
        <w:br w:type="page"/>
      </w:r>
      <w:r>
        <w:rPr>
          <w:rFonts w:ascii="Times New Roman" w:eastAsia="Times New Roman" w:hAnsi="Times New Roman" w:cs="Times New Roman"/>
          <w:b/>
          <w:sz w:val="32"/>
        </w:rPr>
        <w:lastRenderedPageBreak/>
        <w:t>Author summary</w:t>
      </w:r>
      <w:del w:id="102" w:author="Author">
        <w:r w:rsidDel="00BC7853">
          <w:rPr>
            <w:rFonts w:ascii="Times New Roman" w:eastAsia="Times New Roman" w:hAnsi="Times New Roman" w:cs="Times New Roman"/>
            <w:b/>
            <w:sz w:val="32"/>
          </w:rPr>
          <w:delText xml:space="preserve"> </w:delText>
        </w:r>
      </w:del>
    </w:p>
    <w:p w14:paraId="2B711AF6" w14:textId="77777777" w:rsidR="00940DD6" w:rsidRDefault="00CD2E03">
      <w:pPr>
        <w:spacing w:line="480" w:lineRule="auto"/>
        <w:rPr>
          <w:rFonts w:ascii="Times New Roman" w:eastAsia="Times New Roman" w:hAnsi="Times New Roman" w:cs="Times New Roman"/>
          <w:b/>
          <w:sz w:val="22"/>
        </w:rPr>
      </w:pPr>
      <w:r>
        <w:rPr>
          <w:rFonts w:ascii="Times New Roman" w:eastAsia="Times New Roman" w:hAnsi="Times New Roman" w:cs="Times New Roman"/>
          <w:b/>
          <w:sz w:val="22"/>
        </w:rPr>
        <w:t>Why was this study done?</w:t>
      </w:r>
    </w:p>
    <w:p w14:paraId="2D2412E1" w14:textId="77777777" w:rsidR="00940DD6" w:rsidRDefault="00CD2E03">
      <w:pPr>
        <w:pStyle w:val="ListParagraph"/>
        <w:numPr>
          <w:ilvl w:val="0"/>
          <w:numId w:val="2"/>
        </w:numPr>
        <w:spacing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Electromyography (EMG) </w:t>
      </w:r>
      <w:ins w:id="103" w:author="Author">
        <w:r>
          <w:rPr>
            <w:rFonts w:ascii="Times New Roman" w:eastAsia="Times New Roman" w:hAnsi="Times New Roman" w:cs="Times New Roman"/>
            <w:sz w:val="22"/>
          </w:rPr>
          <w:t>is</w:t>
        </w:r>
      </w:ins>
      <w:del w:id="104" w:author="Author">
        <w:r>
          <w:rPr>
            <w:rFonts w:ascii="Times New Roman" w:eastAsia="Times New Roman" w:hAnsi="Times New Roman" w:cs="Times New Roman"/>
            <w:sz w:val="22"/>
          </w:rPr>
          <w:delText>has been established as</w:delText>
        </w:r>
      </w:del>
      <w:r>
        <w:rPr>
          <w:rFonts w:ascii="Times New Roman" w:eastAsia="Times New Roman" w:hAnsi="Times New Roman" w:cs="Times New Roman"/>
          <w:sz w:val="22"/>
        </w:rPr>
        <w:t xml:space="preserve"> an important </w:t>
      </w:r>
      <w:ins w:id="105" w:author="Author">
        <w:r>
          <w:rPr>
            <w:rFonts w:ascii="Times New Roman" w:eastAsia="Times New Roman" w:hAnsi="Times New Roman" w:cs="Times New Roman"/>
            <w:sz w:val="22"/>
          </w:rPr>
          <w:t>electrophysiological</w:t>
        </w:r>
      </w:ins>
      <w:del w:id="106" w:author="Author">
        <w:r>
          <w:rPr>
            <w:rFonts w:ascii="Times New Roman" w:eastAsia="Times New Roman" w:hAnsi="Times New Roman" w:cs="Times New Roman"/>
            <w:sz w:val="22"/>
          </w:rPr>
          <w:delText>electro-physiologic</w:delText>
        </w:r>
      </w:del>
      <w:r>
        <w:rPr>
          <w:rFonts w:ascii="Times New Roman" w:eastAsia="Times New Roman" w:hAnsi="Times New Roman" w:cs="Times New Roman"/>
          <w:sz w:val="22"/>
        </w:rPr>
        <w:t xml:space="preserve"> test that is widely performed when diagnosing </w:t>
      </w:r>
      <w:ins w:id="107" w:author="Author">
        <w:r>
          <w:rPr>
            <w:rFonts w:ascii="Times New Roman" w:eastAsia="Times New Roman" w:hAnsi="Times New Roman" w:cs="Times New Roman"/>
            <w:sz w:val="22"/>
          </w:rPr>
          <w:t>patients</w:t>
        </w:r>
      </w:ins>
      <w:del w:id="108" w:author="Author">
        <w:r>
          <w:rPr>
            <w:rFonts w:ascii="Times New Roman" w:eastAsia="Times New Roman" w:hAnsi="Times New Roman" w:cs="Times New Roman"/>
            <w:sz w:val="22"/>
          </w:rPr>
          <w:delText>patient</w:delText>
        </w:r>
      </w:del>
      <w:r>
        <w:rPr>
          <w:rFonts w:ascii="Times New Roman" w:eastAsia="Times New Roman" w:hAnsi="Times New Roman" w:cs="Times New Roman"/>
          <w:sz w:val="22"/>
        </w:rPr>
        <w:t xml:space="preserve"> with neuromuscular disease.</w:t>
      </w:r>
    </w:p>
    <w:p w14:paraId="5BF50E77" w14:textId="77777777" w:rsidR="00940DD6" w:rsidRDefault="00CD2E03">
      <w:pPr>
        <w:pStyle w:val="ListParagraph"/>
        <w:numPr>
          <w:ilvl w:val="0"/>
          <w:numId w:val="2"/>
        </w:numPr>
        <w:spacing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Despite the importance of EMG in diagnosis, the accuracy of EMG </w:t>
      </w:r>
      <w:ins w:id="109" w:author="Author">
        <w:r>
          <w:rPr>
            <w:rFonts w:ascii="Times New Roman" w:eastAsia="Times New Roman" w:hAnsi="Times New Roman" w:cs="Times New Roman"/>
            <w:sz w:val="22"/>
          </w:rPr>
          <w:t>electrodiagnosis</w:t>
        </w:r>
      </w:ins>
      <w:del w:id="110" w:author="Author">
        <w:r>
          <w:rPr>
            <w:rFonts w:ascii="Times New Roman" w:eastAsia="Times New Roman" w:hAnsi="Times New Roman" w:cs="Times New Roman"/>
            <w:sz w:val="22"/>
          </w:rPr>
          <w:delText>electro-diagnosis</w:delText>
        </w:r>
      </w:del>
      <w:r>
        <w:rPr>
          <w:rFonts w:ascii="Times New Roman" w:eastAsia="Times New Roman" w:hAnsi="Times New Roman" w:cs="Times New Roman"/>
          <w:sz w:val="22"/>
        </w:rPr>
        <w:t xml:space="preserve"> is not </w:t>
      </w:r>
      <w:ins w:id="111" w:author="Author">
        <w:r>
          <w:rPr>
            <w:rFonts w:ascii="Times New Roman" w:eastAsia="Times New Roman" w:hAnsi="Times New Roman" w:cs="Times New Roman"/>
            <w:sz w:val="22"/>
          </w:rPr>
          <w:t xml:space="preserve">sufficiently </w:t>
        </w:r>
      </w:ins>
      <w:r>
        <w:rPr>
          <w:rFonts w:ascii="Times New Roman" w:eastAsia="Times New Roman" w:hAnsi="Times New Roman" w:cs="Times New Roman"/>
          <w:sz w:val="22"/>
        </w:rPr>
        <w:t>precise</w:t>
      </w:r>
      <w:ins w:id="112" w:author="Author">
        <w:r>
          <w:rPr>
            <w:rFonts w:ascii="Times New Roman" w:eastAsia="Times New Roman" w:hAnsi="Times New Roman" w:cs="Times New Roman"/>
            <w:sz w:val="22"/>
          </w:rPr>
          <w:t>,</w:t>
        </w:r>
      </w:ins>
      <w:del w:id="113" w:author="Author">
        <w:r>
          <w:rPr>
            <w:rFonts w:ascii="Times New Roman" w:eastAsia="Times New Roman" w:hAnsi="Times New Roman" w:cs="Times New Roman"/>
            <w:sz w:val="22"/>
          </w:rPr>
          <w:delText xml:space="preserve"> enough</w:delText>
        </w:r>
      </w:del>
      <w:r>
        <w:rPr>
          <w:rFonts w:ascii="Times New Roman" w:eastAsia="Times New Roman" w:hAnsi="Times New Roman" w:cs="Times New Roman"/>
          <w:sz w:val="22"/>
        </w:rPr>
        <w:t xml:space="preserve"> and there are often discrepancies among examiners. Therefore, </w:t>
      </w:r>
      <w:ins w:id="114" w:author="Author">
        <w:r>
          <w:rPr>
            <w:rFonts w:ascii="Times New Roman" w:eastAsia="Times New Roman" w:hAnsi="Times New Roman" w:cs="Times New Roman"/>
            <w:sz w:val="22"/>
          </w:rPr>
          <w:t xml:space="preserve">a </w:t>
        </w:r>
      </w:ins>
      <w:r>
        <w:rPr>
          <w:rFonts w:ascii="Times New Roman" w:eastAsia="Times New Roman" w:hAnsi="Times New Roman" w:cs="Times New Roman"/>
          <w:sz w:val="22"/>
        </w:rPr>
        <w:t xml:space="preserve">more objective and accurate method </w:t>
      </w:r>
      <w:ins w:id="115" w:author="Author">
        <w:r>
          <w:rPr>
            <w:rFonts w:ascii="Times New Roman" w:eastAsia="Times New Roman" w:hAnsi="Times New Roman" w:cs="Times New Roman"/>
            <w:sz w:val="22"/>
          </w:rPr>
          <w:t>of</w:t>
        </w:r>
      </w:ins>
      <w:del w:id="116" w:author="Author">
        <w:r>
          <w:rPr>
            <w:rFonts w:ascii="Times New Roman" w:eastAsia="Times New Roman" w:hAnsi="Times New Roman" w:cs="Times New Roman"/>
            <w:sz w:val="22"/>
          </w:rPr>
          <w:delText>in</w:delText>
        </w:r>
      </w:del>
      <w:r>
        <w:rPr>
          <w:rFonts w:ascii="Times New Roman" w:eastAsia="Times New Roman" w:hAnsi="Times New Roman" w:cs="Times New Roman"/>
          <w:sz w:val="22"/>
        </w:rPr>
        <w:t xml:space="preserve"> EMG analysis is </w:t>
      </w:r>
      <w:ins w:id="117" w:author="Author">
        <w:r>
          <w:rPr>
            <w:rFonts w:ascii="Times New Roman" w:eastAsia="Times New Roman" w:hAnsi="Times New Roman" w:cs="Times New Roman"/>
            <w:sz w:val="22"/>
          </w:rPr>
          <w:t>required</w:t>
        </w:r>
      </w:ins>
      <w:del w:id="118" w:author="Author">
        <w:r>
          <w:rPr>
            <w:rFonts w:ascii="Times New Roman" w:eastAsia="Times New Roman" w:hAnsi="Times New Roman" w:cs="Times New Roman"/>
            <w:sz w:val="22"/>
          </w:rPr>
          <w:delText>needed</w:delText>
        </w:r>
      </w:del>
      <w:r>
        <w:rPr>
          <w:rFonts w:ascii="Times New Roman" w:eastAsia="Times New Roman" w:hAnsi="Times New Roman" w:cs="Times New Roman"/>
          <w:sz w:val="22"/>
        </w:rPr>
        <w:t>.</w:t>
      </w:r>
    </w:p>
    <w:p w14:paraId="6338C511" w14:textId="7A6FF24F" w:rsidR="00940DD6" w:rsidRDefault="00CD2E03">
      <w:pPr>
        <w:pStyle w:val="ListParagraph"/>
        <w:numPr>
          <w:ilvl w:val="0"/>
          <w:numId w:val="2"/>
        </w:numPr>
        <w:spacing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Although EMG in </w:t>
      </w:r>
      <w:ins w:id="119"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volitional state plays </w:t>
      </w:r>
      <w:ins w:id="120" w:author="Author">
        <w:r>
          <w:rPr>
            <w:rFonts w:ascii="Times New Roman" w:eastAsia="Times New Roman" w:hAnsi="Times New Roman" w:cs="Times New Roman"/>
            <w:sz w:val="22"/>
          </w:rPr>
          <w:t xml:space="preserve">an </w:t>
        </w:r>
      </w:ins>
      <w:r>
        <w:rPr>
          <w:rFonts w:ascii="Times New Roman" w:eastAsia="Times New Roman" w:hAnsi="Times New Roman" w:cs="Times New Roman"/>
          <w:sz w:val="22"/>
        </w:rPr>
        <w:t xml:space="preserve">important role in diagnosing neuromuscular disease, previous studies have mainly focused on </w:t>
      </w:r>
      <w:ins w:id="121"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analysis of gestures using surface EMG or analysis of </w:t>
      </w:r>
      <w:del w:id="122"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 xml:space="preserve">abnormal spontaneous activities from needle EMG during </w:t>
      </w:r>
      <w:ins w:id="123"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resting state. Therefore, additional research is needed for </w:t>
      </w:r>
      <w:ins w:id="124"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clinical application of </w:t>
      </w:r>
      <w:ins w:id="125" w:author="Author">
        <w:r>
          <w:rPr>
            <w:rFonts w:ascii="Times New Roman" w:eastAsia="Times New Roman" w:hAnsi="Times New Roman" w:cs="Times New Roman"/>
            <w:sz w:val="22"/>
          </w:rPr>
          <w:t>deep-learning-based electrodiagnosis</w:t>
        </w:r>
      </w:ins>
      <w:del w:id="126" w:author="Author">
        <w:r>
          <w:rPr>
            <w:rFonts w:ascii="Times New Roman" w:eastAsia="Times New Roman" w:hAnsi="Times New Roman" w:cs="Times New Roman"/>
            <w:sz w:val="22"/>
          </w:rPr>
          <w:delText>deep learning-based electro-diagnosis</w:delText>
        </w:r>
      </w:del>
      <w:r>
        <w:rPr>
          <w:rFonts w:ascii="Times New Roman" w:eastAsia="Times New Roman" w:hAnsi="Times New Roman" w:cs="Times New Roman"/>
          <w:sz w:val="22"/>
        </w:rPr>
        <w:t xml:space="preserve"> of neuromuscular </w:t>
      </w:r>
      <w:ins w:id="127" w:author="Author">
        <w:r>
          <w:rPr>
            <w:rFonts w:ascii="Times New Roman" w:eastAsia="Times New Roman" w:hAnsi="Times New Roman" w:cs="Times New Roman"/>
            <w:sz w:val="22"/>
          </w:rPr>
          <w:t>diseases</w:t>
        </w:r>
      </w:ins>
      <w:del w:id="128" w:author="Author">
        <w:r>
          <w:rPr>
            <w:rFonts w:ascii="Times New Roman" w:eastAsia="Times New Roman" w:hAnsi="Times New Roman" w:cs="Times New Roman"/>
            <w:sz w:val="22"/>
          </w:rPr>
          <w:delText>disease</w:delText>
        </w:r>
      </w:del>
      <w:r>
        <w:rPr>
          <w:rFonts w:ascii="Times New Roman" w:eastAsia="Times New Roman" w:hAnsi="Times New Roman" w:cs="Times New Roman"/>
          <w:sz w:val="22"/>
        </w:rPr>
        <w:t>.</w:t>
      </w:r>
      <w:del w:id="129" w:author="Author">
        <w:r w:rsidDel="00BC7853">
          <w:rPr>
            <w:rFonts w:ascii="Times New Roman" w:eastAsia="Times New Roman" w:hAnsi="Times New Roman" w:cs="Times New Roman"/>
            <w:sz w:val="22"/>
          </w:rPr>
          <w:delText xml:space="preserve"> </w:delText>
        </w:r>
      </w:del>
    </w:p>
    <w:p w14:paraId="13ED1537" w14:textId="77777777" w:rsidR="00940DD6" w:rsidRDefault="00CD2E03">
      <w:pPr>
        <w:widowControl/>
        <w:spacing w:line="480" w:lineRule="auto"/>
        <w:jc w:val="left"/>
        <w:rPr>
          <w:rFonts w:ascii="Times New Roman" w:eastAsia="Times New Roman" w:hAnsi="Times New Roman" w:cs="Times New Roman"/>
          <w:b/>
          <w:sz w:val="22"/>
        </w:rPr>
      </w:pPr>
      <w:r>
        <w:rPr>
          <w:rFonts w:ascii="Times New Roman" w:eastAsia="Times New Roman" w:hAnsi="Times New Roman" w:cs="Times New Roman"/>
          <w:b/>
          <w:sz w:val="22"/>
        </w:rPr>
        <w:t>What did the researchers do and find?</w:t>
      </w:r>
    </w:p>
    <w:p w14:paraId="09539203" w14:textId="635075EB" w:rsidR="00940DD6" w:rsidRDefault="00CD2E03">
      <w:pPr>
        <w:pStyle w:val="ListParagraph"/>
        <w:widowControl/>
        <w:numPr>
          <w:ilvl w:val="0"/>
          <w:numId w:val="1"/>
        </w:num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The EMG data from 58 patients were used</w:t>
      </w:r>
      <w:ins w:id="130" w:author="Author">
        <w:r>
          <w:rPr>
            <w:rFonts w:ascii="Times New Roman" w:eastAsia="Times New Roman" w:hAnsi="Times New Roman" w:cs="Times New Roman"/>
            <w:sz w:val="22"/>
          </w:rPr>
          <w:t xml:space="preserve"> in this study</w:t>
        </w:r>
      </w:ins>
      <w:r>
        <w:rPr>
          <w:rFonts w:ascii="Times New Roman" w:eastAsia="Times New Roman" w:hAnsi="Times New Roman" w:cs="Times New Roman"/>
          <w:sz w:val="22"/>
        </w:rPr>
        <w:t xml:space="preserve">. </w:t>
      </w:r>
      <w:ins w:id="131" w:author="Author">
        <w:r w:rsidR="008648CF">
          <w:rPr>
            <w:rFonts w:ascii="Times New Roman" w:eastAsia="Times New Roman" w:hAnsi="Times New Roman" w:cs="Times New Roman"/>
            <w:sz w:val="22"/>
          </w:rPr>
          <w:t xml:space="preserve">Patients </w:t>
        </w:r>
      </w:ins>
      <w:del w:id="132" w:author="Author">
        <w:r w:rsidDel="008648CF">
          <w:rPr>
            <w:rFonts w:ascii="Times New Roman" w:eastAsia="Times New Roman" w:hAnsi="Times New Roman" w:cs="Times New Roman"/>
            <w:sz w:val="22"/>
          </w:rPr>
          <w:delText xml:space="preserve">The patients </w:delText>
        </w:r>
      </w:del>
      <w:r>
        <w:rPr>
          <w:rFonts w:ascii="Times New Roman" w:eastAsia="Times New Roman" w:hAnsi="Times New Roman" w:cs="Times New Roman"/>
          <w:sz w:val="22"/>
        </w:rPr>
        <w:t>were classified by the deep</w:t>
      </w:r>
      <w:ins w:id="133" w:author="Author">
        <w:r w:rsidR="002B0F6B">
          <w:rPr>
            <w:rFonts w:ascii="Times New Roman" w:eastAsia="Times New Roman" w:hAnsi="Times New Roman" w:cs="Times New Roman"/>
            <w:sz w:val="22"/>
          </w:rPr>
          <w:t>-</w:t>
        </w:r>
      </w:ins>
      <w:del w:id="134"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and were </w:t>
      </w:r>
      <w:ins w:id="135" w:author="Author">
        <w:r>
          <w:rPr>
            <w:rFonts w:ascii="Times New Roman" w:eastAsia="Times New Roman" w:hAnsi="Times New Roman" w:cs="Times New Roman"/>
            <w:sz w:val="22"/>
          </w:rPr>
          <w:t>electro</w:t>
        </w:r>
        <w:r w:rsidR="000E760B">
          <w:rPr>
            <w:rFonts w:ascii="Times New Roman" w:eastAsia="Times New Roman" w:hAnsi="Times New Roman" w:cs="Times New Roman"/>
            <w:sz w:val="22"/>
          </w:rPr>
          <w:t>-</w:t>
        </w:r>
        <w:r>
          <w:rPr>
            <w:rFonts w:ascii="Times New Roman" w:eastAsia="Times New Roman" w:hAnsi="Times New Roman" w:cs="Times New Roman"/>
            <w:sz w:val="22"/>
          </w:rPr>
          <w:t>diagnosed</w:t>
        </w:r>
      </w:ins>
      <w:del w:id="136" w:author="Author">
        <w:r>
          <w:rPr>
            <w:rFonts w:ascii="Times New Roman" w:eastAsia="Times New Roman" w:hAnsi="Times New Roman" w:cs="Times New Roman"/>
            <w:sz w:val="22"/>
          </w:rPr>
          <w:delText>electro-diagnosed</w:delText>
        </w:r>
      </w:del>
      <w:r>
        <w:rPr>
          <w:rFonts w:ascii="Times New Roman" w:eastAsia="Times New Roman" w:hAnsi="Times New Roman" w:cs="Times New Roman"/>
          <w:sz w:val="22"/>
        </w:rPr>
        <w:t xml:space="preserve"> by the physicians as </w:t>
      </w:r>
      <w:del w:id="137" w:author="Author">
        <w:r>
          <w:rPr>
            <w:rFonts w:ascii="Times New Roman" w:eastAsia="Times New Roman" w:hAnsi="Times New Roman" w:cs="Times New Roman"/>
            <w:sz w:val="22"/>
          </w:rPr>
          <w:delText xml:space="preserve">one of </w:delText>
        </w:r>
      </w:del>
      <w:r>
        <w:rPr>
          <w:rFonts w:ascii="Times New Roman" w:eastAsia="Times New Roman" w:hAnsi="Times New Roman" w:cs="Times New Roman"/>
          <w:sz w:val="22"/>
        </w:rPr>
        <w:t xml:space="preserve">myopathy, neuropathy, or normal. After </w:t>
      </w:r>
      <w:del w:id="138"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 xml:space="preserve">classification and </w:t>
      </w:r>
      <w:ins w:id="139" w:author="Author">
        <w:r>
          <w:rPr>
            <w:rFonts w:ascii="Times New Roman" w:eastAsia="Times New Roman" w:hAnsi="Times New Roman" w:cs="Times New Roman"/>
            <w:sz w:val="22"/>
          </w:rPr>
          <w:t>electrodiagnosis</w:t>
        </w:r>
      </w:ins>
      <w:del w:id="140" w:author="Author">
        <w:r>
          <w:rPr>
            <w:rFonts w:ascii="Times New Roman" w:eastAsia="Times New Roman" w:hAnsi="Times New Roman" w:cs="Times New Roman"/>
            <w:sz w:val="22"/>
          </w:rPr>
          <w:delText>electro-diagnosis</w:delText>
        </w:r>
      </w:del>
      <w:r>
        <w:rPr>
          <w:rFonts w:ascii="Times New Roman" w:eastAsia="Times New Roman" w:hAnsi="Times New Roman" w:cs="Times New Roman"/>
          <w:sz w:val="22"/>
        </w:rPr>
        <w:t xml:space="preserve">, the classification </w:t>
      </w:r>
      <w:ins w:id="141" w:author="Author">
        <w:r>
          <w:rPr>
            <w:rFonts w:ascii="Times New Roman" w:eastAsia="Times New Roman" w:hAnsi="Times New Roman" w:cs="Times New Roman"/>
            <w:sz w:val="22"/>
          </w:rPr>
          <w:t>results</w:t>
        </w:r>
      </w:ins>
      <w:del w:id="142" w:author="Author">
        <w:r>
          <w:rPr>
            <w:rFonts w:ascii="Times New Roman" w:eastAsia="Times New Roman" w:hAnsi="Times New Roman" w:cs="Times New Roman"/>
            <w:sz w:val="22"/>
          </w:rPr>
          <w:delText>result</w:delText>
        </w:r>
      </w:del>
      <w:r>
        <w:rPr>
          <w:rFonts w:ascii="Times New Roman" w:eastAsia="Times New Roman" w:hAnsi="Times New Roman" w:cs="Times New Roman"/>
          <w:sz w:val="22"/>
        </w:rPr>
        <w:t xml:space="preserve"> </w:t>
      </w:r>
      <w:ins w:id="143" w:author="Author">
        <w:r>
          <w:rPr>
            <w:rFonts w:ascii="Times New Roman" w:eastAsia="Times New Roman" w:hAnsi="Times New Roman" w:cs="Times New Roman"/>
            <w:sz w:val="22"/>
          </w:rPr>
          <w:t>of</w:t>
        </w:r>
      </w:ins>
      <w:del w:id="144" w:author="Author">
        <w:r>
          <w:rPr>
            <w:rFonts w:ascii="Times New Roman" w:eastAsia="Times New Roman" w:hAnsi="Times New Roman" w:cs="Times New Roman"/>
            <w:sz w:val="22"/>
          </w:rPr>
          <w:delText>by</w:delText>
        </w:r>
      </w:del>
      <w:r>
        <w:rPr>
          <w:rFonts w:ascii="Times New Roman" w:eastAsia="Times New Roman" w:hAnsi="Times New Roman" w:cs="Times New Roman"/>
          <w:sz w:val="22"/>
        </w:rPr>
        <w:t xml:space="preserve"> the deep</w:t>
      </w:r>
      <w:ins w:id="145" w:author="Author">
        <w:r w:rsidR="002B0F6B">
          <w:rPr>
            <w:rFonts w:ascii="Times New Roman" w:eastAsia="Times New Roman" w:hAnsi="Times New Roman" w:cs="Times New Roman"/>
            <w:sz w:val="22"/>
          </w:rPr>
          <w:t>-</w:t>
        </w:r>
      </w:ins>
      <w:del w:id="146"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w:t>
      </w:r>
      <w:ins w:id="147" w:author="Author">
        <w:r>
          <w:rPr>
            <w:rFonts w:ascii="Times New Roman" w:eastAsia="Times New Roman" w:hAnsi="Times New Roman" w:cs="Times New Roman"/>
            <w:sz w:val="22"/>
          </w:rPr>
          <w:t>were</w:t>
        </w:r>
      </w:ins>
      <w:del w:id="148" w:author="Author">
        <w:r>
          <w:rPr>
            <w:rFonts w:ascii="Times New Roman" w:eastAsia="Times New Roman" w:hAnsi="Times New Roman" w:cs="Times New Roman"/>
            <w:sz w:val="22"/>
          </w:rPr>
          <w:delText>was</w:delText>
        </w:r>
      </w:del>
      <w:r>
        <w:rPr>
          <w:rFonts w:ascii="Times New Roman" w:eastAsia="Times New Roman" w:hAnsi="Times New Roman" w:cs="Times New Roman"/>
          <w:sz w:val="22"/>
        </w:rPr>
        <w:t xml:space="preserve"> compared with </w:t>
      </w:r>
      <w:ins w:id="149" w:author="Author">
        <w:r>
          <w:rPr>
            <w:rFonts w:ascii="Times New Roman" w:eastAsia="Times New Roman" w:hAnsi="Times New Roman" w:cs="Times New Roman"/>
            <w:sz w:val="22"/>
          </w:rPr>
          <w:t>the electrodiagnosis</w:t>
        </w:r>
      </w:ins>
      <w:del w:id="150" w:author="Author">
        <w:r>
          <w:rPr>
            <w:rFonts w:ascii="Times New Roman" w:eastAsia="Times New Roman" w:hAnsi="Times New Roman" w:cs="Times New Roman"/>
            <w:sz w:val="22"/>
          </w:rPr>
          <w:delText>electro-diagnosis</w:delText>
        </w:r>
      </w:del>
      <w:r>
        <w:rPr>
          <w:rFonts w:ascii="Times New Roman" w:eastAsia="Times New Roman" w:hAnsi="Times New Roman" w:cs="Times New Roman"/>
          <w:sz w:val="22"/>
        </w:rPr>
        <w:t xml:space="preserve"> results </w:t>
      </w:r>
      <w:ins w:id="151" w:author="Author">
        <w:r>
          <w:rPr>
            <w:rFonts w:ascii="Times New Roman" w:eastAsia="Times New Roman" w:hAnsi="Times New Roman" w:cs="Times New Roman"/>
            <w:sz w:val="22"/>
          </w:rPr>
          <w:t xml:space="preserve">obtained </w:t>
        </w:r>
      </w:ins>
      <w:r>
        <w:rPr>
          <w:rFonts w:ascii="Times New Roman" w:eastAsia="Times New Roman" w:hAnsi="Times New Roman" w:cs="Times New Roman"/>
          <w:sz w:val="22"/>
        </w:rPr>
        <w:t>by physicians</w:t>
      </w:r>
      <w:ins w:id="152"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neurologists</w:t>
      </w:r>
      <w:ins w:id="153"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and rehabilitation medicine doctors.</w:t>
      </w:r>
      <w:del w:id="154" w:author="Author">
        <w:r w:rsidDel="00BC7853">
          <w:rPr>
            <w:rFonts w:ascii="Times New Roman" w:eastAsia="Times New Roman" w:hAnsi="Times New Roman" w:cs="Times New Roman"/>
            <w:sz w:val="22"/>
          </w:rPr>
          <w:delText xml:space="preserve"> </w:delText>
        </w:r>
      </w:del>
    </w:p>
    <w:p w14:paraId="661524F3" w14:textId="6FA33A4E" w:rsidR="00940DD6" w:rsidRDefault="00CD2E03">
      <w:pPr>
        <w:pStyle w:val="ListParagraph"/>
        <w:widowControl/>
        <w:numPr>
          <w:ilvl w:val="0"/>
          <w:numId w:val="1"/>
        </w:num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 xml:space="preserve">The accuracy of classifying EMG data </w:t>
      </w:r>
      <w:ins w:id="155" w:author="Author">
        <w:r>
          <w:rPr>
            <w:rFonts w:ascii="Times New Roman" w:eastAsia="Times New Roman" w:hAnsi="Times New Roman" w:cs="Times New Roman"/>
            <w:sz w:val="22"/>
          </w:rPr>
          <w:t>using</w:t>
        </w:r>
      </w:ins>
      <w:del w:id="156" w:author="Author">
        <w:r>
          <w:rPr>
            <w:rFonts w:ascii="Times New Roman" w:eastAsia="Times New Roman" w:hAnsi="Times New Roman" w:cs="Times New Roman"/>
            <w:sz w:val="22"/>
          </w:rPr>
          <w:delText>by</w:delText>
        </w:r>
      </w:del>
      <w:r>
        <w:rPr>
          <w:rFonts w:ascii="Times New Roman" w:eastAsia="Times New Roman" w:hAnsi="Times New Roman" w:cs="Times New Roman"/>
          <w:sz w:val="22"/>
        </w:rPr>
        <w:t xml:space="preserve"> our deep</w:t>
      </w:r>
      <w:ins w:id="157" w:author="Author">
        <w:r w:rsidR="002B0F6B">
          <w:rPr>
            <w:rFonts w:ascii="Times New Roman" w:eastAsia="Times New Roman" w:hAnsi="Times New Roman" w:cs="Times New Roman"/>
            <w:sz w:val="22"/>
          </w:rPr>
          <w:t>-</w:t>
        </w:r>
      </w:ins>
      <w:del w:id="158"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was 0.720, and the average accuracy of </w:t>
      </w:r>
      <w:ins w:id="159" w:author="Author">
        <w:r>
          <w:rPr>
            <w:rFonts w:ascii="Times New Roman" w:eastAsia="Times New Roman" w:hAnsi="Times New Roman" w:cs="Times New Roman"/>
            <w:sz w:val="22"/>
          </w:rPr>
          <w:t>electrodiagnosis</w:t>
        </w:r>
      </w:ins>
      <w:del w:id="160" w:author="Author">
        <w:r>
          <w:rPr>
            <w:rFonts w:ascii="Times New Roman" w:eastAsia="Times New Roman" w:hAnsi="Times New Roman" w:cs="Times New Roman"/>
            <w:sz w:val="22"/>
          </w:rPr>
          <w:delText>electro-diagnosis</w:delText>
        </w:r>
      </w:del>
      <w:r>
        <w:rPr>
          <w:rFonts w:ascii="Times New Roman" w:eastAsia="Times New Roman" w:hAnsi="Times New Roman" w:cs="Times New Roman"/>
          <w:sz w:val="22"/>
        </w:rPr>
        <w:t xml:space="preserve"> by physicians was 0.537.</w:t>
      </w:r>
    </w:p>
    <w:p w14:paraId="54377064" w14:textId="5B28EA24" w:rsidR="00940DD6" w:rsidRDefault="00CD2E03">
      <w:pPr>
        <w:pStyle w:val="ListParagraph"/>
        <w:widowControl/>
        <w:numPr>
          <w:ilvl w:val="0"/>
          <w:numId w:val="1"/>
        </w:numPr>
        <w:spacing w:line="480" w:lineRule="auto"/>
        <w:jc w:val="left"/>
        <w:rPr>
          <w:rFonts w:ascii="Times New Roman" w:eastAsia="Times New Roman" w:hAnsi="Times New Roman" w:cs="Times New Roman"/>
          <w:sz w:val="22"/>
        </w:rPr>
      </w:pPr>
      <w:ins w:id="161" w:author="Author">
        <w:r>
          <w:rPr>
            <w:rFonts w:ascii="Times New Roman" w:eastAsia="Times New Roman" w:hAnsi="Times New Roman" w:cs="Times New Roman"/>
            <w:sz w:val="22"/>
          </w:rPr>
          <w:t>Classification</w:t>
        </w:r>
      </w:ins>
      <w:del w:id="162" w:author="Author">
        <w:r>
          <w:rPr>
            <w:rFonts w:ascii="Times New Roman" w:eastAsia="Times New Roman" w:hAnsi="Times New Roman" w:cs="Times New Roman"/>
            <w:sz w:val="22"/>
          </w:rPr>
          <w:delText>The classification</w:delText>
        </w:r>
      </w:del>
      <w:r>
        <w:rPr>
          <w:rFonts w:ascii="Times New Roman" w:eastAsia="Times New Roman" w:hAnsi="Times New Roman" w:cs="Times New Roman"/>
          <w:sz w:val="22"/>
        </w:rPr>
        <w:t xml:space="preserve"> </w:t>
      </w:r>
      <w:ins w:id="163" w:author="Author">
        <w:r w:rsidR="00E13439">
          <w:rPr>
            <w:rFonts w:ascii="Times New Roman" w:eastAsia="Times New Roman" w:hAnsi="Times New Roman" w:cs="Times New Roman"/>
            <w:sz w:val="22"/>
          </w:rPr>
          <w:t xml:space="preserve">using </w:t>
        </w:r>
      </w:ins>
      <w:del w:id="164" w:author="Author">
        <w:r w:rsidDel="00E13439">
          <w:rPr>
            <w:rFonts w:ascii="Times New Roman" w:eastAsia="Times New Roman" w:hAnsi="Times New Roman" w:cs="Times New Roman"/>
            <w:sz w:val="22"/>
          </w:rPr>
          <w:delText xml:space="preserve">by </w:delText>
        </w:r>
      </w:del>
      <w:r>
        <w:rPr>
          <w:rFonts w:ascii="Times New Roman" w:eastAsia="Times New Roman" w:hAnsi="Times New Roman" w:cs="Times New Roman"/>
          <w:sz w:val="22"/>
        </w:rPr>
        <w:t>our deep</w:t>
      </w:r>
      <w:ins w:id="165" w:author="Author">
        <w:r w:rsidR="002B0F6B">
          <w:rPr>
            <w:rFonts w:ascii="Times New Roman" w:eastAsia="Times New Roman" w:hAnsi="Times New Roman" w:cs="Times New Roman"/>
            <w:sz w:val="22"/>
          </w:rPr>
          <w:t>-</w:t>
        </w:r>
      </w:ins>
      <w:del w:id="166"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was more accurate and faster than </w:t>
      </w:r>
      <w:ins w:id="167" w:author="Author">
        <w:r>
          <w:rPr>
            <w:rFonts w:ascii="Times New Roman" w:eastAsia="Times New Roman" w:hAnsi="Times New Roman" w:cs="Times New Roman"/>
            <w:sz w:val="22"/>
          </w:rPr>
          <w:t>that</w:t>
        </w:r>
      </w:ins>
      <w:del w:id="168" w:author="Author">
        <w:r>
          <w:rPr>
            <w:rFonts w:ascii="Times New Roman" w:eastAsia="Times New Roman" w:hAnsi="Times New Roman" w:cs="Times New Roman"/>
            <w:sz w:val="22"/>
          </w:rPr>
          <w:delText>electro-diagnosis</w:delText>
        </w:r>
      </w:del>
      <w:r>
        <w:rPr>
          <w:rFonts w:ascii="Times New Roman" w:eastAsia="Times New Roman" w:hAnsi="Times New Roman" w:cs="Times New Roman"/>
          <w:sz w:val="22"/>
        </w:rPr>
        <w:t xml:space="preserve"> by physicians.</w:t>
      </w:r>
    </w:p>
    <w:p w14:paraId="6DDF9EAB" w14:textId="77777777" w:rsidR="00940DD6" w:rsidRDefault="00CD2E03">
      <w:pPr>
        <w:widowControl/>
        <w:spacing w:line="480" w:lineRule="auto"/>
        <w:jc w:val="left"/>
        <w:rPr>
          <w:rFonts w:ascii="Times New Roman" w:eastAsia="Times New Roman" w:hAnsi="Times New Roman" w:cs="Times New Roman"/>
          <w:b/>
          <w:sz w:val="22"/>
        </w:rPr>
      </w:pPr>
      <w:r>
        <w:rPr>
          <w:rFonts w:ascii="Times New Roman" w:eastAsia="Times New Roman" w:hAnsi="Times New Roman" w:cs="Times New Roman"/>
          <w:b/>
          <w:sz w:val="22"/>
        </w:rPr>
        <w:t>What do these findings mean?</w:t>
      </w:r>
    </w:p>
    <w:p w14:paraId="36D6E701" w14:textId="7469C8A3" w:rsidR="00940DD6" w:rsidRDefault="00CD2E03">
      <w:pPr>
        <w:pStyle w:val="ListParagraph"/>
        <w:widowControl/>
        <w:numPr>
          <w:ilvl w:val="0"/>
          <w:numId w:val="1"/>
        </w:num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lastRenderedPageBreak/>
        <w:t>Deep</w:t>
      </w:r>
      <w:ins w:id="169" w:author="Author">
        <w:r w:rsidR="002B0F6B">
          <w:rPr>
            <w:rFonts w:ascii="Times New Roman" w:eastAsia="Times New Roman" w:hAnsi="Times New Roman" w:cs="Times New Roman"/>
            <w:sz w:val="22"/>
          </w:rPr>
          <w:t>-</w:t>
        </w:r>
      </w:ins>
      <w:del w:id="170"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w:t>
      </w:r>
      <w:ins w:id="171" w:author="Author">
        <w:r>
          <w:rPr>
            <w:rFonts w:ascii="Times New Roman" w:eastAsia="Times New Roman" w:hAnsi="Times New Roman" w:cs="Times New Roman"/>
            <w:sz w:val="22"/>
          </w:rPr>
          <w:t>can</w:t>
        </w:r>
      </w:ins>
      <w:del w:id="172" w:author="Author">
        <w:r>
          <w:rPr>
            <w:rFonts w:ascii="Times New Roman" w:eastAsia="Times New Roman" w:hAnsi="Times New Roman" w:cs="Times New Roman"/>
            <w:sz w:val="22"/>
          </w:rPr>
          <w:delText>could</w:delText>
        </w:r>
      </w:del>
      <w:r>
        <w:rPr>
          <w:rFonts w:ascii="Times New Roman" w:eastAsia="Times New Roman" w:hAnsi="Times New Roman" w:cs="Times New Roman"/>
          <w:sz w:val="22"/>
        </w:rPr>
        <w:t xml:space="preserve"> </w:t>
      </w:r>
      <w:ins w:id="173" w:author="Author">
        <w:r>
          <w:rPr>
            <w:rFonts w:ascii="Times New Roman" w:eastAsia="Times New Roman" w:hAnsi="Times New Roman" w:cs="Times New Roman"/>
            <w:sz w:val="22"/>
          </w:rPr>
          <w:t>electrodiagnose</w:t>
        </w:r>
      </w:ins>
      <w:del w:id="174" w:author="Author">
        <w:r>
          <w:rPr>
            <w:rFonts w:ascii="Times New Roman" w:eastAsia="Times New Roman" w:hAnsi="Times New Roman" w:cs="Times New Roman"/>
            <w:sz w:val="22"/>
          </w:rPr>
          <w:delText>electro-diagnose</w:delText>
        </w:r>
      </w:del>
      <w:r>
        <w:rPr>
          <w:rFonts w:ascii="Times New Roman" w:eastAsia="Times New Roman" w:hAnsi="Times New Roman" w:cs="Times New Roman"/>
          <w:sz w:val="22"/>
        </w:rPr>
        <w:t xml:space="preserve"> EMG on behalf of a physician and </w:t>
      </w:r>
      <w:ins w:id="175" w:author="Author">
        <w:r>
          <w:rPr>
            <w:rFonts w:ascii="Times New Roman" w:eastAsia="Times New Roman" w:hAnsi="Times New Roman" w:cs="Times New Roman"/>
            <w:sz w:val="22"/>
          </w:rPr>
          <w:t>can</w:t>
        </w:r>
      </w:ins>
      <w:del w:id="176" w:author="Author">
        <w:r>
          <w:rPr>
            <w:rFonts w:ascii="Times New Roman" w:eastAsia="Times New Roman" w:hAnsi="Times New Roman" w:cs="Times New Roman"/>
            <w:sz w:val="22"/>
          </w:rPr>
          <w:delText>could</w:delText>
        </w:r>
      </w:del>
      <w:r>
        <w:rPr>
          <w:rFonts w:ascii="Times New Roman" w:eastAsia="Times New Roman" w:hAnsi="Times New Roman" w:cs="Times New Roman"/>
          <w:sz w:val="22"/>
        </w:rPr>
        <w:t xml:space="preserve"> be used to assist </w:t>
      </w:r>
      <w:del w:id="177" w:author="Author">
        <w:r>
          <w:rPr>
            <w:rFonts w:ascii="Times New Roman" w:eastAsia="Times New Roman" w:hAnsi="Times New Roman" w:cs="Times New Roman"/>
            <w:sz w:val="22"/>
          </w:rPr>
          <w:delText xml:space="preserve">a </w:delText>
        </w:r>
      </w:del>
      <w:ins w:id="178" w:author="Author">
        <w:r>
          <w:rPr>
            <w:rFonts w:ascii="Times New Roman" w:eastAsia="Times New Roman" w:hAnsi="Times New Roman" w:cs="Times New Roman"/>
            <w:sz w:val="22"/>
          </w:rPr>
          <w:t>physicians</w:t>
        </w:r>
      </w:ins>
      <w:del w:id="179" w:author="Author">
        <w:r>
          <w:rPr>
            <w:rFonts w:ascii="Times New Roman" w:eastAsia="Times New Roman" w:hAnsi="Times New Roman" w:cs="Times New Roman"/>
            <w:sz w:val="22"/>
          </w:rPr>
          <w:delText>physician</w:delText>
        </w:r>
      </w:del>
      <w:r>
        <w:rPr>
          <w:rFonts w:ascii="Times New Roman" w:eastAsia="Times New Roman" w:hAnsi="Times New Roman" w:cs="Times New Roman"/>
          <w:sz w:val="22"/>
        </w:rPr>
        <w:t xml:space="preserve"> in diagnosing </w:t>
      </w:r>
      <w:del w:id="180" w:author="Author">
        <w:r>
          <w:rPr>
            <w:rFonts w:ascii="Times New Roman" w:eastAsia="Times New Roman" w:hAnsi="Times New Roman" w:cs="Times New Roman"/>
            <w:sz w:val="22"/>
          </w:rPr>
          <w:delText xml:space="preserve">the </w:delText>
        </w:r>
      </w:del>
      <w:ins w:id="181" w:author="Author">
        <w:r>
          <w:rPr>
            <w:rFonts w:ascii="Times New Roman" w:eastAsia="Times New Roman" w:hAnsi="Times New Roman" w:cs="Times New Roman"/>
            <w:sz w:val="22"/>
          </w:rPr>
          <w:t>patients</w:t>
        </w:r>
      </w:ins>
      <w:del w:id="182" w:author="Author">
        <w:r>
          <w:rPr>
            <w:rFonts w:ascii="Times New Roman" w:eastAsia="Times New Roman" w:hAnsi="Times New Roman" w:cs="Times New Roman"/>
            <w:sz w:val="22"/>
          </w:rPr>
          <w:delText>patient</w:delText>
        </w:r>
      </w:del>
      <w:r>
        <w:rPr>
          <w:rFonts w:ascii="Times New Roman" w:eastAsia="Times New Roman" w:hAnsi="Times New Roman" w:cs="Times New Roman"/>
          <w:sz w:val="22"/>
        </w:rPr>
        <w:t xml:space="preserve"> with neuromuscular disease.</w:t>
      </w:r>
      <w:del w:id="183" w:author="Author">
        <w:r w:rsidDel="00BC7853">
          <w:rPr>
            <w:rFonts w:ascii="Times New Roman" w:eastAsia="Times New Roman" w:hAnsi="Times New Roman" w:cs="Times New Roman"/>
            <w:sz w:val="22"/>
          </w:rPr>
          <w:delText xml:space="preserve"> </w:delText>
        </w:r>
      </w:del>
    </w:p>
    <w:p w14:paraId="6D68E5F4" w14:textId="48715CE1" w:rsidR="00940DD6" w:rsidRDefault="00CD2E03">
      <w:pPr>
        <w:pStyle w:val="ListParagraph"/>
        <w:widowControl/>
        <w:numPr>
          <w:ilvl w:val="0"/>
          <w:numId w:val="1"/>
        </w:num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The performance of deep</w:t>
      </w:r>
      <w:ins w:id="184" w:author="Author">
        <w:r w:rsidR="002B0F6B">
          <w:rPr>
            <w:rFonts w:ascii="Times New Roman" w:eastAsia="Times New Roman" w:hAnsi="Times New Roman" w:cs="Times New Roman"/>
            <w:sz w:val="22"/>
          </w:rPr>
          <w:t>-</w:t>
        </w:r>
      </w:ins>
      <w:del w:id="185"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could be further enhanced by </w:t>
      </w:r>
      <w:ins w:id="186" w:author="Author">
        <w:r>
          <w:rPr>
            <w:rFonts w:ascii="Times New Roman" w:eastAsia="Times New Roman" w:hAnsi="Times New Roman" w:cs="Times New Roman"/>
            <w:sz w:val="22"/>
          </w:rPr>
          <w:t>conducting a</w:t>
        </w:r>
      </w:ins>
      <w:del w:id="187" w:author="Author">
        <w:r>
          <w:rPr>
            <w:rFonts w:ascii="Times New Roman" w:eastAsia="Times New Roman" w:hAnsi="Times New Roman" w:cs="Times New Roman"/>
            <w:sz w:val="22"/>
          </w:rPr>
          <w:delText>carrying out</w:delText>
        </w:r>
      </w:del>
      <w:r>
        <w:rPr>
          <w:rFonts w:ascii="Times New Roman" w:eastAsia="Times New Roman" w:hAnsi="Times New Roman" w:cs="Times New Roman"/>
          <w:sz w:val="22"/>
        </w:rPr>
        <w:t xml:space="preserve"> large-scale prospective study </w:t>
      </w:r>
      <w:ins w:id="188" w:author="Author">
        <w:r>
          <w:rPr>
            <w:rFonts w:ascii="Times New Roman" w:eastAsia="Times New Roman" w:hAnsi="Times New Roman" w:cs="Times New Roman"/>
            <w:sz w:val="22"/>
          </w:rPr>
          <w:t>that includes</w:t>
        </w:r>
      </w:ins>
      <w:del w:id="189" w:author="Author">
        <w:r>
          <w:rPr>
            <w:rFonts w:ascii="Times New Roman" w:eastAsia="Times New Roman" w:hAnsi="Times New Roman" w:cs="Times New Roman"/>
            <w:sz w:val="22"/>
          </w:rPr>
          <w:delText>including</w:delText>
        </w:r>
      </w:del>
      <w:r>
        <w:rPr>
          <w:rFonts w:ascii="Times New Roman" w:eastAsia="Times New Roman" w:hAnsi="Times New Roman" w:cs="Times New Roman"/>
          <w:sz w:val="22"/>
        </w:rPr>
        <w:t xml:space="preserve"> patients with more diverse and specific </w:t>
      </w:r>
      <w:ins w:id="190" w:author="Author">
        <w:r>
          <w:rPr>
            <w:rFonts w:ascii="Times New Roman" w:eastAsia="Times New Roman" w:hAnsi="Times New Roman" w:cs="Times New Roman"/>
            <w:sz w:val="22"/>
          </w:rPr>
          <w:t>types</w:t>
        </w:r>
      </w:ins>
      <w:del w:id="191" w:author="Author">
        <w:r>
          <w:rPr>
            <w:rFonts w:ascii="Times New Roman" w:eastAsia="Times New Roman" w:hAnsi="Times New Roman" w:cs="Times New Roman"/>
            <w:sz w:val="22"/>
          </w:rPr>
          <w:delText>kinds</w:delText>
        </w:r>
      </w:del>
      <w:r>
        <w:rPr>
          <w:rFonts w:ascii="Times New Roman" w:eastAsia="Times New Roman" w:hAnsi="Times New Roman" w:cs="Times New Roman"/>
          <w:sz w:val="22"/>
        </w:rPr>
        <w:t xml:space="preserve"> of neuromuscular </w:t>
      </w:r>
      <w:ins w:id="192" w:author="Author">
        <w:r>
          <w:rPr>
            <w:rFonts w:ascii="Times New Roman" w:eastAsia="Times New Roman" w:hAnsi="Times New Roman" w:cs="Times New Roman"/>
            <w:sz w:val="22"/>
          </w:rPr>
          <w:t>diseases</w:t>
        </w:r>
      </w:ins>
      <w:del w:id="193" w:author="Author">
        <w:r>
          <w:rPr>
            <w:rFonts w:ascii="Times New Roman" w:eastAsia="Times New Roman" w:hAnsi="Times New Roman" w:cs="Times New Roman"/>
            <w:sz w:val="22"/>
          </w:rPr>
          <w:delText>disease</w:delText>
        </w:r>
      </w:del>
      <w:r>
        <w:rPr>
          <w:rFonts w:ascii="Times New Roman" w:eastAsia="Times New Roman" w:hAnsi="Times New Roman" w:cs="Times New Roman"/>
          <w:sz w:val="22"/>
        </w:rPr>
        <w:t>.</w:t>
      </w:r>
      <w:del w:id="194" w:author="Author">
        <w:r w:rsidDel="00BC7853">
          <w:rPr>
            <w:rFonts w:ascii="Times New Roman" w:eastAsia="Times New Roman" w:hAnsi="Times New Roman" w:cs="Times New Roman"/>
            <w:sz w:val="22"/>
          </w:rPr>
          <w:delText xml:space="preserve"> </w:delText>
        </w:r>
      </w:del>
    </w:p>
    <w:p w14:paraId="6C4AC49D" w14:textId="77777777" w:rsidR="00940DD6" w:rsidRDefault="00CD2E03">
      <w:pPr>
        <w:widowControl/>
        <w:spacing w:line="480" w:lineRule="auto"/>
        <w:jc w:val="left"/>
        <w:rPr>
          <w:rFonts w:ascii="Times New Roman" w:eastAsia="Times New Roman" w:hAnsi="Times New Roman" w:cs="Times New Roman"/>
          <w:sz w:val="22"/>
        </w:rPr>
      </w:pPr>
      <w:r>
        <w:br w:type="page"/>
      </w:r>
    </w:p>
    <w:p w14:paraId="0B65A85C" w14:textId="77777777" w:rsidR="00940DD6" w:rsidRDefault="00CD2E03">
      <w:pPr>
        <w:spacing w:line="48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Introductio</w:t>
      </w:r>
      <w:commentRangeStart w:id="195"/>
      <w:r>
        <w:rPr>
          <w:rFonts w:ascii="Times New Roman" w:eastAsia="Times New Roman" w:hAnsi="Times New Roman" w:cs="Times New Roman"/>
          <w:b/>
          <w:sz w:val="32"/>
        </w:rPr>
        <w:t>n</w:t>
      </w:r>
      <w:commentRangeEnd w:id="195"/>
      <w:r w:rsidR="000D5E61">
        <w:rPr>
          <w:rStyle w:val="CommentReference"/>
        </w:rPr>
        <w:commentReference w:id="195"/>
      </w:r>
    </w:p>
    <w:p w14:paraId="55F8857F" w14:textId="30FD2D23"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 xml:space="preserve">Electromyography (EMG) is an electrophysiological test that records </w:t>
      </w:r>
      <w:ins w:id="196"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electrical activity generated from nerves, muscles, and neuromuscular junctions </w:t>
      </w:r>
      <w:commentRangeStart w:id="197"/>
      <w:r>
        <w:rPr>
          <w:rFonts w:ascii="Times New Roman" w:eastAsia="Times New Roman" w:hAnsi="Times New Roman" w:cs="Times New Roman"/>
          <w:sz w:val="22"/>
        </w:rPr>
        <w:t>through</w:t>
      </w:r>
      <w:commentRangeEnd w:id="197"/>
      <w:r w:rsidR="007214BA">
        <w:rPr>
          <w:rStyle w:val="CommentReference"/>
        </w:rPr>
        <w:commentReference w:id="197"/>
      </w:r>
      <w:r>
        <w:rPr>
          <w:rFonts w:ascii="Times New Roman" w:eastAsia="Times New Roman" w:hAnsi="Times New Roman" w:cs="Times New Roman"/>
          <w:sz w:val="22"/>
        </w:rPr>
        <w:t xml:space="preserve"> a needle inserted into the muscle or surface electrode during resting and volitional states </w:t>
      </w:r>
      <w:r>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Times New Roman" w:hAnsi="Times New Roman" w:cs="Times New Roman"/>
          <w:sz w:val="22"/>
        </w:rPr>
        <w:instrText xml:space="preserve"> ADDIN EN.CITE </w:instrText>
      </w:r>
      <w:r>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Times New Roman" w:hAnsi="Times New Roman" w:cs="Times New Roman"/>
          <w:sz w:val="22"/>
        </w:rPr>
        <w:instrText xml:space="preserve"> ADDIN EN.CITE.DATA </w:instrText>
      </w:r>
      <w:r>
        <w:rPr>
          <w:rFonts w:ascii="Times New Roman" w:hAnsi="Times New Roman" w:cs="Times New Roman"/>
          <w:sz w:val="22"/>
        </w:rPr>
      </w:r>
      <w:r>
        <w:rPr>
          <w:rFonts w:ascii="Times New Roman" w:hAnsi="Times New Roman" w:cs="Times New Roman"/>
          <w:sz w:val="22"/>
        </w:rPr>
        <w:fldChar w:fldCharType="end"/>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[1-6]</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Disorders of the peripheral nerves and muscles are </w:t>
      </w:r>
      <w:ins w:id="198" w:author="Author">
        <w:r>
          <w:rPr>
            <w:rFonts w:ascii="Times New Roman" w:eastAsia="Times New Roman" w:hAnsi="Times New Roman" w:cs="Times New Roman"/>
            <w:sz w:val="22"/>
          </w:rPr>
          <w:t>characterized by</w:t>
        </w:r>
      </w:ins>
      <w:del w:id="199" w:author="Author">
        <w:r>
          <w:rPr>
            <w:rFonts w:ascii="Times New Roman" w:eastAsia="Times New Roman" w:hAnsi="Times New Roman" w:cs="Times New Roman"/>
            <w:sz w:val="22"/>
          </w:rPr>
          <w:delText>identified with the</w:delText>
        </w:r>
      </w:del>
      <w:r>
        <w:rPr>
          <w:rFonts w:ascii="Times New Roman" w:eastAsia="Times New Roman" w:hAnsi="Times New Roman" w:cs="Times New Roman"/>
          <w:sz w:val="22"/>
        </w:rPr>
        <w:t xml:space="preserve"> abnormalities in EMG signals, which reflect the anatomical and physiological states of </w:t>
      </w:r>
      <w:ins w:id="200"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peripheral nerves and muscles </w:t>
      </w:r>
      <w:r>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Times New Roman" w:hAnsi="Times New Roman" w:cs="Times New Roman"/>
          <w:sz w:val="22"/>
        </w:rPr>
        <w:instrText xml:space="preserve"> ADDIN EN.CITE </w:instrText>
      </w:r>
      <w:r>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Times New Roman" w:hAnsi="Times New Roman" w:cs="Times New Roman"/>
          <w:sz w:val="22"/>
        </w:rPr>
        <w:instrText xml:space="preserve"> ADDIN EN.CITE.DATA </w:instrText>
      </w:r>
      <w:r>
        <w:rPr>
          <w:rFonts w:ascii="Times New Roman" w:hAnsi="Times New Roman" w:cs="Times New Roman"/>
          <w:sz w:val="22"/>
        </w:rPr>
      </w:r>
      <w:r>
        <w:rPr>
          <w:rFonts w:ascii="Times New Roman" w:hAnsi="Times New Roman" w:cs="Times New Roman"/>
          <w:sz w:val="22"/>
        </w:rPr>
        <w:fldChar w:fldCharType="end"/>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[1-6]</w:t>
      </w:r>
      <w:r>
        <w:rPr>
          <w:rFonts w:ascii="Times New Roman" w:eastAsia="Times New Roman" w:hAnsi="Times New Roman" w:cs="Times New Roman"/>
          <w:sz w:val="22"/>
        </w:rPr>
        <w:fldChar w:fldCharType="end"/>
      </w:r>
      <w:r>
        <w:rPr>
          <w:rFonts w:ascii="Times New Roman" w:eastAsia="Times New Roman" w:hAnsi="Times New Roman" w:cs="Times New Roman"/>
          <w:sz w:val="22"/>
        </w:rPr>
        <w:t>.</w:t>
      </w:r>
      <w:del w:id="201" w:author="Author">
        <w:r w:rsidDel="00BC7853">
          <w:rPr>
            <w:rFonts w:ascii="Times New Roman" w:eastAsia="Times New Roman" w:hAnsi="Times New Roman" w:cs="Times New Roman"/>
            <w:sz w:val="22"/>
          </w:rPr>
          <w:delText xml:space="preserve"> </w:delText>
        </w:r>
      </w:del>
    </w:p>
    <w:p w14:paraId="3A263C31" w14:textId="0F37E39D"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The signal recorded during muscle contraction</w:t>
      </w:r>
      <w:del w:id="202"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consists of </w:t>
      </w:r>
      <w:ins w:id="203"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motor unit action potential (MUAP)</w:t>
      </w:r>
      <w:ins w:id="204"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which can only be measured from muscles in a volitional state </w:t>
      </w:r>
      <w:ins w:id="205" w:author="Author">
        <w:r>
          <w:rPr>
            <w:rFonts w:ascii="Times New Roman" w:eastAsia="Times New Roman" w:hAnsi="Times New Roman" w:cs="Times New Roman"/>
            <w:sz w:val="22"/>
          </w:rPr>
          <w:t xml:space="preserve">and </w:t>
        </w:r>
      </w:ins>
      <w:r>
        <w:rPr>
          <w:rFonts w:ascii="Times New Roman" w:eastAsia="Times New Roman" w:hAnsi="Times New Roman" w:cs="Times New Roman"/>
          <w:sz w:val="22"/>
        </w:rPr>
        <w:t>not in a resting state</w:t>
      </w:r>
      <w:ins w:id="206" w:author="Author">
        <w:r w:rsidR="007214BA">
          <w:rPr>
            <w:rFonts w:ascii="Times New Roman" w:eastAsia="Times New Roman" w:hAnsi="Times New Roman" w:cs="Times New Roman"/>
            <w:sz w:val="22"/>
          </w:rPr>
          <w:t>;</w:t>
        </w:r>
      </w:ins>
      <w:del w:id="207" w:author="Author">
        <w:r w:rsidDel="007214BA">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w:t>
      </w:r>
      <w:ins w:id="208" w:author="Author">
        <w:del w:id="209" w:author="Author">
          <w:r w:rsidDel="007214BA">
            <w:rPr>
              <w:rFonts w:ascii="Times New Roman" w:eastAsia="Times New Roman" w:hAnsi="Times New Roman" w:cs="Times New Roman"/>
              <w:sz w:val="22"/>
            </w:rPr>
            <w:delText>Because</w:delText>
          </w:r>
        </w:del>
      </w:ins>
      <w:del w:id="210" w:author="Author">
        <w:r w:rsidDel="007214BA">
          <w:rPr>
            <w:rFonts w:ascii="Times New Roman" w:eastAsia="Times New Roman" w:hAnsi="Times New Roman" w:cs="Times New Roman"/>
            <w:sz w:val="22"/>
          </w:rPr>
          <w:delText xml:space="preserve">Since </w:delText>
        </w:r>
      </w:del>
      <w:r>
        <w:rPr>
          <w:rFonts w:ascii="Times New Roman" w:eastAsia="Times New Roman" w:hAnsi="Times New Roman" w:cs="Times New Roman"/>
          <w:sz w:val="22"/>
        </w:rPr>
        <w:t xml:space="preserve">EMG signals during </w:t>
      </w:r>
      <w:ins w:id="211" w:author="Author">
        <w:r>
          <w:rPr>
            <w:rFonts w:ascii="Times New Roman" w:eastAsia="Times New Roman" w:hAnsi="Times New Roman" w:cs="Times New Roman"/>
            <w:sz w:val="22"/>
          </w:rPr>
          <w:t>the</w:t>
        </w:r>
      </w:ins>
      <w:del w:id="212" w:author="Author">
        <w:r>
          <w:rPr>
            <w:rFonts w:ascii="Times New Roman" w:eastAsia="Times New Roman" w:hAnsi="Times New Roman" w:cs="Times New Roman"/>
            <w:sz w:val="22"/>
          </w:rPr>
          <w:delText>a</w:delText>
        </w:r>
      </w:del>
      <w:r>
        <w:rPr>
          <w:rFonts w:ascii="Times New Roman" w:eastAsia="Times New Roman" w:hAnsi="Times New Roman" w:cs="Times New Roman"/>
          <w:sz w:val="22"/>
        </w:rPr>
        <w:t xml:space="preserve"> resting state cannot </w:t>
      </w:r>
      <w:ins w:id="213" w:author="Author">
        <w:r w:rsidR="007214BA">
          <w:rPr>
            <w:rFonts w:ascii="Times New Roman" w:eastAsia="Times New Roman" w:hAnsi="Times New Roman" w:cs="Times New Roman"/>
            <w:sz w:val="22"/>
          </w:rPr>
          <w:t xml:space="preserve">distinguish </w:t>
        </w:r>
      </w:ins>
      <w:del w:id="214" w:author="Author">
        <w:r w:rsidDel="007214BA">
          <w:rPr>
            <w:rFonts w:ascii="Times New Roman" w:eastAsia="Times New Roman" w:hAnsi="Times New Roman" w:cs="Times New Roman"/>
            <w:sz w:val="22"/>
          </w:rPr>
          <w:delText xml:space="preserve">contribute to distinguishing </w:delText>
        </w:r>
      </w:del>
      <w:r>
        <w:rPr>
          <w:rFonts w:ascii="Times New Roman" w:eastAsia="Times New Roman" w:hAnsi="Times New Roman" w:cs="Times New Roman"/>
          <w:sz w:val="22"/>
        </w:rPr>
        <w:t>between neuropathy and myopathy</w:t>
      </w:r>
      <w:ins w:id="215" w:author="Author">
        <w:r w:rsidR="007214BA">
          <w:rPr>
            <w:rFonts w:ascii="Times New Roman" w:eastAsia="Times New Roman" w:hAnsi="Times New Roman" w:cs="Times New Roman"/>
            <w:sz w:val="22"/>
          </w:rPr>
          <w:t>.</w:t>
        </w:r>
      </w:ins>
      <w:del w:id="216" w:author="Author">
        <w:r w:rsidDel="007214BA">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MUAP is an essential key in distinguishing whether a patient has neuropathy or myopathy </w:t>
      </w:r>
      <w:r>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Times New Roman" w:hAnsi="Times New Roman" w:cs="Times New Roman"/>
          <w:sz w:val="22"/>
        </w:rPr>
        <w:instrText xml:space="preserve"> ADDIN EN.CITE </w:instrText>
      </w:r>
      <w:r>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Times New Roman" w:hAnsi="Times New Roman" w:cs="Times New Roman"/>
          <w:sz w:val="22"/>
        </w:rPr>
        <w:instrText xml:space="preserve"> ADDIN EN.CITE.DATA </w:instrText>
      </w:r>
      <w:r>
        <w:rPr>
          <w:rFonts w:ascii="Times New Roman" w:hAnsi="Times New Roman" w:cs="Times New Roman"/>
          <w:sz w:val="22"/>
        </w:rPr>
      </w:r>
      <w:r>
        <w:rPr>
          <w:rFonts w:ascii="Times New Roman" w:hAnsi="Times New Roman" w:cs="Times New Roman"/>
          <w:sz w:val="22"/>
        </w:rPr>
        <w:fldChar w:fldCharType="end"/>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[1, 5-12]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Additionally, when </w:t>
      </w:r>
      <w:del w:id="217"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 xml:space="preserve">neuromuscular disease is in </w:t>
      </w:r>
      <w:ins w:id="218" w:author="Author">
        <w:r>
          <w:rPr>
            <w:rFonts w:ascii="Times New Roman" w:eastAsia="Times New Roman" w:hAnsi="Times New Roman" w:cs="Times New Roman"/>
            <w:sz w:val="22"/>
          </w:rPr>
          <w:t>an</w:t>
        </w:r>
      </w:ins>
      <w:del w:id="219" w:author="Author">
        <w:r>
          <w:rPr>
            <w:rFonts w:ascii="Times New Roman" w:eastAsia="Times New Roman" w:hAnsi="Times New Roman" w:cs="Times New Roman"/>
            <w:sz w:val="22"/>
          </w:rPr>
          <w:delText>the</w:delText>
        </w:r>
      </w:del>
      <w:r>
        <w:rPr>
          <w:rFonts w:ascii="Times New Roman" w:eastAsia="Times New Roman" w:hAnsi="Times New Roman" w:cs="Times New Roman"/>
          <w:sz w:val="22"/>
        </w:rPr>
        <w:t xml:space="preserve"> early state or in a mild abnormal state, abnormal findings are found only in MUAP during a volitional state</w:t>
      </w:r>
      <w:ins w:id="220"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not during </w:t>
      </w:r>
      <w:del w:id="221" w:author="Author">
        <w:r>
          <w:rPr>
            <w:rFonts w:ascii="Times New Roman" w:eastAsia="Times New Roman" w:hAnsi="Times New Roman" w:cs="Times New Roman"/>
            <w:sz w:val="22"/>
          </w:rPr>
          <w:delText xml:space="preserve">in </w:delText>
        </w:r>
      </w:del>
      <w:r>
        <w:rPr>
          <w:rFonts w:ascii="Times New Roman" w:eastAsia="Times New Roman" w:hAnsi="Times New Roman" w:cs="Times New Roman"/>
          <w:sz w:val="22"/>
        </w:rPr>
        <w:t xml:space="preserve">a resting state </w:t>
      </w:r>
      <w:r>
        <w:rPr>
          <w:rFonts w:ascii="Times New Roman" w:hAnsi="Times New Roman" w:cs="Times New Roman"/>
          <w:sz w:val="22"/>
        </w:rPr>
        <w:fldChar w:fldCharType="begin">
          <w:fldData xml:space="preserve">PEVuZE5vdGU+PENpdGU+PEF1dGhvcj5QYWdhbm9uaTwvQXV0aG9yPjxZZWFyPjIwMTM8L1llYXI+
PFJlY051bT45NDwvUmVjTnVtPjxEaXNwbGF5VGV4dD5bMTMsIDE0XTwvRGlzcGxheVRleHQ+PHJl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dWFnZT48L3JlY29yZD48L0NpdGU+PENpdGU+PEF1dGhvcj5NZWVraW5zPC9BdXRob3I+PFllYXI+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</w:fldData>
        </w:fldChar>
      </w:r>
      <w:r>
        <w:rPr>
          <w:rFonts w:ascii="Times New Roman" w:hAnsi="Times New Roman" w:cs="Times New Roman"/>
          <w:sz w:val="22"/>
        </w:rPr>
        <w:instrText xml:space="preserve"> ADDIN EN.CITE </w:instrText>
      </w:r>
      <w:r>
        <w:rPr>
          <w:rFonts w:ascii="Times New Roman" w:hAnsi="Times New Roman" w:cs="Times New Roman"/>
          <w:sz w:val="22"/>
        </w:rPr>
        <w:fldChar w:fldCharType="begin">
          <w:fldData xml:space="preserve">PEVuZE5vdGU+PENpdGU+PEF1dGhvcj5QYWdhbm9uaTwvQXV0aG9yPjxZZWFyPjIwMTM8L1llYXI+
PFJlY051bT45NDwvUmVjTnVtPjxEaXNwbGF5VGV4dD5bMTMsIDE0XTwvRGlzcGxheVRleHQ+PHJl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dWFnZT48L3JlY29yZD48L0NpdGU+PENpdGU+PEF1dGhvcj5NZWVraW5zPC9BdXRob3I+PFllYXI+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</w:fldData>
        </w:fldChar>
      </w:r>
      <w:r>
        <w:rPr>
          <w:rFonts w:ascii="Times New Roman" w:hAnsi="Times New Roman" w:cs="Times New Roman"/>
          <w:sz w:val="22"/>
        </w:rPr>
        <w:instrText xml:space="preserve"> ADDIN EN.CITE.DATA </w:instrText>
      </w:r>
      <w:r>
        <w:rPr>
          <w:rFonts w:ascii="Times New Roman" w:hAnsi="Times New Roman" w:cs="Times New Roman"/>
          <w:sz w:val="22"/>
        </w:rPr>
      </w:r>
      <w:r>
        <w:rPr>
          <w:rFonts w:ascii="Times New Roman" w:hAnsi="Times New Roman" w:cs="Times New Roman"/>
          <w:sz w:val="22"/>
        </w:rPr>
        <w:fldChar w:fldCharType="end"/>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[13, 14]</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del w:id="222" w:author="Author">
        <w:r>
          <w:rPr>
            <w:rFonts w:ascii="Times New Roman" w:eastAsia="Times New Roman" w:hAnsi="Times New Roman" w:cs="Times New Roman"/>
            <w:sz w:val="22"/>
          </w:rPr>
          <w:delText xml:space="preserve">A </w:delText>
        </w:r>
      </w:del>
      <w:ins w:id="223" w:author="Author">
        <w:r>
          <w:rPr>
            <w:rFonts w:ascii="Times New Roman" w:eastAsia="Times New Roman" w:hAnsi="Times New Roman" w:cs="Times New Roman"/>
            <w:sz w:val="22"/>
          </w:rPr>
          <w:t>Patients</w:t>
        </w:r>
      </w:ins>
      <w:del w:id="224" w:author="Author">
        <w:r>
          <w:rPr>
            <w:rFonts w:ascii="Times New Roman" w:eastAsia="Times New Roman" w:hAnsi="Times New Roman" w:cs="Times New Roman"/>
            <w:sz w:val="22"/>
          </w:rPr>
          <w:delText>patient</w:delText>
        </w:r>
      </w:del>
      <w:r>
        <w:rPr>
          <w:rFonts w:ascii="Times New Roman" w:eastAsia="Times New Roman" w:hAnsi="Times New Roman" w:cs="Times New Roman"/>
          <w:sz w:val="22"/>
        </w:rPr>
        <w:t xml:space="preserve"> with peripheral neuropathy commonly </w:t>
      </w:r>
      <w:ins w:id="225" w:author="Author">
        <w:r>
          <w:rPr>
            <w:rFonts w:ascii="Times New Roman" w:eastAsia="Times New Roman" w:hAnsi="Times New Roman" w:cs="Times New Roman"/>
            <w:sz w:val="22"/>
          </w:rPr>
          <w:t>show</w:t>
        </w:r>
      </w:ins>
      <w:del w:id="226" w:author="Author">
        <w:r>
          <w:rPr>
            <w:rFonts w:ascii="Times New Roman" w:eastAsia="Times New Roman" w:hAnsi="Times New Roman" w:cs="Times New Roman"/>
            <w:sz w:val="22"/>
          </w:rPr>
          <w:delText>shows</w:delText>
        </w:r>
      </w:del>
      <w:r>
        <w:rPr>
          <w:rFonts w:ascii="Times New Roman" w:eastAsia="Times New Roman" w:hAnsi="Times New Roman" w:cs="Times New Roman"/>
          <w:sz w:val="22"/>
        </w:rPr>
        <w:t xml:space="preserve"> MUAP with high amplitudes, long durations, and reduced </w:t>
      </w:r>
      <w:ins w:id="227" w:author="Author">
        <w:r>
          <w:rPr>
            <w:rFonts w:ascii="Times New Roman" w:eastAsia="Times New Roman" w:hAnsi="Times New Roman" w:cs="Times New Roman"/>
            <w:sz w:val="22"/>
          </w:rPr>
          <w:t>recruitment</w:t>
        </w:r>
      </w:ins>
      <w:del w:id="228" w:author="Author">
        <w:r>
          <w:rPr>
            <w:rFonts w:ascii="Times New Roman" w:eastAsia="Times New Roman" w:hAnsi="Times New Roman" w:cs="Times New Roman"/>
            <w:sz w:val="22"/>
          </w:rPr>
          <w:delText>recruitments</w:delText>
        </w:r>
      </w:del>
      <w:r>
        <w:rPr>
          <w:rFonts w:ascii="Times New Roman" w:eastAsia="Times New Roman" w:hAnsi="Times New Roman" w:cs="Times New Roman"/>
          <w:sz w:val="22"/>
        </w:rPr>
        <w:t xml:space="preserve">, whereas </w:t>
      </w:r>
      <w:ins w:id="229" w:author="Author">
        <w:r>
          <w:rPr>
            <w:rFonts w:ascii="Times New Roman" w:eastAsia="Times New Roman" w:hAnsi="Times New Roman" w:cs="Times New Roman"/>
            <w:sz w:val="22"/>
          </w:rPr>
          <w:t>patients</w:t>
        </w:r>
      </w:ins>
      <w:del w:id="230" w:author="Author">
        <w:r>
          <w:rPr>
            <w:rFonts w:ascii="Times New Roman" w:eastAsia="Times New Roman" w:hAnsi="Times New Roman" w:cs="Times New Roman"/>
            <w:sz w:val="22"/>
          </w:rPr>
          <w:delText>one</w:delText>
        </w:r>
      </w:del>
      <w:r>
        <w:rPr>
          <w:rFonts w:ascii="Times New Roman" w:eastAsia="Times New Roman" w:hAnsi="Times New Roman" w:cs="Times New Roman"/>
          <w:sz w:val="22"/>
        </w:rPr>
        <w:t xml:space="preserve"> with myopathy commonly </w:t>
      </w:r>
      <w:ins w:id="231" w:author="Author">
        <w:r>
          <w:rPr>
            <w:rFonts w:ascii="Times New Roman" w:eastAsia="Times New Roman" w:hAnsi="Times New Roman" w:cs="Times New Roman"/>
            <w:sz w:val="22"/>
          </w:rPr>
          <w:t>exhibit</w:t>
        </w:r>
      </w:ins>
      <w:del w:id="232" w:author="Author">
        <w:r>
          <w:rPr>
            <w:rFonts w:ascii="Times New Roman" w:eastAsia="Times New Roman" w:hAnsi="Times New Roman" w:cs="Times New Roman"/>
            <w:sz w:val="22"/>
          </w:rPr>
          <w:delText>exhibits</w:delText>
        </w:r>
      </w:del>
      <w:r>
        <w:rPr>
          <w:rFonts w:ascii="Times New Roman" w:eastAsia="Times New Roman" w:hAnsi="Times New Roman" w:cs="Times New Roman"/>
          <w:sz w:val="22"/>
        </w:rPr>
        <w:t xml:space="preserve"> MUAP with small amplitudes, short durations, and early </w:t>
      </w:r>
      <w:ins w:id="233" w:author="Author">
        <w:r>
          <w:rPr>
            <w:rFonts w:ascii="Times New Roman" w:eastAsia="Times New Roman" w:hAnsi="Times New Roman" w:cs="Times New Roman"/>
            <w:sz w:val="22"/>
          </w:rPr>
          <w:t>recruitment</w:t>
        </w:r>
      </w:ins>
      <w:del w:id="234" w:author="Author">
        <w:r>
          <w:rPr>
            <w:rFonts w:ascii="Times New Roman" w:eastAsia="Times New Roman" w:hAnsi="Times New Roman" w:cs="Times New Roman"/>
            <w:sz w:val="22"/>
          </w:rPr>
          <w:delText>recruitments</w:delText>
        </w:r>
      </w:del>
      <w:r>
        <w:rPr>
          <w:rFonts w:ascii="Times New Roman" w:eastAsia="Times New Roman" w:hAnsi="Times New Roman" w:cs="Times New Roman"/>
          <w:sz w:val="22"/>
        </w:rPr>
        <w:t xml:space="preserve"> on </w:t>
      </w:r>
      <w:del w:id="235"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 xml:space="preserve">EMG evaluation </w:t>
      </w:r>
      <w:r>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Times New Roman" w:hAnsi="Times New Roman" w:cs="Times New Roman"/>
          <w:sz w:val="22"/>
        </w:rPr>
        <w:instrText xml:space="preserve"> ADDIN EN.CITE </w:instrText>
      </w:r>
      <w:r>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Times New Roman" w:hAnsi="Times New Roman" w:cs="Times New Roman"/>
          <w:sz w:val="22"/>
        </w:rPr>
        <w:instrText xml:space="preserve"> ADDIN EN.CITE.DATA </w:instrText>
      </w:r>
      <w:r>
        <w:rPr>
          <w:rFonts w:ascii="Times New Roman" w:hAnsi="Times New Roman" w:cs="Times New Roman"/>
          <w:sz w:val="22"/>
        </w:rPr>
      </w:r>
      <w:r>
        <w:rPr>
          <w:rFonts w:ascii="Times New Roman" w:hAnsi="Times New Roman" w:cs="Times New Roman"/>
          <w:sz w:val="22"/>
        </w:rPr>
        <w:fldChar w:fldCharType="end"/>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[1, 5-12]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Needle EMG (nEMG) is a type of EMG that uses </w:t>
      </w:r>
      <w:ins w:id="236" w:author="Author">
        <w:r>
          <w:rPr>
            <w:rFonts w:ascii="Times New Roman" w:eastAsia="Times New Roman" w:hAnsi="Times New Roman" w:cs="Times New Roman"/>
            <w:sz w:val="22"/>
          </w:rPr>
          <w:t xml:space="preserve">a </w:t>
        </w:r>
      </w:ins>
      <w:r>
        <w:rPr>
          <w:rFonts w:ascii="Times New Roman" w:eastAsia="Times New Roman" w:hAnsi="Times New Roman" w:cs="Times New Roman"/>
          <w:sz w:val="22"/>
        </w:rPr>
        <w:t xml:space="preserve">needle as an electrode and is useful for recording </w:t>
      </w:r>
      <w:del w:id="237"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 xml:space="preserve">MUAPs from individual motor units and deep muscles </w:t>
      </w:r>
      <w:r>
        <w:rPr>
          <w:rFonts w:ascii="Times New Roman" w:hAnsi="Times New Roman" w:cs="Times New Roman"/>
          <w:sz w:val="22"/>
        </w:rPr>
        <w:fldChar w:fldCharType="begin">
          <w:fldData xml:space="preserve">PEVuZE5vdGU+PENpdGU+PEF1dGhvcj5NZXJsZXR0aTwvQXV0aG9yPjxZZWFyPjIwMDk8L1llYXI+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==
</w:fldData>
        </w:fldChar>
      </w:r>
      <w:r>
        <w:rPr>
          <w:rFonts w:ascii="Times New Roman" w:hAnsi="Times New Roman" w:cs="Times New Roman"/>
          <w:sz w:val="22"/>
        </w:rPr>
        <w:instrText xml:space="preserve"> ADDIN EN.CITE </w:instrText>
      </w:r>
      <w:r>
        <w:rPr>
          <w:rFonts w:ascii="Times New Roman" w:hAnsi="Times New Roman" w:cs="Times New Roman"/>
          <w:sz w:val="22"/>
        </w:rPr>
        <w:fldChar w:fldCharType="begin">
          <w:fldData xml:space="preserve">PEVuZE5vdGU+PENpdGU+PEF1dGhvcj5NZXJsZXR0aTwvQXV0aG9yPjxZZWFyPjIwMDk8L1llYXI+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==
</w:fldData>
        </w:fldChar>
      </w:r>
      <w:r>
        <w:rPr>
          <w:rFonts w:ascii="Times New Roman" w:hAnsi="Times New Roman" w:cs="Times New Roman"/>
          <w:sz w:val="22"/>
        </w:rPr>
        <w:instrText xml:space="preserve"> ADDIN EN.CITE.DATA </w:instrText>
      </w:r>
      <w:r>
        <w:rPr>
          <w:rFonts w:ascii="Times New Roman" w:hAnsi="Times New Roman" w:cs="Times New Roman"/>
          <w:sz w:val="22"/>
        </w:rPr>
      </w:r>
      <w:r>
        <w:rPr>
          <w:rFonts w:ascii="Times New Roman" w:hAnsi="Times New Roman" w:cs="Times New Roman"/>
          <w:sz w:val="22"/>
        </w:rPr>
        <w:fldChar w:fldCharType="end"/>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[15]</w:t>
      </w:r>
      <w:r>
        <w:rPr>
          <w:rFonts w:ascii="Times New Roman" w:eastAsia="Times New Roman" w:hAnsi="Times New Roman" w:cs="Times New Roman"/>
          <w:sz w:val="22"/>
        </w:rPr>
        <w:fldChar w:fldCharType="end"/>
      </w:r>
      <w:r>
        <w:rPr>
          <w:rFonts w:ascii="Times New Roman" w:eastAsia="Times New Roman" w:hAnsi="Times New Roman" w:cs="Times New Roman"/>
          <w:sz w:val="22"/>
        </w:rPr>
        <w:t>.</w:t>
      </w:r>
      <w:del w:id="238" w:author="Author">
        <w:r w:rsidDel="00BC7853">
          <w:rPr>
            <w:rFonts w:ascii="Times New Roman" w:eastAsia="Times New Roman" w:hAnsi="Times New Roman" w:cs="Times New Roman"/>
            <w:sz w:val="22"/>
          </w:rPr>
          <w:delText xml:space="preserve"> </w:delText>
        </w:r>
      </w:del>
    </w:p>
    <w:p w14:paraId="67E00295" w14:textId="5503631A"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Although EMG plays an important role in diagnosing normal, neuropathy</w:t>
      </w:r>
      <w:ins w:id="239"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or myopathy </w:t>
      </w:r>
      <w:ins w:id="240" w:author="Author">
        <w:r>
          <w:rPr>
            <w:rFonts w:ascii="Times New Roman" w:eastAsia="Times New Roman" w:hAnsi="Times New Roman" w:cs="Times New Roman"/>
            <w:sz w:val="22"/>
          </w:rPr>
          <w:t>in</w:t>
        </w:r>
      </w:ins>
      <w:del w:id="241" w:author="Author">
        <w:r>
          <w:rPr>
            <w:rFonts w:ascii="Times New Roman" w:eastAsia="Times New Roman" w:hAnsi="Times New Roman" w:cs="Times New Roman"/>
            <w:sz w:val="22"/>
          </w:rPr>
          <w:delText>of</w:delText>
        </w:r>
      </w:del>
      <w:r>
        <w:rPr>
          <w:rFonts w:ascii="Times New Roman" w:eastAsia="Times New Roman" w:hAnsi="Times New Roman" w:cs="Times New Roman"/>
          <w:sz w:val="22"/>
        </w:rPr>
        <w:t xml:space="preserve"> a patient, </w:t>
      </w:r>
      <w:commentRangeStart w:id="242"/>
      <w:commentRangeEnd w:id="242"/>
      <w:r>
        <w:rPr>
          <w:rStyle w:val="CommentReference"/>
        </w:rPr>
        <w:commentReference w:id="242"/>
      </w:r>
      <w:ins w:id="243" w:author="Author">
        <w:r>
          <w:rPr>
            <w:rFonts w:ascii="Times New Roman" w:eastAsia="Times New Roman" w:hAnsi="Times New Roman" w:cs="Times New Roman"/>
            <w:sz w:val="22"/>
          </w:rPr>
          <w:t>it has</w:t>
        </w:r>
      </w:ins>
      <w:del w:id="244" w:author="Author">
        <w:r>
          <w:rPr>
            <w:rFonts w:ascii="Times New Roman" w:eastAsia="Times New Roman" w:hAnsi="Times New Roman" w:cs="Times New Roman"/>
            <w:sz w:val="22"/>
          </w:rPr>
          <w:delText>there are</w:delText>
        </w:r>
      </w:del>
      <w:r>
        <w:rPr>
          <w:rFonts w:ascii="Times New Roman" w:eastAsia="Times New Roman" w:hAnsi="Times New Roman" w:cs="Times New Roman"/>
          <w:sz w:val="22"/>
        </w:rPr>
        <w:t xml:space="preserve"> some limitations. First, the accuracy of EMG diagnosis relies on the proficiency of the examiner. Previous studies have reported that </w:t>
      </w:r>
      <w:ins w:id="245"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sensitivity of EMG in the diagnosis of neuropathy, myopathy, and normal </w:t>
      </w:r>
      <w:ins w:id="246" w:author="Author">
        <w:r>
          <w:rPr>
            <w:rFonts w:ascii="Times New Roman" w:eastAsia="Times New Roman" w:hAnsi="Times New Roman" w:cs="Times New Roman"/>
            <w:sz w:val="22"/>
          </w:rPr>
          <w:t>eyes was</w:t>
        </w:r>
      </w:ins>
      <w:del w:id="247" w:author="Author">
        <w:r>
          <w:rPr>
            <w:rFonts w:ascii="Times New Roman" w:eastAsia="Times New Roman" w:hAnsi="Times New Roman" w:cs="Times New Roman"/>
            <w:sz w:val="22"/>
          </w:rPr>
          <w:delText>is</w:delText>
        </w:r>
      </w:del>
      <w:r>
        <w:rPr>
          <w:rFonts w:ascii="Times New Roman" w:eastAsia="Times New Roman" w:hAnsi="Times New Roman" w:cs="Times New Roman"/>
          <w:sz w:val="22"/>
        </w:rPr>
        <w:t xml:space="preserve"> 47–83%, specificity </w:t>
      </w:r>
      <w:ins w:id="248" w:author="Author">
        <w:r>
          <w:rPr>
            <w:rFonts w:ascii="Times New Roman" w:eastAsia="Times New Roman" w:hAnsi="Times New Roman" w:cs="Times New Roman"/>
            <w:sz w:val="22"/>
          </w:rPr>
          <w:t>was</w:t>
        </w:r>
      </w:ins>
      <w:del w:id="249" w:author="Author">
        <w:r>
          <w:rPr>
            <w:rFonts w:ascii="Times New Roman" w:eastAsia="Times New Roman" w:hAnsi="Times New Roman" w:cs="Times New Roman"/>
            <w:sz w:val="22"/>
          </w:rPr>
          <w:delText>is</w:delText>
        </w:r>
      </w:del>
      <w:r>
        <w:rPr>
          <w:rFonts w:ascii="Times New Roman" w:eastAsia="Times New Roman" w:hAnsi="Times New Roman" w:cs="Times New Roman"/>
          <w:sz w:val="22"/>
        </w:rPr>
        <w:t xml:space="preserve"> 73–81%</w:t>
      </w:r>
      <w:ins w:id="250"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and inter</w:t>
      </w:r>
      <w:ins w:id="251" w:author="Author" w:date="2022-03-14T14:05:00Z">
        <w:r w:rsidR="0088222A">
          <w:rPr>
            <w:rFonts w:ascii="Times New Roman" w:eastAsia="Times New Roman" w:hAnsi="Times New Roman" w:cs="Times New Roman"/>
            <w:sz w:val="22"/>
          </w:rPr>
          <w:t>rater</w:t>
        </w:r>
      </w:ins>
      <w:del w:id="252" w:author="Author" w:date="2022-03-14T14:05:00Z">
        <w:r w:rsidDel="0088222A">
          <w:rPr>
            <w:rFonts w:ascii="Times New Roman" w:eastAsia="Times New Roman" w:hAnsi="Times New Roman" w:cs="Times New Roman"/>
            <w:sz w:val="22"/>
          </w:rPr>
          <w:delText>-rater</w:delText>
        </w:r>
      </w:del>
      <w:r>
        <w:rPr>
          <w:rFonts w:ascii="Times New Roman" w:eastAsia="Times New Roman" w:hAnsi="Times New Roman" w:cs="Times New Roman"/>
          <w:sz w:val="22"/>
        </w:rPr>
        <w:t xml:space="preserve"> reliability </w:t>
      </w:r>
      <w:ins w:id="253" w:author="Author">
        <w:r>
          <w:rPr>
            <w:rFonts w:ascii="Times New Roman" w:eastAsia="Times New Roman" w:hAnsi="Times New Roman" w:cs="Times New Roman"/>
            <w:sz w:val="22"/>
          </w:rPr>
          <w:t>was</w:t>
        </w:r>
      </w:ins>
      <w:del w:id="254" w:author="Author">
        <w:r>
          <w:rPr>
            <w:rFonts w:ascii="Times New Roman" w:eastAsia="Times New Roman" w:hAnsi="Times New Roman" w:cs="Times New Roman"/>
            <w:sz w:val="22"/>
          </w:rPr>
          <w:delText>is</w:delText>
        </w:r>
      </w:del>
      <w:r>
        <w:rPr>
          <w:rFonts w:ascii="Times New Roman" w:eastAsia="Times New Roman" w:hAnsi="Times New Roman" w:cs="Times New Roman"/>
          <w:sz w:val="22"/>
        </w:rPr>
        <w:t xml:space="preserve"> 62–81% </w:t>
      </w:r>
      <w:r>
        <w:rPr>
          <w:rFonts w:ascii="Times New Roman" w:hAnsi="Times New Roman" w:cs="Times New Roman"/>
          <w:sz w:val="22"/>
        </w:rPr>
        <w:fldChar w:fldCharType="begin">
          <w:fldData xml:space="preserve">PEVuZE5vdGU+PENpdGU+PEF1dGhvcj5IYWlnPC9BdXRob3I+PFllYXI+MjAwNTwvWWVhcj48UmVj
TnVtPjE2PC9SZWNOdW0+PERpc3BsYXlUZXh0PlsxNi0xOF08L0Rpc3BsYXlUZXh0PjxyZWNvcmQ+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Pr>
          <w:rFonts w:ascii="Times New Roman" w:hAnsi="Times New Roman" w:cs="Times New Roman"/>
          <w:sz w:val="22"/>
        </w:rPr>
        <w:instrText xml:space="preserve"> ADDIN EN.CITE </w:instrText>
      </w:r>
      <w:r>
        <w:rPr>
          <w:rFonts w:ascii="Times New Roman" w:hAnsi="Times New Roman" w:cs="Times New Roman"/>
          <w:sz w:val="22"/>
        </w:rPr>
        <w:fldChar w:fldCharType="begin">
          <w:fldData xml:space="preserve">PEVuZE5vdGU+PENpdGU+PEF1dGhvcj5IYWlnPC9BdXRob3I+PFllYXI+MjAwNTwvWWVhcj48UmVj
TnVtPjE2PC9SZWNOdW0+PERpc3BsYXlUZXh0PlsxNi0xOF08L0Rpc3BsYXlUZXh0PjxyZWNvcmQ+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Pr>
          <w:rFonts w:ascii="Times New Roman" w:hAnsi="Times New Roman" w:cs="Times New Roman"/>
          <w:sz w:val="22"/>
        </w:rPr>
        <w:instrText xml:space="preserve"> ADDIN EN.CITE.DATA </w:instrText>
      </w:r>
      <w:r>
        <w:rPr>
          <w:rFonts w:ascii="Times New Roman" w:hAnsi="Times New Roman" w:cs="Times New Roman"/>
          <w:sz w:val="22"/>
        </w:rPr>
      </w:r>
      <w:r>
        <w:rPr>
          <w:rFonts w:ascii="Times New Roman" w:hAnsi="Times New Roman" w:cs="Times New Roman"/>
          <w:sz w:val="22"/>
        </w:rPr>
        <w:fldChar w:fldCharType="end"/>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[16-18]</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Second, considerable time and effort </w:t>
      </w:r>
      <w:ins w:id="255" w:author="Author">
        <w:r>
          <w:rPr>
            <w:rFonts w:ascii="Times New Roman" w:eastAsia="Times New Roman" w:hAnsi="Times New Roman" w:cs="Times New Roman"/>
            <w:sz w:val="22"/>
          </w:rPr>
          <w:t>are required</w:t>
        </w:r>
      </w:ins>
      <w:del w:id="256" w:author="Author">
        <w:r>
          <w:rPr>
            <w:rFonts w:ascii="Times New Roman" w:eastAsia="Times New Roman" w:hAnsi="Times New Roman" w:cs="Times New Roman"/>
            <w:sz w:val="22"/>
          </w:rPr>
          <w:delText>is needed</w:delText>
        </w:r>
      </w:del>
      <w:r>
        <w:rPr>
          <w:rFonts w:ascii="Times New Roman" w:eastAsia="Times New Roman" w:hAnsi="Times New Roman" w:cs="Times New Roman"/>
          <w:sz w:val="22"/>
        </w:rPr>
        <w:t xml:space="preserve"> to </w:t>
      </w:r>
      <w:ins w:id="257" w:author="Author">
        <w:r>
          <w:rPr>
            <w:rFonts w:ascii="Times New Roman" w:eastAsia="Times New Roman" w:hAnsi="Times New Roman" w:cs="Times New Roman"/>
            <w:sz w:val="22"/>
          </w:rPr>
          <w:t>accurately detect abnormalities in EMG signals</w:t>
        </w:r>
      </w:ins>
      <w:del w:id="258" w:author="Author">
        <w:r>
          <w:rPr>
            <w:rFonts w:ascii="Times New Roman" w:eastAsia="Times New Roman" w:hAnsi="Times New Roman" w:cs="Times New Roman"/>
            <w:sz w:val="22"/>
          </w:rPr>
          <w:delText>abnormalities of EMG signals accurately</w:delText>
        </w:r>
      </w:del>
      <w:r>
        <w:rPr>
          <w:rFonts w:ascii="Times New Roman" w:eastAsia="Times New Roman" w:hAnsi="Times New Roman" w:cs="Times New Roman"/>
          <w:sz w:val="22"/>
        </w:rPr>
        <w:t>. The prevalence of neuropathy and myopathy continues to rise</w:t>
      </w:r>
      <w:ins w:id="259"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w:t>
      </w:r>
      <w:ins w:id="260" w:author="Author">
        <w:r w:rsidR="007214BA">
          <w:rPr>
            <w:rFonts w:ascii="Times New Roman" w:eastAsia="Times New Roman" w:hAnsi="Times New Roman" w:cs="Times New Roman"/>
            <w:sz w:val="22"/>
          </w:rPr>
          <w:t xml:space="preserve">creating a burden on </w:t>
        </w:r>
      </w:ins>
      <w:del w:id="261" w:author="Author">
        <w:r w:rsidDel="007214BA">
          <w:rPr>
            <w:rFonts w:ascii="Times New Roman" w:eastAsia="Times New Roman" w:hAnsi="Times New Roman" w:cs="Times New Roman"/>
            <w:sz w:val="22"/>
          </w:rPr>
          <w:delText xml:space="preserve">which burdens </w:delText>
        </w:r>
      </w:del>
      <w:r>
        <w:rPr>
          <w:rFonts w:ascii="Times New Roman" w:eastAsia="Times New Roman" w:hAnsi="Times New Roman" w:cs="Times New Roman"/>
          <w:sz w:val="22"/>
        </w:rPr>
        <w:t xml:space="preserve">physicians </w:t>
      </w:r>
      <w:ins w:id="262" w:author="Author">
        <w:r w:rsidR="007214BA">
          <w:rPr>
            <w:rFonts w:ascii="Times New Roman" w:eastAsia="Times New Roman" w:hAnsi="Times New Roman" w:cs="Times New Roman"/>
            <w:sz w:val="22"/>
          </w:rPr>
          <w:t xml:space="preserve">with regards to the </w:t>
        </w:r>
      </w:ins>
      <w:del w:id="263" w:author="Author">
        <w:r w:rsidDel="007214BA">
          <w:rPr>
            <w:rFonts w:ascii="Times New Roman" w:eastAsia="Times New Roman" w:hAnsi="Times New Roman" w:cs="Times New Roman"/>
            <w:sz w:val="22"/>
          </w:rPr>
          <w:delText xml:space="preserve">with </w:delText>
        </w:r>
      </w:del>
      <w:ins w:id="264" w:author="Author">
        <w:del w:id="265" w:author="Author">
          <w:r w:rsidDel="007214BA">
            <w:rPr>
              <w:rFonts w:ascii="Times New Roman" w:eastAsia="Times New Roman" w:hAnsi="Times New Roman" w:cs="Times New Roman"/>
              <w:sz w:val="22"/>
            </w:rPr>
            <w:delText xml:space="preserve">an </w:delText>
          </w:r>
        </w:del>
      </w:ins>
      <w:r>
        <w:rPr>
          <w:rFonts w:ascii="Times New Roman" w:eastAsia="Times New Roman" w:hAnsi="Times New Roman" w:cs="Times New Roman"/>
          <w:sz w:val="22"/>
        </w:rPr>
        <w:t xml:space="preserve">increased number of EMG </w:t>
      </w:r>
      <w:ins w:id="266" w:author="Author">
        <w:r w:rsidR="007214BA">
          <w:rPr>
            <w:rFonts w:ascii="Times New Roman" w:eastAsia="Times New Roman" w:hAnsi="Times New Roman" w:cs="Times New Roman"/>
            <w:sz w:val="22"/>
          </w:rPr>
          <w:t xml:space="preserve">that require electrodiagnosis </w:t>
        </w:r>
      </w:ins>
      <w:del w:id="267" w:author="Author">
        <w:r w:rsidDel="007214BA">
          <w:rPr>
            <w:rFonts w:ascii="Times New Roman" w:eastAsia="Times New Roman" w:hAnsi="Times New Roman" w:cs="Times New Roman"/>
            <w:sz w:val="22"/>
          </w:rPr>
          <w:delText>waiting to be electro-diagnosed</w:delText>
        </w:r>
        <w:r>
          <w:rPr>
            <w:rFonts w:ascii="Times New Roman" w:eastAsia="Times New Roman" w:hAnsi="Times New Roman" w:cs="Times New Roman"/>
            <w:sz w:val="22"/>
          </w:rPr>
          <w:delText>.</w:delText>
        </w:r>
        <w:r w:rsidDel="007214BA">
          <w:rPr>
            <w:rFonts w:ascii="Times New Roman" w:eastAsia="Times New Roman" w:hAnsi="Times New Roman" w:cs="Times New Roman"/>
            <w:sz w:val="22"/>
          </w:rPr>
          <w:delText xml:space="preserve"> </w:delText>
        </w:r>
      </w:del>
      <w:r>
        <w:rPr>
          <w:rFonts w:ascii="Times New Roman" w:hAnsi="Times New Roman" w:cs="Times New Roman"/>
          <w:sz w:val="22"/>
        </w:rPr>
        <w:fldChar w:fldCharType="begin">
          <w:fldData xml:space="preserve">PEVuZE5vdGU+PENpdGU+PEF1dGhvcj5BcnRodXI8L0F1dGhvcj48WWVhcj4yMDE2PC9ZZWFyPjxS
ZWNOdW0+NTU8L1JlY051bT48RGlzcGxheVRleHQ+WzE5LTIyXTwvRGlzcGxheVRleHQ+PHJlY29y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Pr>
          <w:rFonts w:ascii="Times New Roman" w:hAnsi="Times New Roman" w:cs="Times New Roman"/>
          <w:sz w:val="22"/>
        </w:rPr>
        <w:instrText xml:space="preserve"> ADDIN EN.CITE </w:instrText>
      </w:r>
      <w:r>
        <w:rPr>
          <w:rFonts w:ascii="Times New Roman" w:hAnsi="Times New Roman" w:cs="Times New Roman"/>
          <w:sz w:val="22"/>
        </w:rPr>
        <w:fldChar w:fldCharType="begin">
          <w:fldData xml:space="preserve">PEVuZE5vdGU+PENpdGU+PEF1dGhvcj5BcnRodXI8L0F1dGhvcj48WWVhcj4yMDE2PC9ZZWFyPjxS
ZWNOdW0+NTU8L1JlY051bT48RGlzcGxheVRleHQ+WzE5LTIyXTwvRGlzcGxheVRleHQ+PHJlY29y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Pr>
          <w:rFonts w:ascii="Times New Roman" w:hAnsi="Times New Roman" w:cs="Times New Roman"/>
          <w:sz w:val="22"/>
        </w:rPr>
        <w:instrText xml:space="preserve"> ADDIN EN.CITE.DATA </w:instrText>
      </w:r>
      <w:r>
        <w:rPr>
          <w:rFonts w:ascii="Times New Roman" w:hAnsi="Times New Roman" w:cs="Times New Roman"/>
          <w:sz w:val="22"/>
        </w:rPr>
      </w:r>
      <w:r>
        <w:rPr>
          <w:rFonts w:ascii="Times New Roman" w:hAnsi="Times New Roman" w:cs="Times New Roman"/>
          <w:sz w:val="22"/>
        </w:rPr>
        <w:fldChar w:fldCharType="end"/>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[19-22]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An accurate, efficient, and automated approach may be helpful </w:t>
      </w:r>
      <w:ins w:id="268" w:author="Author">
        <w:r>
          <w:rPr>
            <w:rFonts w:ascii="Times New Roman" w:eastAsia="Times New Roman" w:hAnsi="Times New Roman" w:cs="Times New Roman"/>
            <w:sz w:val="22"/>
          </w:rPr>
          <w:t>for</w:t>
        </w:r>
      </w:ins>
      <w:del w:id="269" w:author="Author">
        <w:r>
          <w:rPr>
            <w:rFonts w:ascii="Times New Roman" w:eastAsia="Times New Roman" w:hAnsi="Times New Roman" w:cs="Times New Roman"/>
            <w:sz w:val="22"/>
          </w:rPr>
          <w:delText>in</w:delText>
        </w:r>
      </w:del>
      <w:r>
        <w:rPr>
          <w:rFonts w:ascii="Times New Roman" w:eastAsia="Times New Roman" w:hAnsi="Times New Roman" w:cs="Times New Roman"/>
          <w:sz w:val="22"/>
        </w:rPr>
        <w:t xml:space="preserve"> clinical diagnosis using </w:t>
      </w:r>
      <w:del w:id="270"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nEMG.</w:t>
      </w:r>
    </w:p>
    <w:p w14:paraId="2278136D" w14:textId="5D5BBAFD"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lastRenderedPageBreak/>
        <w:t xml:space="preserve">Recently, </w:t>
      </w:r>
      <w:del w:id="271" w:author="Author">
        <w:r>
          <w:rPr>
            <w:rFonts w:ascii="Times New Roman" w:eastAsia="Times New Roman" w:hAnsi="Times New Roman" w:cs="Times New Roman"/>
            <w:sz w:val="22"/>
          </w:rPr>
          <w:delText xml:space="preserve">a </w:delText>
        </w:r>
      </w:del>
      <w:r>
        <w:rPr>
          <w:rFonts w:ascii="Times New Roman" w:eastAsia="Times New Roman" w:hAnsi="Times New Roman" w:cs="Times New Roman"/>
          <w:sz w:val="22"/>
        </w:rPr>
        <w:t xml:space="preserve">deep learning has been used to </w:t>
      </w:r>
      <w:ins w:id="272" w:author="Author">
        <w:r>
          <w:rPr>
            <w:rFonts w:ascii="Times New Roman" w:eastAsia="Times New Roman" w:hAnsi="Times New Roman" w:cs="Times New Roman"/>
            <w:sz w:val="22"/>
          </w:rPr>
          <w:t>analyze</w:t>
        </w:r>
      </w:ins>
      <w:del w:id="273" w:author="Author">
        <w:r>
          <w:rPr>
            <w:rFonts w:ascii="Times New Roman" w:eastAsia="Times New Roman" w:hAnsi="Times New Roman" w:cs="Times New Roman"/>
            <w:sz w:val="22"/>
          </w:rPr>
          <w:delText>analyzing</w:delText>
        </w:r>
      </w:del>
      <w:r>
        <w:rPr>
          <w:rFonts w:ascii="Times New Roman" w:eastAsia="Times New Roman" w:hAnsi="Times New Roman" w:cs="Times New Roman"/>
          <w:sz w:val="22"/>
        </w:rPr>
        <w:t xml:space="preserve"> </w:t>
      </w:r>
      <w:ins w:id="274" w:author="Author">
        <w:r w:rsidR="00B3591B">
          <w:rPr>
            <w:rFonts w:ascii="Times New Roman" w:eastAsia="Times New Roman" w:hAnsi="Times New Roman" w:cs="Times New Roman"/>
            <w:sz w:val="22"/>
          </w:rPr>
          <w:t xml:space="preserve">large </w:t>
        </w:r>
      </w:ins>
      <w:del w:id="275" w:author="Author">
        <w:r w:rsidDel="00B3591B">
          <w:rPr>
            <w:rFonts w:ascii="Times New Roman" w:eastAsia="Times New Roman" w:hAnsi="Times New Roman" w:cs="Times New Roman"/>
            <w:sz w:val="22"/>
          </w:rPr>
          <w:delText xml:space="preserve">big </w:delText>
        </w:r>
      </w:del>
      <w:ins w:id="276" w:author="Author">
        <w:r w:rsidR="00B3591B">
          <w:rPr>
            <w:rFonts w:ascii="Times New Roman" w:eastAsia="Times New Roman" w:hAnsi="Times New Roman" w:cs="Times New Roman"/>
            <w:sz w:val="22"/>
          </w:rPr>
          <w:t>datasets</w:t>
        </w:r>
      </w:ins>
      <w:del w:id="277" w:author="Author">
        <w:r w:rsidDel="00B3591B">
          <w:rPr>
            <w:rFonts w:ascii="Times New Roman" w:eastAsia="Times New Roman" w:hAnsi="Times New Roman" w:cs="Times New Roman"/>
            <w:sz w:val="22"/>
          </w:rPr>
          <w:delText>data</w:delText>
        </w:r>
      </w:del>
      <w:r>
        <w:rPr>
          <w:rFonts w:ascii="Times New Roman" w:eastAsia="Times New Roman" w:hAnsi="Times New Roman" w:cs="Times New Roman"/>
          <w:sz w:val="22"/>
        </w:rPr>
        <w:t xml:space="preserve"> in many fields, and it </w:t>
      </w:r>
      <w:ins w:id="278" w:author="Author">
        <w:r>
          <w:rPr>
            <w:rFonts w:ascii="Times New Roman" w:eastAsia="Times New Roman" w:hAnsi="Times New Roman" w:cs="Times New Roman"/>
            <w:sz w:val="22"/>
          </w:rPr>
          <w:t>has</w:t>
        </w:r>
      </w:ins>
      <w:del w:id="279" w:author="Author">
        <w:r>
          <w:rPr>
            <w:rFonts w:ascii="Times New Roman" w:eastAsia="Times New Roman" w:hAnsi="Times New Roman" w:cs="Times New Roman"/>
            <w:sz w:val="22"/>
          </w:rPr>
          <w:delText>is</w:delText>
        </w:r>
      </w:del>
      <w:r>
        <w:rPr>
          <w:rFonts w:ascii="Times New Roman" w:eastAsia="Times New Roman" w:hAnsi="Times New Roman" w:cs="Times New Roman"/>
          <w:sz w:val="22"/>
        </w:rPr>
        <w:t xml:space="preserve"> also </w:t>
      </w:r>
      <w:ins w:id="280" w:author="Author">
        <w:r>
          <w:rPr>
            <w:rFonts w:ascii="Times New Roman" w:eastAsia="Times New Roman" w:hAnsi="Times New Roman" w:cs="Times New Roman"/>
            <w:sz w:val="22"/>
          </w:rPr>
          <w:t xml:space="preserve">been </w:t>
        </w:r>
      </w:ins>
      <w:r>
        <w:rPr>
          <w:rFonts w:ascii="Times New Roman" w:eastAsia="Times New Roman" w:hAnsi="Times New Roman" w:cs="Times New Roman"/>
          <w:sz w:val="22"/>
        </w:rPr>
        <w:t>applied to clinical data</w:t>
      </w:r>
      <w:ins w:id="281"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including waveform</w:t>
      </w:r>
      <w:ins w:id="282" w:author="Author">
        <w:r>
          <w:rPr>
            <w:rFonts w:ascii="Times New Roman" w:eastAsia="Times New Roman" w:hAnsi="Times New Roman" w:cs="Times New Roman"/>
            <w:sz w:val="22"/>
          </w:rPr>
          <w:t xml:space="preserve"> and</w:t>
        </w:r>
      </w:ins>
      <w:del w:id="283"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time series data</w:t>
      </w:r>
      <w:ins w:id="284"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such as electrocardiography and electroencephalography </w:t>
      </w:r>
      <w:r>
        <w:rPr>
          <w:rFonts w:ascii="Times New Roman" w:hAnsi="Times New Roman" w:cs="Times New Roman"/>
          <w:sz w:val="22"/>
        </w:rPr>
        <w:fldChar w:fldCharType="begin">
          <w:fldData xml:space="preserve">PEVuZE5vdGU+PENpdGU+PEF1dGhvcj5BbGZhcmFzPC9BdXRob3I+PFllYXI+MjAxOTwvWWVhcj48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</w:fldData>
        </w:fldChar>
      </w:r>
      <w:r>
        <w:rPr>
          <w:rFonts w:ascii="Times New Roman" w:hAnsi="Times New Roman" w:cs="Times New Roman"/>
          <w:sz w:val="22"/>
        </w:rPr>
        <w:instrText xml:space="preserve"> ADDIN EN.CITE </w:instrText>
      </w:r>
      <w:r>
        <w:rPr>
          <w:rFonts w:ascii="Times New Roman" w:hAnsi="Times New Roman" w:cs="Times New Roman"/>
          <w:sz w:val="22"/>
        </w:rPr>
        <w:fldChar w:fldCharType="begin">
          <w:fldData xml:space="preserve">PEVuZE5vdGU+PENpdGU+PEF1dGhvcj5BbGZhcmFzPC9BdXRob3I+PFllYXI+MjAxOTwvWWVhcj48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</w:fldData>
        </w:fldChar>
      </w:r>
      <w:r>
        <w:rPr>
          <w:rFonts w:ascii="Times New Roman" w:hAnsi="Times New Roman" w:cs="Times New Roman"/>
          <w:sz w:val="22"/>
        </w:rPr>
        <w:instrText xml:space="preserve"> ADDIN EN.CITE.DATA </w:instrText>
      </w:r>
      <w:r>
        <w:rPr>
          <w:rFonts w:ascii="Times New Roman" w:hAnsi="Times New Roman" w:cs="Times New Roman"/>
          <w:sz w:val="22"/>
        </w:rPr>
      </w:r>
      <w:r>
        <w:rPr>
          <w:rFonts w:ascii="Times New Roman" w:hAnsi="Times New Roman" w:cs="Times New Roman"/>
          <w:sz w:val="22"/>
        </w:rPr>
        <w:fldChar w:fldCharType="end"/>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[23-26]</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There have also been </w:t>
      </w:r>
      <w:ins w:id="285" w:author="Author">
        <w:r>
          <w:rPr>
            <w:rFonts w:ascii="Times New Roman" w:eastAsia="Times New Roman" w:hAnsi="Times New Roman" w:cs="Times New Roman"/>
            <w:sz w:val="22"/>
          </w:rPr>
          <w:t xml:space="preserve">a </w:t>
        </w:r>
      </w:ins>
      <w:r>
        <w:rPr>
          <w:rFonts w:ascii="Times New Roman" w:eastAsia="Times New Roman" w:hAnsi="Times New Roman" w:cs="Times New Roman"/>
          <w:sz w:val="22"/>
        </w:rPr>
        <w:t>number of studies</w:t>
      </w:r>
      <w:commentRangeStart w:id="286"/>
      <w:r>
        <w:rPr>
          <w:rFonts w:ascii="Times New Roman" w:eastAsia="Times New Roman" w:hAnsi="Times New Roman" w:cs="Times New Roman"/>
          <w:sz w:val="22"/>
        </w:rPr>
        <w:t xml:space="preserve"> on </w:t>
      </w:r>
      <w:commentRangeEnd w:id="286"/>
      <w:r w:rsidR="00B3591B">
        <w:rPr>
          <w:rStyle w:val="CommentReference"/>
        </w:rPr>
        <w:commentReference w:id="286"/>
      </w:r>
      <w:r>
        <w:rPr>
          <w:rFonts w:ascii="Times New Roman" w:eastAsia="Times New Roman" w:hAnsi="Times New Roman" w:cs="Times New Roman"/>
          <w:sz w:val="22"/>
        </w:rPr>
        <w:t xml:space="preserve">deep learning in medical applications </w:t>
      </w:r>
      <w:ins w:id="287" w:author="Author">
        <w:r>
          <w:rPr>
            <w:rFonts w:ascii="Times New Roman" w:eastAsia="Times New Roman" w:hAnsi="Times New Roman" w:cs="Times New Roman"/>
            <w:sz w:val="22"/>
          </w:rPr>
          <w:t>where</w:t>
        </w:r>
      </w:ins>
      <w:del w:id="288" w:author="Author">
        <w:r>
          <w:rPr>
            <w:rFonts w:ascii="Times New Roman" w:eastAsia="Times New Roman" w:hAnsi="Times New Roman" w:cs="Times New Roman"/>
            <w:sz w:val="22"/>
          </w:rPr>
          <w:delText>which</w:delText>
        </w:r>
      </w:del>
      <w:r>
        <w:rPr>
          <w:rFonts w:ascii="Times New Roman" w:eastAsia="Times New Roman" w:hAnsi="Times New Roman" w:cs="Times New Roman"/>
          <w:sz w:val="22"/>
        </w:rPr>
        <w:t xml:space="preserve"> the performance of the deep</w:t>
      </w:r>
      <w:ins w:id="289" w:author="Author" w:date="2022-03-14T14:05:00Z">
        <w:r w:rsidR="0088222A">
          <w:rPr>
            <w:rFonts w:ascii="Times New Roman" w:eastAsia="Times New Roman" w:hAnsi="Times New Roman" w:cs="Times New Roman"/>
            <w:sz w:val="22"/>
          </w:rPr>
          <w:t>-</w:t>
        </w:r>
      </w:ins>
      <w:del w:id="290" w:author="Author" w:date="2022-03-14T14:05:00Z">
        <w:r w:rsidDel="0088222A">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was similar to or better than that of humans </w:t>
      </w:r>
      <w:r>
        <w:rPr>
          <w:rFonts w:ascii="Times New Roman" w:hAnsi="Times New Roman" w:cs="Times New Roman"/>
          <w:sz w:val="22"/>
        </w:rPr>
        <w:fldChar w:fldCharType="begin">
          <w:fldData xml:space="preserve">PEVuZE5vdGU+PENpdGU+PEF1dGhvcj5CaWVuPC9BdXRob3I+PFllYXI+MjAxODwvWWVhcj48UmVj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</w:fldData>
        </w:fldChar>
      </w:r>
      <w:r>
        <w:rPr>
          <w:rFonts w:ascii="Times New Roman" w:hAnsi="Times New Roman" w:cs="Times New Roman"/>
          <w:sz w:val="22"/>
        </w:rPr>
        <w:instrText xml:space="preserve"> ADDIN EN.CITE </w:instrText>
      </w:r>
      <w:r>
        <w:rPr>
          <w:rFonts w:ascii="Times New Roman" w:hAnsi="Times New Roman" w:cs="Times New Roman"/>
          <w:sz w:val="22"/>
        </w:rPr>
        <w:fldChar w:fldCharType="begin">
          <w:fldData xml:space="preserve">PEVuZE5vdGU+PENpdGU+PEF1dGhvcj5CaWVuPC9BdXRob3I+PFllYXI+MjAxODwvWWVhcj48UmVj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</w:fldData>
        </w:fldChar>
      </w:r>
      <w:r>
        <w:rPr>
          <w:rFonts w:ascii="Times New Roman" w:hAnsi="Times New Roman" w:cs="Times New Roman"/>
          <w:sz w:val="22"/>
        </w:rPr>
        <w:instrText xml:space="preserve"> ADDIN EN.CITE.DATA </w:instrText>
      </w:r>
      <w:r>
        <w:rPr>
          <w:rFonts w:ascii="Times New Roman" w:hAnsi="Times New Roman" w:cs="Times New Roman"/>
          <w:sz w:val="22"/>
        </w:rPr>
      </w:r>
      <w:r>
        <w:rPr>
          <w:rFonts w:ascii="Times New Roman" w:hAnsi="Times New Roman" w:cs="Times New Roman"/>
          <w:sz w:val="22"/>
        </w:rPr>
        <w:fldChar w:fldCharType="end"/>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[27-30]</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In previous </w:t>
      </w:r>
      <w:ins w:id="291" w:author="Author">
        <w:r w:rsidR="00B3591B">
          <w:rPr>
            <w:rFonts w:ascii="Times New Roman" w:eastAsia="Times New Roman" w:hAnsi="Times New Roman" w:cs="Times New Roman"/>
            <w:sz w:val="22"/>
          </w:rPr>
          <w:t xml:space="preserve">EMG </w:t>
        </w:r>
      </w:ins>
      <w:r>
        <w:rPr>
          <w:rFonts w:ascii="Times New Roman" w:eastAsia="Times New Roman" w:hAnsi="Times New Roman" w:cs="Times New Roman"/>
          <w:sz w:val="22"/>
        </w:rPr>
        <w:t>studies</w:t>
      </w:r>
      <w:del w:id="292" w:author="Author">
        <w:r w:rsidDel="00B3591B">
          <w:rPr>
            <w:rFonts w:ascii="Times New Roman" w:eastAsia="Times New Roman" w:hAnsi="Times New Roman" w:cs="Times New Roman"/>
            <w:sz w:val="22"/>
          </w:rPr>
          <w:delText xml:space="preserve"> on EMG</w:delText>
        </w:r>
      </w:del>
      <w:r>
        <w:rPr>
          <w:rFonts w:ascii="Times New Roman" w:eastAsia="Times New Roman" w:hAnsi="Times New Roman" w:cs="Times New Roman"/>
          <w:sz w:val="22"/>
        </w:rPr>
        <w:t xml:space="preserve">, machine learning has been mainly used to analyze the abnormal spontaneous activities that </w:t>
      </w:r>
      <w:ins w:id="293" w:author="Author">
        <w:r>
          <w:rPr>
            <w:rFonts w:ascii="Times New Roman" w:eastAsia="Times New Roman" w:hAnsi="Times New Roman" w:cs="Times New Roman"/>
            <w:sz w:val="22"/>
          </w:rPr>
          <w:t>are</w:t>
        </w:r>
      </w:ins>
      <w:del w:id="294" w:author="Author">
        <w:r>
          <w:rPr>
            <w:rFonts w:ascii="Times New Roman" w:eastAsia="Times New Roman" w:hAnsi="Times New Roman" w:cs="Times New Roman"/>
            <w:sz w:val="22"/>
          </w:rPr>
          <w:delText>is</w:delText>
        </w:r>
      </w:del>
      <w:r>
        <w:rPr>
          <w:rFonts w:ascii="Times New Roman" w:eastAsia="Times New Roman" w:hAnsi="Times New Roman" w:cs="Times New Roman"/>
          <w:sz w:val="22"/>
        </w:rPr>
        <w:t xml:space="preserve"> present on EMG during </w:t>
      </w:r>
      <w:ins w:id="295"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resting state or </w:t>
      </w:r>
      <w:del w:id="296"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 xml:space="preserve">gestures that are not related to the diagnosis of neuromuscular diseases using surface EMG </w:t>
      </w:r>
      <w:r>
        <w:rPr>
          <w:rFonts w:ascii="Times New Roman" w:hAnsi="Times New Roman" w:cs="Times New Roman"/>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Pr>
          <w:rFonts w:ascii="Times New Roman" w:hAnsi="Times New Roman" w:cs="Times New Roman"/>
          <w:sz w:val="22"/>
        </w:rPr>
        <w:instrText xml:space="preserve"> ADDIN EN.CITE </w:instrText>
      </w:r>
      <w:r>
        <w:rPr>
          <w:rFonts w:ascii="Times New Roman" w:hAnsi="Times New Roman" w:cs="Times New Roman"/>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Pr>
          <w:rFonts w:ascii="Times New Roman" w:hAnsi="Times New Roman" w:cs="Times New Roman"/>
          <w:sz w:val="22"/>
        </w:rPr>
        <w:instrText xml:space="preserve"> ADDIN EN.CITE.DATA </w:instrText>
      </w:r>
      <w:r>
        <w:rPr>
          <w:rFonts w:ascii="Times New Roman" w:hAnsi="Times New Roman" w:cs="Times New Roman"/>
          <w:sz w:val="22"/>
        </w:rPr>
      </w:r>
      <w:r>
        <w:rPr>
          <w:rFonts w:ascii="Times New Roman" w:hAnsi="Times New Roman" w:cs="Times New Roman"/>
          <w:sz w:val="22"/>
        </w:rPr>
        <w:fldChar w:fldCharType="end"/>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[31-35]</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To the best of our knowledge, </w:t>
      </w:r>
      <w:commentRangeStart w:id="297"/>
      <w:r>
        <w:rPr>
          <w:rFonts w:ascii="Times New Roman" w:eastAsia="Times New Roman" w:hAnsi="Times New Roman" w:cs="Times New Roman"/>
          <w:sz w:val="22"/>
        </w:rPr>
        <w:t xml:space="preserve">few studies have </w:t>
      </w:r>
      <w:ins w:id="298" w:author="Author">
        <w:r>
          <w:rPr>
            <w:rFonts w:ascii="Times New Roman" w:eastAsia="Times New Roman" w:hAnsi="Times New Roman" w:cs="Times New Roman"/>
            <w:sz w:val="22"/>
          </w:rPr>
          <w:t>used</w:t>
        </w:r>
      </w:ins>
      <w:del w:id="299" w:author="Author">
        <w:r>
          <w:rPr>
            <w:rFonts w:ascii="Times New Roman" w:eastAsia="Times New Roman" w:hAnsi="Times New Roman" w:cs="Times New Roman"/>
            <w:sz w:val="22"/>
          </w:rPr>
          <w:delText>been reported using</w:delText>
        </w:r>
      </w:del>
      <w:r>
        <w:rPr>
          <w:rFonts w:ascii="Times New Roman" w:eastAsia="Times New Roman" w:hAnsi="Times New Roman" w:cs="Times New Roman"/>
          <w:sz w:val="22"/>
        </w:rPr>
        <w:t xml:space="preserve"> machine learning to analyze nEMG signals during </w:t>
      </w:r>
      <w:del w:id="300" w:author="Author">
        <w:r>
          <w:rPr>
            <w:rFonts w:ascii="Times New Roman" w:eastAsia="Times New Roman" w:hAnsi="Times New Roman" w:cs="Times New Roman"/>
            <w:sz w:val="22"/>
          </w:rPr>
          <w:delText xml:space="preserve">a </w:delText>
        </w:r>
      </w:del>
      <w:r>
        <w:rPr>
          <w:rFonts w:ascii="Times New Roman" w:eastAsia="Times New Roman" w:hAnsi="Times New Roman" w:cs="Times New Roman"/>
          <w:sz w:val="22"/>
        </w:rPr>
        <w:t xml:space="preserve">volitional </w:t>
      </w:r>
      <w:ins w:id="301" w:author="Author">
        <w:r>
          <w:rPr>
            <w:rFonts w:ascii="Times New Roman" w:eastAsia="Times New Roman" w:hAnsi="Times New Roman" w:cs="Times New Roman"/>
            <w:sz w:val="22"/>
          </w:rPr>
          <w:t>states</w:t>
        </w:r>
      </w:ins>
      <w:del w:id="302" w:author="Author">
        <w:r>
          <w:rPr>
            <w:rFonts w:ascii="Times New Roman" w:eastAsia="Times New Roman" w:hAnsi="Times New Roman" w:cs="Times New Roman"/>
            <w:sz w:val="22"/>
          </w:rPr>
          <w:delText>state</w:delText>
        </w:r>
      </w:del>
      <w:r>
        <w:rPr>
          <w:rFonts w:ascii="Times New Roman" w:eastAsia="Times New Roman" w:hAnsi="Times New Roman" w:cs="Times New Roman"/>
          <w:sz w:val="22"/>
        </w:rPr>
        <w:t>.</w:t>
      </w:r>
      <w:commentRangeEnd w:id="297"/>
      <w:r w:rsidR="00A84E8A">
        <w:rPr>
          <w:rStyle w:val="CommentReference"/>
        </w:rPr>
        <w:commentReference w:id="297"/>
      </w:r>
      <w:del w:id="303" w:author="Author">
        <w:r w:rsidDel="00BC7853">
          <w:rPr>
            <w:rFonts w:ascii="Times New Roman" w:eastAsia="Times New Roman" w:hAnsi="Times New Roman" w:cs="Times New Roman"/>
            <w:sz w:val="22"/>
          </w:rPr>
          <w:delText xml:space="preserve"> </w:delText>
        </w:r>
      </w:del>
    </w:p>
    <w:p w14:paraId="738DFD2F" w14:textId="39D2D1F0"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To overcome the diagnostic limitations of EMG and investigate the feasibility of machine learning on nEMG during a volitional state, we developed a deep</w:t>
      </w:r>
      <w:ins w:id="304" w:author="Author">
        <w:r w:rsidR="002B0F6B">
          <w:rPr>
            <w:rFonts w:ascii="Times New Roman" w:eastAsia="Times New Roman" w:hAnsi="Times New Roman" w:cs="Times New Roman"/>
            <w:sz w:val="22"/>
          </w:rPr>
          <w:t>-</w:t>
        </w:r>
      </w:ins>
      <w:del w:id="305"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that </w:t>
      </w:r>
      <w:ins w:id="306" w:author="Author">
        <w:r>
          <w:rPr>
            <w:rFonts w:ascii="Times New Roman" w:eastAsia="Times New Roman" w:hAnsi="Times New Roman" w:cs="Times New Roman"/>
            <w:sz w:val="22"/>
          </w:rPr>
          <w:t>can</w:t>
        </w:r>
      </w:ins>
      <w:del w:id="307" w:author="Author">
        <w:r>
          <w:rPr>
            <w:rFonts w:ascii="Times New Roman" w:eastAsia="Times New Roman" w:hAnsi="Times New Roman" w:cs="Times New Roman"/>
            <w:sz w:val="22"/>
          </w:rPr>
          <w:delText>could</w:delText>
        </w:r>
      </w:del>
      <w:r>
        <w:rPr>
          <w:rFonts w:ascii="Times New Roman" w:eastAsia="Times New Roman" w:hAnsi="Times New Roman" w:cs="Times New Roman"/>
          <w:sz w:val="22"/>
        </w:rPr>
        <w:t xml:space="preserve"> classify </w:t>
      </w:r>
      <w:del w:id="308" w:author="Author">
        <w:r>
          <w:rPr>
            <w:rFonts w:ascii="Times New Roman" w:eastAsia="Times New Roman" w:hAnsi="Times New Roman" w:cs="Times New Roman"/>
            <w:sz w:val="22"/>
          </w:rPr>
          <w:delText xml:space="preserve">the </w:delText>
        </w:r>
      </w:del>
      <w:ins w:id="309" w:author="Author">
        <w:r>
          <w:rPr>
            <w:rFonts w:ascii="Times New Roman" w:eastAsia="Times New Roman" w:hAnsi="Times New Roman" w:cs="Times New Roman"/>
            <w:sz w:val="22"/>
          </w:rPr>
          <w:t>patients</w:t>
        </w:r>
      </w:ins>
      <w:del w:id="310" w:author="Author">
        <w:r>
          <w:rPr>
            <w:rFonts w:ascii="Times New Roman" w:eastAsia="Times New Roman" w:hAnsi="Times New Roman" w:cs="Times New Roman"/>
            <w:sz w:val="22"/>
          </w:rPr>
          <w:delText>patient</w:delText>
        </w:r>
      </w:del>
      <w:r>
        <w:rPr>
          <w:rFonts w:ascii="Times New Roman" w:eastAsia="Times New Roman" w:hAnsi="Times New Roman" w:cs="Times New Roman"/>
          <w:sz w:val="22"/>
        </w:rPr>
        <w:t xml:space="preserve"> </w:t>
      </w:r>
      <w:del w:id="311" w:author="Author" w:date="2022-03-14T13:55:00Z">
        <w:r w:rsidDel="00A84E8A">
          <w:rPr>
            <w:rFonts w:ascii="Times New Roman" w:eastAsia="Times New Roman" w:hAnsi="Times New Roman" w:cs="Times New Roman"/>
            <w:sz w:val="22"/>
          </w:rPr>
          <w:delText xml:space="preserve">into </w:delText>
        </w:r>
      </w:del>
      <w:ins w:id="312" w:author="Author" w:date="2022-03-14T13:55:00Z">
        <w:r w:rsidR="00A84E8A">
          <w:rPr>
            <w:rFonts w:ascii="Times New Roman" w:eastAsia="Times New Roman" w:hAnsi="Times New Roman" w:cs="Times New Roman"/>
            <w:sz w:val="22"/>
          </w:rPr>
          <w:t>as hav</w:t>
        </w:r>
      </w:ins>
      <w:ins w:id="313" w:author="Author" w:date="2022-03-14T13:56:00Z">
        <w:r w:rsidR="00A84E8A">
          <w:rPr>
            <w:rFonts w:ascii="Times New Roman" w:eastAsia="Times New Roman" w:hAnsi="Times New Roman" w:cs="Times New Roman"/>
            <w:sz w:val="22"/>
          </w:rPr>
          <w:t>ing</w:t>
        </w:r>
      </w:ins>
      <w:ins w:id="314" w:author="Author" w:date="2022-03-14T13:55:00Z">
        <w:r w:rsidR="00A84E8A">
          <w:rPr>
            <w:rFonts w:ascii="Times New Roman" w:eastAsia="Times New Roman" w:hAnsi="Times New Roman" w:cs="Times New Roman"/>
            <w:sz w:val="22"/>
          </w:rPr>
          <w:t xml:space="preserve"> </w:t>
        </w:r>
      </w:ins>
      <w:r>
        <w:rPr>
          <w:rFonts w:ascii="Times New Roman" w:eastAsia="Times New Roman" w:hAnsi="Times New Roman" w:cs="Times New Roman"/>
          <w:sz w:val="22"/>
        </w:rPr>
        <w:t>myopathy, neuropathy</w:t>
      </w:r>
      <w:ins w:id="315"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or normal</w:t>
      </w:r>
      <w:ins w:id="316" w:author="Author" w:date="2022-03-14T13:56:00Z">
        <w:r w:rsidR="00A84E8A">
          <w:rPr>
            <w:rFonts w:ascii="Times New Roman" w:eastAsia="Times New Roman" w:hAnsi="Times New Roman" w:cs="Times New Roman"/>
            <w:sz w:val="22"/>
          </w:rPr>
          <w:t xml:space="preserve"> tissue</w:t>
        </w:r>
      </w:ins>
      <w:r>
        <w:rPr>
          <w:rFonts w:ascii="Times New Roman" w:eastAsia="Times New Roman" w:hAnsi="Times New Roman" w:cs="Times New Roman"/>
          <w:sz w:val="22"/>
        </w:rPr>
        <w:t xml:space="preserve"> based on volitional state</w:t>
      </w:r>
      <w:ins w:id="317" w:author="Author">
        <w:r w:rsidR="000E760B">
          <w:rPr>
            <w:rFonts w:ascii="Times New Roman" w:eastAsia="Times New Roman" w:hAnsi="Times New Roman" w:cs="Times New Roman"/>
            <w:sz w:val="22"/>
          </w:rPr>
          <w:t xml:space="preserve"> </w:t>
        </w:r>
      </w:ins>
      <w:del w:id="318" w:author="Author">
        <w:r w:rsidDel="000E760B">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nEMG signals. We retrospectively reviewed </w:t>
      </w:r>
      <w:ins w:id="319"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nEMG data of patients with peripheral neuropathy or myopathy as well as </w:t>
      </w:r>
      <w:ins w:id="320" w:author="Author">
        <w:r>
          <w:rPr>
            <w:rFonts w:ascii="Times New Roman" w:eastAsia="Times New Roman" w:hAnsi="Times New Roman" w:cs="Times New Roman"/>
            <w:sz w:val="22"/>
          </w:rPr>
          <w:t>those</w:t>
        </w:r>
      </w:ins>
      <w:del w:id="321" w:author="Author">
        <w:r>
          <w:rPr>
            <w:rFonts w:ascii="Times New Roman" w:eastAsia="Times New Roman" w:hAnsi="Times New Roman" w:cs="Times New Roman"/>
            <w:sz w:val="22"/>
          </w:rPr>
          <w:delText>patients</w:delText>
        </w:r>
      </w:del>
      <w:r>
        <w:rPr>
          <w:rFonts w:ascii="Times New Roman" w:eastAsia="Times New Roman" w:hAnsi="Times New Roman" w:cs="Times New Roman"/>
          <w:sz w:val="22"/>
        </w:rPr>
        <w:t xml:space="preserve"> without any neuromuscular disease. The classification results </w:t>
      </w:r>
      <w:ins w:id="322" w:author="Author">
        <w:r>
          <w:rPr>
            <w:rFonts w:ascii="Times New Roman" w:eastAsia="Times New Roman" w:hAnsi="Times New Roman" w:cs="Times New Roman"/>
            <w:sz w:val="22"/>
          </w:rPr>
          <w:t>of</w:t>
        </w:r>
      </w:ins>
      <w:del w:id="323" w:author="Author">
        <w:r>
          <w:rPr>
            <w:rFonts w:ascii="Times New Roman" w:eastAsia="Times New Roman" w:hAnsi="Times New Roman" w:cs="Times New Roman"/>
            <w:sz w:val="22"/>
          </w:rPr>
          <w:delText>by</w:delText>
        </w:r>
      </w:del>
      <w:r>
        <w:rPr>
          <w:rFonts w:ascii="Times New Roman" w:eastAsia="Times New Roman" w:hAnsi="Times New Roman" w:cs="Times New Roman"/>
          <w:sz w:val="22"/>
        </w:rPr>
        <w:t xml:space="preserve"> </w:t>
      </w:r>
      <w:ins w:id="324" w:author="Author">
        <w:r>
          <w:rPr>
            <w:rFonts w:ascii="Times New Roman" w:eastAsia="Times New Roman" w:hAnsi="Times New Roman" w:cs="Times New Roman"/>
            <w:sz w:val="22"/>
          </w:rPr>
          <w:t>the</w:t>
        </w:r>
      </w:ins>
      <w:del w:id="325" w:author="Author">
        <w:r>
          <w:rPr>
            <w:rFonts w:ascii="Times New Roman" w:eastAsia="Times New Roman" w:hAnsi="Times New Roman" w:cs="Times New Roman"/>
            <w:sz w:val="22"/>
          </w:rPr>
          <w:delText>out</w:delText>
        </w:r>
      </w:del>
      <w:r>
        <w:rPr>
          <w:rFonts w:ascii="Times New Roman" w:eastAsia="Times New Roman" w:hAnsi="Times New Roman" w:cs="Times New Roman"/>
          <w:sz w:val="22"/>
        </w:rPr>
        <w:t xml:space="preserve"> deep</w:t>
      </w:r>
      <w:ins w:id="326" w:author="Author">
        <w:r w:rsidR="002B0F6B">
          <w:rPr>
            <w:rFonts w:ascii="Times New Roman" w:eastAsia="Times New Roman" w:hAnsi="Times New Roman" w:cs="Times New Roman"/>
            <w:sz w:val="22"/>
          </w:rPr>
          <w:t>-</w:t>
        </w:r>
      </w:ins>
      <w:del w:id="327"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and </w:t>
      </w:r>
      <w:ins w:id="328" w:author="Author">
        <w:r>
          <w:rPr>
            <w:rFonts w:ascii="Times New Roman" w:eastAsia="Times New Roman" w:hAnsi="Times New Roman" w:cs="Times New Roman"/>
            <w:sz w:val="22"/>
          </w:rPr>
          <w:t>the electrodiagnosis</w:t>
        </w:r>
      </w:ins>
      <w:del w:id="329" w:author="Author">
        <w:r>
          <w:rPr>
            <w:rFonts w:ascii="Times New Roman" w:eastAsia="Times New Roman" w:hAnsi="Times New Roman" w:cs="Times New Roman"/>
            <w:sz w:val="22"/>
          </w:rPr>
          <w:delText>electro-diagnosis</w:delText>
        </w:r>
      </w:del>
      <w:r>
        <w:rPr>
          <w:rFonts w:ascii="Times New Roman" w:eastAsia="Times New Roman" w:hAnsi="Times New Roman" w:cs="Times New Roman"/>
          <w:sz w:val="22"/>
        </w:rPr>
        <w:t xml:space="preserve"> results </w:t>
      </w:r>
      <w:ins w:id="330" w:author="Author">
        <w:r>
          <w:rPr>
            <w:rFonts w:ascii="Times New Roman" w:eastAsia="Times New Roman" w:hAnsi="Times New Roman" w:cs="Times New Roman"/>
            <w:sz w:val="22"/>
          </w:rPr>
          <w:t>of</w:t>
        </w:r>
      </w:ins>
      <w:del w:id="331" w:author="Author">
        <w:r>
          <w:rPr>
            <w:rFonts w:ascii="Times New Roman" w:eastAsia="Times New Roman" w:hAnsi="Times New Roman" w:cs="Times New Roman"/>
            <w:sz w:val="22"/>
          </w:rPr>
          <w:delText>by</w:delText>
        </w:r>
      </w:del>
      <w:r>
        <w:rPr>
          <w:rFonts w:ascii="Times New Roman" w:eastAsia="Times New Roman" w:hAnsi="Times New Roman" w:cs="Times New Roman"/>
          <w:sz w:val="22"/>
        </w:rPr>
        <w:t xml:space="preserve"> </w:t>
      </w:r>
      <w:ins w:id="332" w:author="Author">
        <w:r>
          <w:rPr>
            <w:rFonts w:ascii="Times New Roman" w:eastAsia="Times New Roman" w:hAnsi="Times New Roman" w:cs="Times New Roman"/>
            <w:sz w:val="22"/>
          </w:rPr>
          <w:t>the six</w:t>
        </w:r>
      </w:ins>
      <w:del w:id="333" w:author="Author">
        <w:r>
          <w:rPr>
            <w:rFonts w:ascii="Times New Roman" w:eastAsia="Times New Roman" w:hAnsi="Times New Roman" w:cs="Times New Roman"/>
            <w:sz w:val="22"/>
          </w:rPr>
          <w:delText>6</w:delText>
        </w:r>
      </w:del>
      <w:r>
        <w:rPr>
          <w:rFonts w:ascii="Times New Roman" w:eastAsia="Times New Roman" w:hAnsi="Times New Roman" w:cs="Times New Roman"/>
          <w:sz w:val="22"/>
        </w:rPr>
        <w:t xml:space="preserve"> physicians were compared.</w:t>
      </w:r>
      <w:del w:id="334" w:author="Author">
        <w:r w:rsidDel="00BC7853">
          <w:rPr>
            <w:rFonts w:ascii="Times New Roman" w:eastAsia="Times New Roman" w:hAnsi="Times New Roman" w:cs="Times New Roman"/>
            <w:sz w:val="22"/>
          </w:rPr>
          <w:delText xml:space="preserve"> </w:delText>
        </w:r>
      </w:del>
    </w:p>
    <w:p w14:paraId="2936E3F2" w14:textId="77777777" w:rsidR="00940DD6" w:rsidRDefault="00CD2E03">
      <w:pPr>
        <w:spacing w:line="480" w:lineRule="auto"/>
        <w:ind w:firstLine="110"/>
        <w:rPr>
          <w:rFonts w:ascii="Times New Roman" w:eastAsia="Times New Roman" w:hAnsi="Times New Roman" w:cs="Times New Roman"/>
          <w:sz w:val="22"/>
        </w:rPr>
      </w:pPr>
      <w:r>
        <w:rPr>
          <w:rFonts w:ascii="Times New Roman" w:eastAsia="Times New Roman" w:hAnsi="Times New Roman" w:cs="Times New Roman"/>
          <w:sz w:val="22"/>
        </w:rPr>
        <w:t xml:space="preserve"> </w:t>
      </w:r>
      <w:r>
        <w:br w:type="page"/>
      </w:r>
    </w:p>
    <w:p w14:paraId="39D375BC" w14:textId="70AA66DD" w:rsidR="00940DD6" w:rsidRDefault="00CD2E03">
      <w:pPr>
        <w:spacing w:line="48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Metho</w:t>
      </w:r>
      <w:commentRangeStart w:id="335"/>
      <w:r>
        <w:rPr>
          <w:rFonts w:ascii="Times New Roman" w:eastAsia="Times New Roman" w:hAnsi="Times New Roman" w:cs="Times New Roman"/>
          <w:b/>
          <w:sz w:val="32"/>
        </w:rPr>
        <w:t>ds</w:t>
      </w:r>
      <w:commentRangeEnd w:id="335"/>
      <w:r>
        <w:rPr>
          <w:rStyle w:val="CommentReference"/>
        </w:rPr>
        <w:commentReference w:id="335"/>
      </w:r>
      <w:del w:id="336" w:author="Author">
        <w:r w:rsidDel="00BC7853">
          <w:rPr>
            <w:rFonts w:ascii="Times New Roman" w:eastAsia="Times New Roman" w:hAnsi="Times New Roman" w:cs="Times New Roman"/>
            <w:b/>
            <w:sz w:val="32"/>
          </w:rPr>
          <w:delText xml:space="preserve"> </w:delText>
        </w:r>
      </w:del>
    </w:p>
    <w:p w14:paraId="00587755" w14:textId="77777777" w:rsidR="00940DD6" w:rsidRDefault="00CD2E03">
      <w:pPr>
        <w:spacing w:line="480" w:lineRule="auto"/>
        <w:jc w:val="left"/>
        <w:rPr>
          <w:rFonts w:ascii="Times New Roman" w:eastAsia="Times New Roman" w:hAnsi="Times New Roman" w:cs="Times New Roman"/>
          <w:b/>
          <w:sz w:val="24"/>
        </w:rPr>
      </w:pPr>
      <w:r>
        <w:rPr>
          <w:rFonts w:ascii="Times New Roman" w:eastAsia="Times New Roman" w:hAnsi="Times New Roman" w:cs="Times New Roman"/>
          <w:b/>
          <w:sz w:val="24"/>
        </w:rPr>
        <w:t>Study design and preparation</w:t>
      </w:r>
    </w:p>
    <w:p w14:paraId="5CE696AC" w14:textId="5D6DC8CD"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 xml:space="preserve">The nEMG signal data consisted of 58 patients who visited Seoul National University Hospital </w:t>
      </w:r>
      <w:ins w:id="337" w:author="Author">
        <w:r>
          <w:rPr>
            <w:rFonts w:ascii="Times New Roman" w:eastAsia="Times New Roman" w:hAnsi="Times New Roman" w:cs="Times New Roman"/>
            <w:sz w:val="22"/>
          </w:rPr>
          <w:t>between</w:t>
        </w:r>
      </w:ins>
      <w:del w:id="338" w:author="Author">
        <w:r>
          <w:rPr>
            <w:rFonts w:ascii="Times New Roman" w:eastAsia="Times New Roman" w:hAnsi="Times New Roman" w:cs="Times New Roman"/>
            <w:sz w:val="22"/>
          </w:rPr>
          <w:delText>from</w:delText>
        </w:r>
      </w:del>
      <w:r>
        <w:rPr>
          <w:rFonts w:ascii="Times New Roman" w:eastAsia="Times New Roman" w:hAnsi="Times New Roman" w:cs="Times New Roman"/>
          <w:sz w:val="22"/>
        </w:rPr>
        <w:t xml:space="preserve"> June 2015 </w:t>
      </w:r>
      <w:ins w:id="339" w:author="Author">
        <w:r>
          <w:rPr>
            <w:rFonts w:ascii="Times New Roman" w:eastAsia="Times New Roman" w:hAnsi="Times New Roman" w:cs="Times New Roman"/>
            <w:sz w:val="22"/>
          </w:rPr>
          <w:t>and</w:t>
        </w:r>
      </w:ins>
      <w:del w:id="340" w:author="Author">
        <w:r>
          <w:rPr>
            <w:rFonts w:ascii="Times New Roman" w:eastAsia="Times New Roman" w:hAnsi="Times New Roman" w:cs="Times New Roman"/>
            <w:sz w:val="22"/>
          </w:rPr>
          <w:delText>to</w:delText>
        </w:r>
      </w:del>
      <w:r>
        <w:rPr>
          <w:rFonts w:ascii="Times New Roman" w:eastAsia="Times New Roman" w:hAnsi="Times New Roman" w:cs="Times New Roman"/>
          <w:sz w:val="22"/>
        </w:rPr>
        <w:t xml:space="preserve"> July 2020. Each patient was labeled </w:t>
      </w:r>
      <w:ins w:id="341" w:author="Author">
        <w:r>
          <w:rPr>
            <w:rFonts w:ascii="Times New Roman" w:eastAsia="Times New Roman" w:hAnsi="Times New Roman" w:cs="Times New Roman"/>
            <w:sz w:val="22"/>
          </w:rPr>
          <w:t>as having</w:t>
        </w:r>
      </w:ins>
      <w:del w:id="342" w:author="Author">
        <w:r>
          <w:rPr>
            <w:rFonts w:ascii="Times New Roman" w:eastAsia="Times New Roman" w:hAnsi="Times New Roman" w:cs="Times New Roman"/>
            <w:sz w:val="22"/>
          </w:rPr>
          <w:delText>with one of</w:delText>
        </w:r>
      </w:del>
      <w:r>
        <w:rPr>
          <w:rFonts w:ascii="Times New Roman" w:eastAsia="Times New Roman" w:hAnsi="Times New Roman" w:cs="Times New Roman"/>
          <w:sz w:val="22"/>
        </w:rPr>
        <w:t xml:space="preserve"> peripheral neuropathy, myopathy, </w:t>
      </w:r>
      <w:ins w:id="343" w:author="Author">
        <w:r>
          <w:rPr>
            <w:rFonts w:ascii="Times New Roman" w:eastAsia="Times New Roman" w:hAnsi="Times New Roman" w:cs="Times New Roman"/>
            <w:sz w:val="22"/>
          </w:rPr>
          <w:t>or</w:t>
        </w:r>
      </w:ins>
      <w:del w:id="344" w:author="Author">
        <w:r>
          <w:rPr>
            <w:rFonts w:ascii="Times New Roman" w:eastAsia="Times New Roman" w:hAnsi="Times New Roman" w:cs="Times New Roman"/>
            <w:sz w:val="22"/>
          </w:rPr>
          <w:delText>and</w:delText>
        </w:r>
      </w:del>
      <w:r>
        <w:rPr>
          <w:rFonts w:ascii="Times New Roman" w:eastAsia="Times New Roman" w:hAnsi="Times New Roman" w:cs="Times New Roman"/>
          <w:sz w:val="22"/>
        </w:rPr>
        <w:t xml:space="preserve"> normal based on the final diagnosis. This study was approved by the </w:t>
      </w:r>
      <w:ins w:id="345" w:author="Author">
        <w:r>
          <w:rPr>
            <w:rFonts w:ascii="Times New Roman" w:eastAsia="Times New Roman" w:hAnsi="Times New Roman" w:cs="Times New Roman"/>
            <w:sz w:val="22"/>
          </w:rPr>
          <w:t>Institutional Review</w:t>
        </w:r>
      </w:ins>
      <w:del w:id="346" w:author="Author">
        <w:r>
          <w:rPr>
            <w:rFonts w:ascii="Times New Roman" w:eastAsia="Times New Roman" w:hAnsi="Times New Roman" w:cs="Times New Roman"/>
            <w:sz w:val="22"/>
          </w:rPr>
          <w:delText>institutional review</w:delText>
        </w:r>
      </w:del>
      <w:r>
        <w:rPr>
          <w:rFonts w:ascii="Times New Roman" w:eastAsia="Times New Roman" w:hAnsi="Times New Roman" w:cs="Times New Roman"/>
          <w:sz w:val="22"/>
        </w:rPr>
        <w:t xml:space="preserve"> </w:t>
      </w:r>
      <w:ins w:id="347" w:author="Author">
        <w:r>
          <w:rPr>
            <w:rFonts w:ascii="Times New Roman" w:eastAsia="Times New Roman" w:hAnsi="Times New Roman" w:cs="Times New Roman"/>
            <w:sz w:val="22"/>
          </w:rPr>
          <w:t>Board</w:t>
        </w:r>
      </w:ins>
      <w:del w:id="348" w:author="Author">
        <w:r>
          <w:rPr>
            <w:rFonts w:ascii="Times New Roman" w:eastAsia="Times New Roman" w:hAnsi="Times New Roman" w:cs="Times New Roman"/>
            <w:sz w:val="22"/>
          </w:rPr>
          <w:delText>board</w:delText>
        </w:r>
      </w:del>
      <w:r>
        <w:rPr>
          <w:rFonts w:ascii="Times New Roman" w:eastAsia="Times New Roman" w:hAnsi="Times New Roman" w:cs="Times New Roman"/>
          <w:sz w:val="22"/>
        </w:rPr>
        <w:t xml:space="preserve"> of Seoul </w:t>
      </w:r>
      <w:ins w:id="349" w:author="Author">
        <w:r>
          <w:rPr>
            <w:rFonts w:ascii="Times New Roman" w:eastAsia="Times New Roman" w:hAnsi="Times New Roman" w:cs="Times New Roman"/>
            <w:sz w:val="22"/>
          </w:rPr>
          <w:t>National University</w:t>
        </w:r>
      </w:ins>
      <w:del w:id="350" w:author="Author">
        <w:r>
          <w:rPr>
            <w:rFonts w:ascii="Times New Roman" w:eastAsia="Times New Roman" w:hAnsi="Times New Roman" w:cs="Times New Roman"/>
            <w:sz w:val="22"/>
          </w:rPr>
          <w:delText>national university</w:delText>
        </w:r>
      </w:del>
      <w:r>
        <w:rPr>
          <w:rFonts w:ascii="Times New Roman" w:eastAsia="Times New Roman" w:hAnsi="Times New Roman" w:cs="Times New Roman"/>
          <w:sz w:val="22"/>
        </w:rPr>
        <w:t xml:space="preserve"> </w:t>
      </w:r>
      <w:ins w:id="351" w:author="Author">
        <w:r>
          <w:rPr>
            <w:rFonts w:ascii="Times New Roman" w:eastAsia="Times New Roman" w:hAnsi="Times New Roman" w:cs="Times New Roman"/>
            <w:sz w:val="22"/>
          </w:rPr>
          <w:t>Hospital</w:t>
        </w:r>
      </w:ins>
      <w:del w:id="352" w:author="Author">
        <w:r>
          <w:rPr>
            <w:rFonts w:ascii="Times New Roman" w:eastAsia="Times New Roman" w:hAnsi="Times New Roman" w:cs="Times New Roman"/>
            <w:sz w:val="22"/>
          </w:rPr>
          <w:delText>hospital</w:delText>
        </w:r>
      </w:del>
      <w:r>
        <w:rPr>
          <w:rFonts w:ascii="Times New Roman" w:eastAsia="Times New Roman" w:hAnsi="Times New Roman" w:cs="Times New Roman"/>
          <w:sz w:val="22"/>
        </w:rPr>
        <w:t xml:space="preserve"> (No. 2008-055-1147)</w:t>
      </w:r>
      <w:del w:id="353"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and was conducted </w:t>
      </w:r>
      <w:ins w:id="354" w:author="Author">
        <w:r>
          <w:rPr>
            <w:rFonts w:ascii="Times New Roman" w:eastAsia="Times New Roman" w:hAnsi="Times New Roman" w:cs="Times New Roman"/>
            <w:sz w:val="22"/>
          </w:rPr>
          <w:t>in accordance with</w:t>
        </w:r>
      </w:ins>
      <w:del w:id="355" w:author="Author">
        <w:r>
          <w:rPr>
            <w:rFonts w:ascii="Times New Roman" w:eastAsia="Times New Roman" w:hAnsi="Times New Roman" w:cs="Times New Roman"/>
            <w:sz w:val="22"/>
          </w:rPr>
          <w:delText>according to</w:delText>
        </w:r>
      </w:del>
      <w:r>
        <w:rPr>
          <w:rFonts w:ascii="Times New Roman" w:eastAsia="Times New Roman" w:hAnsi="Times New Roman" w:cs="Times New Roman"/>
          <w:sz w:val="22"/>
        </w:rPr>
        <w:t xml:space="preserve"> the Declaration of Helsinki and its later amendments. Informed consent </w:t>
      </w:r>
      <w:commentRangeStart w:id="356"/>
      <w:r>
        <w:rPr>
          <w:rFonts w:ascii="Times New Roman" w:eastAsia="Times New Roman" w:hAnsi="Times New Roman" w:cs="Times New Roman"/>
          <w:sz w:val="22"/>
        </w:rPr>
        <w:t xml:space="preserve">was not necessary </w:t>
      </w:r>
      <w:commentRangeEnd w:id="356"/>
      <w:r w:rsidR="007A5758">
        <w:rPr>
          <w:rStyle w:val="CommentReference"/>
        </w:rPr>
        <w:commentReference w:id="356"/>
      </w:r>
      <w:r>
        <w:rPr>
          <w:rFonts w:ascii="Times New Roman" w:eastAsia="Times New Roman" w:hAnsi="Times New Roman" w:cs="Times New Roman"/>
          <w:sz w:val="22"/>
        </w:rPr>
        <w:t xml:space="preserve">because this study was </w:t>
      </w:r>
      <w:ins w:id="357" w:author="Author">
        <w:r>
          <w:rPr>
            <w:rFonts w:ascii="Times New Roman" w:eastAsia="Times New Roman" w:hAnsi="Times New Roman" w:cs="Times New Roman"/>
            <w:sz w:val="22"/>
          </w:rPr>
          <w:t xml:space="preserve">a </w:t>
        </w:r>
      </w:ins>
      <w:r>
        <w:rPr>
          <w:rFonts w:ascii="Times New Roman" w:eastAsia="Times New Roman" w:hAnsi="Times New Roman" w:cs="Times New Roman"/>
          <w:sz w:val="22"/>
        </w:rPr>
        <w:t xml:space="preserve">retrospective analysis and </w:t>
      </w:r>
      <w:ins w:id="358" w:author="Author">
        <w:r w:rsidR="00BF0068">
          <w:rPr>
            <w:rFonts w:ascii="Times New Roman" w:eastAsia="Times New Roman" w:hAnsi="Times New Roman" w:cs="Times New Roman"/>
            <w:sz w:val="22"/>
          </w:rPr>
          <w:t xml:space="preserve">patient’s </w:t>
        </w:r>
      </w:ins>
      <w:r>
        <w:rPr>
          <w:rFonts w:ascii="Times New Roman" w:eastAsia="Times New Roman" w:hAnsi="Times New Roman" w:cs="Times New Roman"/>
          <w:sz w:val="22"/>
        </w:rPr>
        <w:t xml:space="preserve">private information </w:t>
      </w:r>
      <w:del w:id="359" w:author="Author">
        <w:r w:rsidDel="00BF0068">
          <w:rPr>
            <w:rFonts w:ascii="Times New Roman" w:eastAsia="Times New Roman" w:hAnsi="Times New Roman" w:cs="Times New Roman"/>
            <w:sz w:val="22"/>
          </w:rPr>
          <w:delText xml:space="preserve">from all patients </w:delText>
        </w:r>
      </w:del>
      <w:ins w:id="360" w:author="Author">
        <w:r>
          <w:rPr>
            <w:rFonts w:ascii="Times New Roman" w:eastAsia="Times New Roman" w:hAnsi="Times New Roman" w:cs="Times New Roman"/>
            <w:sz w:val="22"/>
          </w:rPr>
          <w:t>was</w:t>
        </w:r>
      </w:ins>
      <w:del w:id="361" w:author="Author">
        <w:r>
          <w:rPr>
            <w:rFonts w:ascii="Times New Roman" w:eastAsia="Times New Roman" w:hAnsi="Times New Roman" w:cs="Times New Roman"/>
            <w:sz w:val="22"/>
          </w:rPr>
          <w:delText>were</w:delText>
        </w:r>
      </w:del>
      <w:r>
        <w:rPr>
          <w:rFonts w:ascii="Times New Roman" w:eastAsia="Times New Roman" w:hAnsi="Times New Roman" w:cs="Times New Roman"/>
          <w:sz w:val="22"/>
        </w:rPr>
        <w:t xml:space="preserve"> anonymized before analysis.</w:t>
      </w:r>
      <w:del w:id="362" w:author="Author">
        <w:r w:rsidDel="00BC7853">
          <w:rPr>
            <w:rFonts w:ascii="Times New Roman" w:eastAsia="Times New Roman" w:hAnsi="Times New Roman" w:cs="Times New Roman"/>
            <w:sz w:val="22"/>
          </w:rPr>
          <w:delText xml:space="preserve"> </w:delText>
        </w:r>
      </w:del>
    </w:p>
    <w:p w14:paraId="152F376E" w14:textId="2978E492" w:rsidR="00940DD6" w:rsidRDefault="00CD2E03">
      <w:pPr>
        <w:spacing w:line="480" w:lineRule="auto"/>
        <w:jc w:val="left"/>
        <w:rPr>
          <w:rFonts w:ascii="Times New Roman" w:eastAsia="Times New Roman" w:hAnsi="Times New Roman" w:cs="Times New Roman"/>
          <w:sz w:val="22"/>
        </w:rPr>
      </w:pPr>
      <w:del w:id="363"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 xml:space="preserve">nEMG evaluation was performed </w:t>
      </w:r>
      <w:ins w:id="364" w:author="Author">
        <w:r>
          <w:rPr>
            <w:rFonts w:ascii="Times New Roman" w:eastAsia="Times New Roman" w:hAnsi="Times New Roman" w:cs="Times New Roman"/>
            <w:sz w:val="22"/>
          </w:rPr>
          <w:t>using</w:t>
        </w:r>
      </w:ins>
      <w:del w:id="365" w:author="Author">
        <w:r>
          <w:rPr>
            <w:rFonts w:ascii="Times New Roman" w:eastAsia="Times New Roman" w:hAnsi="Times New Roman" w:cs="Times New Roman"/>
            <w:sz w:val="22"/>
          </w:rPr>
          <w:delText>with</w:delText>
        </w:r>
      </w:del>
      <w:r>
        <w:rPr>
          <w:rFonts w:ascii="Times New Roman" w:eastAsia="Times New Roman" w:hAnsi="Times New Roman" w:cs="Times New Roman"/>
          <w:sz w:val="22"/>
        </w:rPr>
        <w:t xml:space="preserve"> a Nicolet EDX EMG system and a monopolar needle electrode. The filter </w:t>
      </w:r>
      <w:ins w:id="366" w:author="Author">
        <w:r>
          <w:rPr>
            <w:rFonts w:ascii="Times New Roman" w:eastAsia="Times New Roman" w:hAnsi="Times New Roman" w:cs="Times New Roman"/>
            <w:sz w:val="22"/>
          </w:rPr>
          <w:t>settings</w:t>
        </w:r>
      </w:ins>
      <w:del w:id="367" w:author="Author">
        <w:r>
          <w:rPr>
            <w:rFonts w:ascii="Times New Roman" w:eastAsia="Times New Roman" w:hAnsi="Times New Roman" w:cs="Times New Roman"/>
            <w:sz w:val="22"/>
          </w:rPr>
          <w:delText>setting</w:delText>
        </w:r>
      </w:del>
      <w:r>
        <w:rPr>
          <w:rFonts w:ascii="Times New Roman" w:eastAsia="Times New Roman" w:hAnsi="Times New Roman" w:cs="Times New Roman"/>
          <w:sz w:val="22"/>
        </w:rPr>
        <w:t xml:space="preserve"> </w:t>
      </w:r>
      <w:ins w:id="368" w:author="Author">
        <w:r>
          <w:rPr>
            <w:rFonts w:ascii="Times New Roman" w:eastAsia="Times New Roman" w:hAnsi="Times New Roman" w:cs="Times New Roman"/>
            <w:sz w:val="22"/>
          </w:rPr>
          <w:t>were</w:t>
        </w:r>
      </w:ins>
      <w:del w:id="369" w:author="Author">
        <w:r>
          <w:rPr>
            <w:rFonts w:ascii="Times New Roman" w:eastAsia="Times New Roman" w:hAnsi="Times New Roman" w:cs="Times New Roman"/>
            <w:sz w:val="22"/>
          </w:rPr>
          <w:delText>was</w:delText>
        </w:r>
      </w:del>
      <w:r>
        <w:rPr>
          <w:rFonts w:ascii="Times New Roman" w:eastAsia="Times New Roman" w:hAnsi="Times New Roman" w:cs="Times New Roman"/>
          <w:sz w:val="22"/>
        </w:rPr>
        <w:t xml:space="preserve"> set at 20 Hz (</w:t>
      </w:r>
      <w:ins w:id="370" w:author="Author">
        <w:r>
          <w:rPr>
            <w:rFonts w:ascii="Times New Roman" w:eastAsia="Times New Roman" w:hAnsi="Times New Roman" w:cs="Times New Roman"/>
            <w:sz w:val="22"/>
          </w:rPr>
          <w:t>low cut</w:t>
        </w:r>
      </w:ins>
      <w:del w:id="371" w:author="Author">
        <w:r>
          <w:rPr>
            <w:rFonts w:ascii="Times New Roman" w:eastAsia="Times New Roman" w:hAnsi="Times New Roman" w:cs="Times New Roman"/>
            <w:sz w:val="22"/>
          </w:rPr>
          <w:delText>low-cut</w:delText>
        </w:r>
      </w:del>
      <w:r>
        <w:rPr>
          <w:rFonts w:ascii="Times New Roman" w:eastAsia="Times New Roman" w:hAnsi="Times New Roman" w:cs="Times New Roman"/>
          <w:sz w:val="22"/>
        </w:rPr>
        <w:t>) and 10 kHz (</w:t>
      </w:r>
      <w:ins w:id="372" w:author="Author">
        <w:r>
          <w:rPr>
            <w:rFonts w:ascii="Times New Roman" w:eastAsia="Times New Roman" w:hAnsi="Times New Roman" w:cs="Times New Roman"/>
            <w:sz w:val="22"/>
          </w:rPr>
          <w:t>high cut</w:t>
        </w:r>
      </w:ins>
      <w:del w:id="373" w:author="Author">
        <w:r>
          <w:rPr>
            <w:rFonts w:ascii="Times New Roman" w:eastAsia="Times New Roman" w:hAnsi="Times New Roman" w:cs="Times New Roman"/>
            <w:sz w:val="22"/>
          </w:rPr>
          <w:delText>high-cut</w:delText>
        </w:r>
      </w:del>
      <w:r>
        <w:rPr>
          <w:rFonts w:ascii="Times New Roman" w:eastAsia="Times New Roman" w:hAnsi="Times New Roman" w:cs="Times New Roman"/>
          <w:sz w:val="22"/>
        </w:rPr>
        <w:t xml:space="preserve">). The nEMG </w:t>
      </w:r>
      <w:ins w:id="374" w:author="Author">
        <w:r>
          <w:rPr>
            <w:rFonts w:ascii="Times New Roman" w:eastAsia="Times New Roman" w:hAnsi="Times New Roman" w:cs="Times New Roman"/>
            <w:sz w:val="22"/>
          </w:rPr>
          <w:t>signals</w:t>
        </w:r>
      </w:ins>
      <w:del w:id="375" w:author="Author">
        <w:r>
          <w:rPr>
            <w:rFonts w:ascii="Times New Roman" w:eastAsia="Times New Roman" w:hAnsi="Times New Roman" w:cs="Times New Roman"/>
            <w:sz w:val="22"/>
          </w:rPr>
          <w:delText>signal</w:delText>
        </w:r>
      </w:del>
      <w:r>
        <w:rPr>
          <w:rFonts w:ascii="Times New Roman" w:eastAsia="Times New Roman" w:hAnsi="Times New Roman" w:cs="Times New Roman"/>
          <w:sz w:val="22"/>
        </w:rPr>
        <w:t xml:space="preserve"> </w:t>
      </w:r>
      <w:ins w:id="376" w:author="Author">
        <w:r>
          <w:rPr>
            <w:rFonts w:ascii="Times New Roman" w:eastAsia="Times New Roman" w:hAnsi="Times New Roman" w:cs="Times New Roman"/>
            <w:sz w:val="22"/>
          </w:rPr>
          <w:t>were</w:t>
        </w:r>
      </w:ins>
      <w:del w:id="377" w:author="Author">
        <w:r>
          <w:rPr>
            <w:rFonts w:ascii="Times New Roman" w:eastAsia="Times New Roman" w:hAnsi="Times New Roman" w:cs="Times New Roman"/>
            <w:sz w:val="22"/>
          </w:rPr>
          <w:delText>was</w:delText>
        </w:r>
      </w:del>
      <w:r>
        <w:rPr>
          <w:rFonts w:ascii="Times New Roman" w:eastAsia="Times New Roman" w:hAnsi="Times New Roman" w:cs="Times New Roman"/>
          <w:sz w:val="22"/>
        </w:rPr>
        <w:t xml:space="preserve"> measured at </w:t>
      </w:r>
      <w:ins w:id="378" w:author="Author">
        <w:r>
          <w:rPr>
            <w:rFonts w:ascii="Times New Roman" w:eastAsia="Times New Roman" w:hAnsi="Times New Roman" w:cs="Times New Roman"/>
            <w:sz w:val="22"/>
          </w:rPr>
          <w:t xml:space="preserve">a </w:t>
        </w:r>
      </w:ins>
      <w:r>
        <w:rPr>
          <w:rFonts w:ascii="Times New Roman" w:eastAsia="Times New Roman" w:hAnsi="Times New Roman" w:cs="Times New Roman"/>
          <w:sz w:val="22"/>
        </w:rPr>
        <w:t xml:space="preserve">sampling rate of 48 kHz. The results of the final 10 </w:t>
      </w:r>
      <w:ins w:id="379" w:author="Author">
        <w:r>
          <w:rPr>
            <w:rFonts w:ascii="Times New Roman" w:eastAsia="Times New Roman" w:hAnsi="Times New Roman" w:cs="Times New Roman"/>
            <w:sz w:val="22"/>
          </w:rPr>
          <w:t>s</w:t>
        </w:r>
      </w:ins>
      <w:del w:id="380" w:author="Author">
        <w:r>
          <w:rPr>
            <w:rFonts w:ascii="Times New Roman" w:eastAsia="Times New Roman" w:hAnsi="Times New Roman" w:cs="Times New Roman"/>
            <w:sz w:val="22"/>
          </w:rPr>
          <w:delText>seconds</w:delText>
        </w:r>
      </w:del>
      <w:r>
        <w:rPr>
          <w:rFonts w:ascii="Times New Roman" w:eastAsia="Times New Roman" w:hAnsi="Times New Roman" w:cs="Times New Roman"/>
          <w:sz w:val="22"/>
        </w:rPr>
        <w:t xml:space="preserve"> </w:t>
      </w:r>
      <w:ins w:id="381" w:author="Author">
        <w:r>
          <w:rPr>
            <w:rFonts w:ascii="Times New Roman" w:eastAsia="Times New Roman" w:hAnsi="Times New Roman" w:cs="Times New Roman"/>
            <w:sz w:val="22"/>
          </w:rPr>
          <w:t>of</w:t>
        </w:r>
      </w:ins>
      <w:del w:id="382" w:author="Author">
        <w:r>
          <w:rPr>
            <w:rFonts w:ascii="Times New Roman" w:eastAsia="Times New Roman" w:hAnsi="Times New Roman" w:cs="Times New Roman"/>
            <w:sz w:val="22"/>
          </w:rPr>
          <w:delText>during</w:delText>
        </w:r>
      </w:del>
      <w:r>
        <w:rPr>
          <w:rFonts w:ascii="Times New Roman" w:eastAsia="Times New Roman" w:hAnsi="Times New Roman" w:cs="Times New Roman"/>
          <w:sz w:val="22"/>
        </w:rPr>
        <w:t xml:space="preserve"> the nEMG were stored in </w:t>
      </w:r>
      <w:ins w:id="383" w:author="Author">
        <w:r>
          <w:rPr>
            <w:rFonts w:ascii="Times New Roman" w:eastAsia="Times New Roman" w:hAnsi="Times New Roman" w:cs="Times New Roman"/>
            <w:sz w:val="22"/>
          </w:rPr>
          <w:t xml:space="preserve">an </w:t>
        </w:r>
      </w:ins>
      <w:r>
        <w:rPr>
          <w:rFonts w:ascii="Times New Roman" w:eastAsia="Times New Roman" w:hAnsi="Times New Roman" w:cs="Times New Roman"/>
          <w:sz w:val="22"/>
        </w:rPr>
        <w:t>EMG machine and used for analysis.</w:t>
      </w:r>
      <w:del w:id="384" w:author="Author">
        <w:r w:rsidDel="00BC7853">
          <w:rPr>
            <w:rFonts w:ascii="Times New Roman" w:eastAsia="Times New Roman" w:hAnsi="Times New Roman" w:cs="Times New Roman"/>
            <w:sz w:val="22"/>
          </w:rPr>
          <w:delText xml:space="preserve"> </w:delText>
        </w:r>
      </w:del>
    </w:p>
    <w:p w14:paraId="4F6E2AE3" w14:textId="231099EE" w:rsidR="00940DD6" w:rsidRDefault="00CD2E03">
      <w:pPr>
        <w:spacing w:line="480" w:lineRule="auto"/>
        <w:jc w:val="left"/>
        <w:rPr>
          <w:rFonts w:ascii="Times New Roman" w:eastAsia="Times New Roman" w:hAnsi="Times New Roman" w:cs="Times New Roman"/>
          <w:sz w:val="22"/>
        </w:rPr>
      </w:pPr>
      <w:ins w:id="385" w:author="Author">
        <w:r>
          <w:rPr>
            <w:rFonts w:ascii="Times New Roman" w:eastAsia="Times New Roman" w:hAnsi="Times New Roman" w:cs="Times New Roman"/>
            <w:sz w:val="22"/>
          </w:rPr>
          <w:t>A</w:t>
        </w:r>
      </w:ins>
      <w:del w:id="386" w:author="Author">
        <w:r>
          <w:rPr>
            <w:rFonts w:ascii="Times New Roman" w:eastAsia="Times New Roman" w:hAnsi="Times New Roman" w:cs="Times New Roman"/>
            <w:sz w:val="22"/>
          </w:rPr>
          <w:delText>The</w:delText>
        </w:r>
      </w:del>
      <w:r>
        <w:rPr>
          <w:rFonts w:ascii="Times New Roman" w:eastAsia="Times New Roman" w:hAnsi="Times New Roman" w:cs="Times New Roman"/>
          <w:sz w:val="22"/>
        </w:rPr>
        <w:t xml:space="preserve"> certified neurologist and </w:t>
      </w:r>
      <w:del w:id="387"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 xml:space="preserve">certified rehabilitation medicine doctor reviewed the nEMG data and confirmed the diagnosis of all patients. After extracting the nEMG signal stored as numerical data in the EMG device, it was converted into waveform data using </w:t>
      </w:r>
      <w:ins w:id="388" w:author="Author">
        <w:del w:id="389" w:author="Author">
          <w:r w:rsidDel="00BF0068">
            <w:rPr>
              <w:rFonts w:ascii="Times New Roman" w:eastAsia="Times New Roman" w:hAnsi="Times New Roman" w:cs="Times New Roman"/>
              <w:sz w:val="22"/>
            </w:rPr>
            <w:delText xml:space="preserve">the </w:delText>
          </w:r>
        </w:del>
      </w:ins>
      <w:r>
        <w:rPr>
          <w:rFonts w:ascii="Times New Roman" w:eastAsia="Times New Roman" w:hAnsi="Times New Roman" w:cs="Times New Roman"/>
          <w:sz w:val="22"/>
        </w:rPr>
        <w:t xml:space="preserve">MATLAB </w:t>
      </w:r>
      <w:del w:id="390" w:author="Author">
        <w:r w:rsidDel="00BF0068">
          <w:rPr>
            <w:rFonts w:ascii="Times New Roman" w:eastAsia="Times New Roman" w:hAnsi="Times New Roman" w:cs="Times New Roman"/>
            <w:sz w:val="22"/>
          </w:rPr>
          <w:delText xml:space="preserve">software </w:delText>
        </w:r>
      </w:del>
      <w:r>
        <w:rPr>
          <w:rFonts w:ascii="Times New Roman" w:eastAsia="Times New Roman" w:hAnsi="Times New Roman" w:cs="Times New Roman"/>
          <w:sz w:val="22"/>
        </w:rPr>
        <w:t>(version R2020b</w:t>
      </w:r>
      <w:ins w:id="391" w:author="Author">
        <w:r w:rsidR="00042451">
          <w:rPr>
            <w:rFonts w:ascii="Times New Roman" w:eastAsia="Times New Roman" w:hAnsi="Times New Roman" w:cs="Times New Roman"/>
            <w:sz w:val="22"/>
          </w:rPr>
          <w:t xml:space="preserve">; </w:t>
        </w:r>
        <w:r w:rsidR="00042451" w:rsidRPr="00042451">
          <w:rPr>
            <w:rFonts w:ascii="Times New Roman" w:eastAsia="Times New Roman" w:hAnsi="Times New Roman" w:cs="Times New Roman"/>
            <w:sz w:val="22"/>
          </w:rPr>
          <w:t>The MathWorks Inc.</w:t>
        </w:r>
        <w:r w:rsidR="00042451">
          <w:rPr>
            <w:rFonts w:ascii="Times New Roman" w:eastAsia="Times New Roman" w:hAnsi="Times New Roman" w:cs="Times New Roman"/>
            <w:sz w:val="22"/>
          </w:rPr>
          <w:t xml:space="preserve">, </w:t>
        </w:r>
        <w:r w:rsidR="00042451" w:rsidRPr="00042451">
          <w:rPr>
            <w:rFonts w:ascii="Times New Roman" w:eastAsia="Times New Roman" w:hAnsi="Times New Roman" w:cs="Times New Roman"/>
            <w:sz w:val="22"/>
          </w:rPr>
          <w:t xml:space="preserve">Natick, Massachusetts, United </w:t>
        </w:r>
        <w:commentRangeStart w:id="392"/>
        <w:r w:rsidR="00042451" w:rsidRPr="00042451">
          <w:rPr>
            <w:rFonts w:ascii="Times New Roman" w:eastAsia="Times New Roman" w:hAnsi="Times New Roman" w:cs="Times New Roman"/>
            <w:sz w:val="22"/>
          </w:rPr>
          <w:t>States</w:t>
        </w:r>
        <w:r w:rsidR="00042451">
          <w:rPr>
            <w:rFonts w:ascii="Times New Roman" w:eastAsia="Times New Roman" w:hAnsi="Times New Roman" w:cs="Times New Roman"/>
            <w:sz w:val="22"/>
          </w:rPr>
          <w:t>)</w:t>
        </w:r>
      </w:ins>
      <w:del w:id="393" w:author="Author">
        <w:r w:rsidDel="00042451">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w:t>
      </w:r>
      <w:commentRangeEnd w:id="392"/>
      <w:r w:rsidR="00042451">
        <w:rPr>
          <w:rStyle w:val="CommentReference"/>
        </w:rPr>
        <w:commentReference w:id="392"/>
      </w:r>
      <w:r>
        <w:rPr>
          <w:rFonts w:ascii="Times New Roman" w:eastAsia="Times New Roman" w:hAnsi="Times New Roman" w:cs="Times New Roman"/>
          <w:sz w:val="22"/>
        </w:rPr>
        <w:t xml:space="preserve">Among the created waveform data, electromyographic artifacts </w:t>
      </w:r>
      <w:ins w:id="394" w:author="Author">
        <w:r>
          <w:rPr>
            <w:rFonts w:ascii="Times New Roman" w:eastAsia="Times New Roman" w:hAnsi="Times New Roman" w:cs="Times New Roman"/>
            <w:sz w:val="22"/>
          </w:rPr>
          <w:t>that</w:t>
        </w:r>
      </w:ins>
      <w:del w:id="395" w:author="Author">
        <w:r>
          <w:rPr>
            <w:rFonts w:ascii="Times New Roman" w:eastAsia="Times New Roman" w:hAnsi="Times New Roman" w:cs="Times New Roman"/>
            <w:sz w:val="22"/>
          </w:rPr>
          <w:delText>which</w:delText>
        </w:r>
      </w:del>
      <w:r>
        <w:rPr>
          <w:rFonts w:ascii="Times New Roman" w:eastAsia="Times New Roman" w:hAnsi="Times New Roman" w:cs="Times New Roman"/>
          <w:sz w:val="22"/>
        </w:rPr>
        <w:t xml:space="preserve"> occurred from the movement of the needle electrode or the patient</w:t>
      </w:r>
      <w:del w:id="396"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were removed at the beginning and </w:t>
      </w:r>
      <w:del w:id="397" w:author="Author">
        <w:r>
          <w:rPr>
            <w:rFonts w:ascii="Times New Roman" w:eastAsia="Times New Roman" w:hAnsi="Times New Roman" w:cs="Times New Roman"/>
            <w:sz w:val="22"/>
          </w:rPr>
          <w:delText xml:space="preserve">at </w:delText>
        </w:r>
      </w:del>
      <w:ins w:id="398" w:author="Author">
        <w:r>
          <w:rPr>
            <w:rFonts w:ascii="Times New Roman" w:eastAsia="Times New Roman" w:hAnsi="Times New Roman" w:cs="Times New Roman"/>
            <w:sz w:val="22"/>
          </w:rPr>
          <w:t>end of the</w:t>
        </w:r>
      </w:ins>
      <w:del w:id="399" w:author="Author">
        <w:r>
          <w:rPr>
            <w:rFonts w:ascii="Times New Roman" w:eastAsia="Times New Roman" w:hAnsi="Times New Roman" w:cs="Times New Roman"/>
            <w:sz w:val="22"/>
          </w:rPr>
          <w:delText>the end of</w:delText>
        </w:r>
      </w:del>
      <w:r>
        <w:rPr>
          <w:rFonts w:ascii="Times New Roman" w:eastAsia="Times New Roman" w:hAnsi="Times New Roman" w:cs="Times New Roman"/>
          <w:sz w:val="22"/>
        </w:rPr>
        <w:t xml:space="preserve"> EMG data. The noise in the </w:t>
      </w:r>
      <w:ins w:id="400" w:author="Author">
        <w:r>
          <w:rPr>
            <w:rFonts w:ascii="Times New Roman" w:eastAsia="Times New Roman" w:hAnsi="Times New Roman" w:cs="Times New Roman"/>
            <w:sz w:val="22"/>
          </w:rPr>
          <w:t>remaining</w:t>
        </w:r>
      </w:ins>
      <w:del w:id="401" w:author="Author">
        <w:r>
          <w:rPr>
            <w:rFonts w:ascii="Times New Roman" w:eastAsia="Times New Roman" w:hAnsi="Times New Roman" w:cs="Times New Roman"/>
            <w:sz w:val="22"/>
          </w:rPr>
          <w:delText>rest of the</w:delText>
        </w:r>
      </w:del>
      <w:r>
        <w:rPr>
          <w:rFonts w:ascii="Times New Roman" w:eastAsia="Times New Roman" w:hAnsi="Times New Roman" w:cs="Times New Roman"/>
          <w:sz w:val="22"/>
        </w:rPr>
        <w:t xml:space="preserve"> data was preserved. Based on the elbow joint of the upper extremity and the knee joint of the lower extremity, muscles close to the trunk were labeled as proximal muscles and those far from the trunk as distal muscles.</w:t>
      </w:r>
    </w:p>
    <w:p w14:paraId="50701B95" w14:textId="1A1E3E79" w:rsidR="00940DD6" w:rsidRDefault="00CD2E03">
      <w:pPr>
        <w:spacing w:line="480" w:lineRule="auto"/>
        <w:jc w:val="left"/>
        <w:rPr>
          <w:rFonts w:ascii="Times New Roman" w:eastAsia="Times New Roman" w:hAnsi="Times New Roman" w:cs="Times New Roman"/>
          <w:b/>
          <w:sz w:val="24"/>
        </w:rPr>
      </w:pPr>
      <w:r>
        <w:rPr>
          <w:rFonts w:ascii="Times New Roman" w:eastAsia="Times New Roman" w:hAnsi="Times New Roman" w:cs="Times New Roman"/>
          <w:b/>
          <w:sz w:val="24"/>
        </w:rPr>
        <w:t>Electro</w:t>
      </w:r>
      <w:del w:id="402" w:author="Author">
        <w:r w:rsidDel="000E760B">
          <w:rPr>
            <w:rFonts w:ascii="Times New Roman" w:eastAsia="Times New Roman" w:hAnsi="Times New Roman" w:cs="Times New Roman"/>
            <w:b/>
            <w:sz w:val="24"/>
          </w:rPr>
          <w:delText>-</w:delText>
        </w:r>
      </w:del>
      <w:r>
        <w:rPr>
          <w:rFonts w:ascii="Times New Roman" w:eastAsia="Times New Roman" w:hAnsi="Times New Roman" w:cs="Times New Roman"/>
          <w:b/>
          <w:sz w:val="24"/>
        </w:rPr>
        <w:t>diagnosis by physicians</w:t>
      </w:r>
    </w:p>
    <w:p w14:paraId="77DF0A27" w14:textId="77D96A1C" w:rsidR="00940DD6" w:rsidRDefault="00CD2E03">
      <w:pPr>
        <w:spacing w:line="480" w:lineRule="auto"/>
        <w:jc w:val="left"/>
        <w:rPr>
          <w:rFonts w:ascii="Times New Roman" w:eastAsia="Times New Roman" w:hAnsi="Times New Roman" w:cs="Times New Roman"/>
          <w:sz w:val="22"/>
        </w:rPr>
      </w:pPr>
      <w:ins w:id="403" w:author="Author">
        <w:r>
          <w:rPr>
            <w:rFonts w:ascii="Times New Roman" w:eastAsia="Times New Roman" w:hAnsi="Times New Roman" w:cs="Times New Roman"/>
            <w:sz w:val="22"/>
          </w:rPr>
          <w:t>In this study, a</w:t>
        </w:r>
      </w:ins>
      <w:del w:id="404" w:author="Author">
        <w:r>
          <w:rPr>
            <w:rFonts w:ascii="Times New Roman" w:eastAsia="Times New Roman" w:hAnsi="Times New Roman" w:cs="Times New Roman"/>
            <w:sz w:val="22"/>
          </w:rPr>
          <w:delText>A</w:delText>
        </w:r>
      </w:del>
      <w:r>
        <w:rPr>
          <w:rFonts w:ascii="Times New Roman" w:eastAsia="Times New Roman" w:hAnsi="Times New Roman" w:cs="Times New Roman"/>
          <w:sz w:val="22"/>
        </w:rPr>
        <w:t xml:space="preserve"> web-based nEMG signal labeling platform was developed to allow residents</w:t>
      </w:r>
      <w:del w:id="405"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who belonged to different institutions</w:t>
      </w:r>
      <w:ins w:id="406" w:author="Author">
        <w:r>
          <w:rPr>
            <w:rFonts w:ascii="Times New Roman" w:eastAsia="Times New Roman" w:hAnsi="Times New Roman" w:cs="Times New Roman"/>
            <w:sz w:val="22"/>
          </w:rPr>
          <w:t xml:space="preserve"> to</w:t>
        </w:r>
      </w:ins>
      <w:del w:id="407"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w:t>
      </w:r>
      <w:ins w:id="408" w:author="Author">
        <w:r>
          <w:rPr>
            <w:rFonts w:ascii="Times New Roman" w:eastAsia="Times New Roman" w:hAnsi="Times New Roman" w:cs="Times New Roman"/>
            <w:sz w:val="22"/>
          </w:rPr>
          <w:t>electrodiagnose</w:t>
        </w:r>
      </w:ins>
      <w:del w:id="409" w:author="Author">
        <w:r>
          <w:rPr>
            <w:rFonts w:ascii="Times New Roman" w:eastAsia="Times New Roman" w:hAnsi="Times New Roman" w:cs="Times New Roman"/>
            <w:sz w:val="22"/>
          </w:rPr>
          <w:delText>electro-diagnose</w:delText>
        </w:r>
      </w:del>
      <w:r>
        <w:rPr>
          <w:rFonts w:ascii="Times New Roman" w:eastAsia="Times New Roman" w:hAnsi="Times New Roman" w:cs="Times New Roman"/>
          <w:sz w:val="22"/>
        </w:rPr>
        <w:t xml:space="preserve"> patients</w:t>
      </w:r>
      <w:del w:id="410" w:author="Author">
        <w:r>
          <w:rPr>
            <w:rFonts w:ascii="Times New Roman" w:eastAsia="Times New Roman" w:hAnsi="Times New Roman" w:cs="Times New Roman"/>
            <w:sz w:val="22"/>
          </w:rPr>
          <w:delText xml:space="preserve"> of this study</w:delText>
        </w:r>
      </w:del>
      <w:r>
        <w:rPr>
          <w:rFonts w:ascii="Times New Roman" w:eastAsia="Times New Roman" w:hAnsi="Times New Roman" w:cs="Times New Roman"/>
          <w:sz w:val="22"/>
        </w:rPr>
        <w:t xml:space="preserve">. After de-identifying the patient </w:t>
      </w:r>
      <w:r>
        <w:rPr>
          <w:rFonts w:ascii="Times New Roman" w:eastAsia="Times New Roman" w:hAnsi="Times New Roman" w:cs="Times New Roman"/>
          <w:sz w:val="22"/>
        </w:rPr>
        <w:lastRenderedPageBreak/>
        <w:t xml:space="preserve">information, the nEMG waveform data were displayed on the screen in a similar </w:t>
      </w:r>
      <w:ins w:id="411" w:author="Author">
        <w:r>
          <w:rPr>
            <w:rFonts w:ascii="Times New Roman" w:eastAsia="Times New Roman" w:hAnsi="Times New Roman" w:cs="Times New Roman"/>
            <w:sz w:val="22"/>
          </w:rPr>
          <w:t>manner to</w:t>
        </w:r>
      </w:ins>
      <w:del w:id="412" w:author="Author">
        <w:r>
          <w:rPr>
            <w:rFonts w:ascii="Times New Roman" w:eastAsia="Times New Roman" w:hAnsi="Times New Roman" w:cs="Times New Roman"/>
            <w:sz w:val="22"/>
          </w:rPr>
          <w:delText>way</w:delText>
        </w:r>
      </w:del>
      <w:r>
        <w:rPr>
          <w:rFonts w:ascii="Times New Roman" w:eastAsia="Times New Roman" w:hAnsi="Times New Roman" w:cs="Times New Roman"/>
          <w:sz w:val="22"/>
        </w:rPr>
        <w:t xml:space="preserve"> the EMG data presented on the EMG device (S1 Fig).</w:t>
      </w:r>
      <w:del w:id="413" w:author="Author">
        <w:r w:rsidDel="00BC7853">
          <w:rPr>
            <w:rFonts w:ascii="Times New Roman" w:eastAsia="Times New Roman" w:hAnsi="Times New Roman" w:cs="Times New Roman"/>
            <w:sz w:val="22"/>
          </w:rPr>
          <w:delText xml:space="preserve"> </w:delText>
        </w:r>
      </w:del>
    </w:p>
    <w:p w14:paraId="42957101" w14:textId="55D167CC"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 xml:space="preserve">Two </w:t>
      </w:r>
      <w:ins w:id="414" w:author="Author">
        <w:r w:rsidR="00405B93">
          <w:rPr>
            <w:rFonts w:ascii="Times New Roman" w:eastAsia="Times New Roman" w:hAnsi="Times New Roman" w:cs="Times New Roman"/>
            <w:sz w:val="22"/>
          </w:rPr>
          <w:t xml:space="preserve">neurology </w:t>
        </w:r>
      </w:ins>
      <w:r>
        <w:rPr>
          <w:rFonts w:ascii="Times New Roman" w:eastAsia="Times New Roman" w:hAnsi="Times New Roman" w:cs="Times New Roman"/>
          <w:sz w:val="22"/>
        </w:rPr>
        <w:t xml:space="preserve">residents </w:t>
      </w:r>
      <w:del w:id="415" w:author="Author">
        <w:r w:rsidDel="00405B93">
          <w:rPr>
            <w:rFonts w:ascii="Times New Roman" w:eastAsia="Times New Roman" w:hAnsi="Times New Roman" w:cs="Times New Roman"/>
            <w:sz w:val="22"/>
          </w:rPr>
          <w:delText xml:space="preserve">of neurology </w:delText>
        </w:r>
      </w:del>
      <w:r>
        <w:rPr>
          <w:rFonts w:ascii="Times New Roman" w:eastAsia="Times New Roman" w:hAnsi="Times New Roman" w:cs="Times New Roman"/>
          <w:sz w:val="22"/>
        </w:rPr>
        <w:t xml:space="preserve">and four </w:t>
      </w:r>
      <w:ins w:id="416" w:author="Author">
        <w:r w:rsidR="00405B93">
          <w:rPr>
            <w:rFonts w:ascii="Times New Roman" w:eastAsia="Times New Roman" w:hAnsi="Times New Roman" w:cs="Times New Roman"/>
            <w:sz w:val="22"/>
          </w:rPr>
          <w:t xml:space="preserve">rehabilitation medicine </w:t>
        </w:r>
      </w:ins>
      <w:r>
        <w:rPr>
          <w:rFonts w:ascii="Times New Roman" w:eastAsia="Times New Roman" w:hAnsi="Times New Roman" w:cs="Times New Roman"/>
          <w:sz w:val="22"/>
        </w:rPr>
        <w:t>residents</w:t>
      </w:r>
      <w:ins w:id="417" w:author="Author">
        <w:r w:rsidR="00405B93">
          <w:rPr>
            <w:rFonts w:ascii="Times New Roman" w:eastAsia="Times New Roman" w:hAnsi="Times New Roman" w:cs="Times New Roman"/>
            <w:sz w:val="22"/>
          </w:rPr>
          <w:t xml:space="preserve"> assessed</w:t>
        </w:r>
      </w:ins>
      <w:del w:id="418" w:author="Author">
        <w:r w:rsidDel="00405B93">
          <w:rPr>
            <w:rFonts w:ascii="Times New Roman" w:eastAsia="Times New Roman" w:hAnsi="Times New Roman" w:cs="Times New Roman"/>
            <w:sz w:val="22"/>
          </w:rPr>
          <w:delText xml:space="preserve"> of rehabilitation medicine watched</w:delText>
        </w:r>
      </w:del>
      <w:r>
        <w:rPr>
          <w:rFonts w:ascii="Times New Roman" w:eastAsia="Times New Roman" w:hAnsi="Times New Roman" w:cs="Times New Roman"/>
          <w:sz w:val="22"/>
        </w:rPr>
        <w:t xml:space="preserve"> the nEMG signal of the muscles examined for each patient and electro-diagnosed </w:t>
      </w:r>
      <w:ins w:id="419" w:author="Author">
        <w:r w:rsidR="00405B93">
          <w:rPr>
            <w:rFonts w:ascii="Times New Roman" w:eastAsia="Times New Roman" w:hAnsi="Times New Roman" w:cs="Times New Roman"/>
            <w:sz w:val="22"/>
          </w:rPr>
          <w:t xml:space="preserve">patients as </w:t>
        </w:r>
      </w:ins>
      <w:del w:id="420" w:author="Author">
        <w:r w:rsidDel="00405B93">
          <w:rPr>
            <w:rFonts w:ascii="Times New Roman" w:eastAsia="Times New Roman" w:hAnsi="Times New Roman" w:cs="Times New Roman"/>
            <w:sz w:val="22"/>
          </w:rPr>
          <w:delText xml:space="preserve">the patient as </w:delText>
        </w:r>
        <w:r>
          <w:rPr>
            <w:rFonts w:ascii="Times New Roman" w:eastAsia="Times New Roman" w:hAnsi="Times New Roman" w:cs="Times New Roman"/>
            <w:sz w:val="22"/>
          </w:rPr>
          <w:delText xml:space="preserve">one of </w:delText>
        </w:r>
      </w:del>
      <w:r>
        <w:rPr>
          <w:rFonts w:ascii="Times New Roman" w:eastAsia="Times New Roman" w:hAnsi="Times New Roman" w:cs="Times New Roman"/>
          <w:sz w:val="22"/>
        </w:rPr>
        <w:t xml:space="preserve">myopathy, neuropathy, </w:t>
      </w:r>
      <w:ins w:id="421" w:author="Author">
        <w:r>
          <w:rPr>
            <w:rFonts w:ascii="Times New Roman" w:eastAsia="Times New Roman" w:hAnsi="Times New Roman" w:cs="Times New Roman"/>
            <w:sz w:val="22"/>
          </w:rPr>
          <w:t>or</w:t>
        </w:r>
      </w:ins>
      <w:del w:id="422" w:author="Author">
        <w:r>
          <w:rPr>
            <w:rFonts w:ascii="Times New Roman" w:eastAsia="Times New Roman" w:hAnsi="Times New Roman" w:cs="Times New Roman"/>
            <w:sz w:val="22"/>
          </w:rPr>
          <w:delText>and</w:delText>
        </w:r>
      </w:del>
      <w:r>
        <w:rPr>
          <w:rFonts w:ascii="Times New Roman" w:eastAsia="Times New Roman" w:hAnsi="Times New Roman" w:cs="Times New Roman"/>
          <w:sz w:val="22"/>
        </w:rPr>
        <w:t xml:space="preserve"> normal without clinical information other than nEMG results. When the physician clicked the anonymized patient </w:t>
      </w:r>
      <w:ins w:id="423" w:author="Author">
        <w:r>
          <w:rPr>
            <w:rFonts w:ascii="Times New Roman" w:eastAsia="Times New Roman" w:hAnsi="Times New Roman" w:cs="Times New Roman"/>
            <w:sz w:val="22"/>
          </w:rPr>
          <w:t>ID</w:t>
        </w:r>
      </w:ins>
      <w:del w:id="424" w:author="Author">
        <w:r>
          <w:rPr>
            <w:rFonts w:ascii="Times New Roman" w:eastAsia="Times New Roman" w:hAnsi="Times New Roman" w:cs="Times New Roman"/>
            <w:sz w:val="22"/>
          </w:rPr>
          <w:delText>id</w:delText>
        </w:r>
      </w:del>
      <w:r>
        <w:rPr>
          <w:rFonts w:ascii="Times New Roman" w:eastAsia="Times New Roman" w:hAnsi="Times New Roman" w:cs="Times New Roman"/>
          <w:sz w:val="22"/>
        </w:rPr>
        <w:t xml:space="preserve">, the nEMG waveform data </w:t>
      </w:r>
      <w:ins w:id="425" w:author="Author">
        <w:r>
          <w:rPr>
            <w:rFonts w:ascii="Times New Roman" w:eastAsia="Times New Roman" w:hAnsi="Times New Roman" w:cs="Times New Roman"/>
            <w:sz w:val="22"/>
          </w:rPr>
          <w:t>were</w:t>
        </w:r>
      </w:ins>
      <w:del w:id="426" w:author="Author">
        <w:r>
          <w:rPr>
            <w:rFonts w:ascii="Times New Roman" w:eastAsia="Times New Roman" w:hAnsi="Times New Roman" w:cs="Times New Roman"/>
            <w:sz w:val="22"/>
          </w:rPr>
          <w:delText>was</w:delText>
        </w:r>
      </w:del>
      <w:r>
        <w:rPr>
          <w:rFonts w:ascii="Times New Roman" w:eastAsia="Times New Roman" w:hAnsi="Times New Roman" w:cs="Times New Roman"/>
          <w:sz w:val="22"/>
        </w:rPr>
        <w:t xml:space="preserve"> presented on the screen along with </w:t>
      </w:r>
      <w:ins w:id="427" w:author="Author">
        <w:r>
          <w:rPr>
            <w:rFonts w:ascii="Times New Roman" w:eastAsia="Times New Roman" w:hAnsi="Times New Roman" w:cs="Times New Roman"/>
            <w:sz w:val="22"/>
          </w:rPr>
          <w:t>a</w:t>
        </w:r>
      </w:ins>
      <w:del w:id="428" w:author="Author">
        <w:r>
          <w:rPr>
            <w:rFonts w:ascii="Times New Roman" w:eastAsia="Times New Roman" w:hAnsi="Times New Roman" w:cs="Times New Roman"/>
            <w:sz w:val="22"/>
          </w:rPr>
          <w:delText>the</w:delText>
        </w:r>
      </w:del>
      <w:r>
        <w:rPr>
          <w:rFonts w:ascii="Times New Roman" w:eastAsia="Times New Roman" w:hAnsi="Times New Roman" w:cs="Times New Roman"/>
          <w:sz w:val="22"/>
        </w:rPr>
        <w:t xml:space="preserve"> sound similar to the sound from the EMG device. The real-time waveform data </w:t>
      </w:r>
      <w:ins w:id="429" w:author="Author">
        <w:r w:rsidR="00405B93">
          <w:rPr>
            <w:rFonts w:ascii="Times New Roman" w:eastAsia="Times New Roman" w:hAnsi="Times New Roman" w:cs="Times New Roman"/>
            <w:sz w:val="22"/>
          </w:rPr>
          <w:t>were</w:t>
        </w:r>
        <w:del w:id="430" w:author="Author">
          <w:r w:rsidDel="00405B93">
            <w:rPr>
              <w:rFonts w:ascii="Times New Roman" w:eastAsia="Times New Roman" w:hAnsi="Times New Roman" w:cs="Times New Roman"/>
              <w:sz w:val="22"/>
            </w:rPr>
            <w:delText>are</w:delText>
          </w:r>
        </w:del>
      </w:ins>
      <w:del w:id="431" w:author="Author">
        <w:r>
          <w:rPr>
            <w:rFonts w:ascii="Times New Roman" w:eastAsia="Times New Roman" w:hAnsi="Times New Roman" w:cs="Times New Roman"/>
            <w:sz w:val="22"/>
          </w:rPr>
          <w:delText>was</w:delText>
        </w:r>
      </w:del>
      <w:r>
        <w:rPr>
          <w:rFonts w:ascii="Times New Roman" w:eastAsia="Times New Roman" w:hAnsi="Times New Roman" w:cs="Times New Roman"/>
          <w:sz w:val="22"/>
        </w:rPr>
        <w:t xml:space="preserve"> presented on the left, and the waveform data </w:t>
      </w:r>
      <w:ins w:id="432" w:author="Author">
        <w:r w:rsidR="00405B93">
          <w:rPr>
            <w:rFonts w:ascii="Times New Roman" w:eastAsia="Times New Roman" w:hAnsi="Times New Roman" w:cs="Times New Roman"/>
            <w:sz w:val="22"/>
          </w:rPr>
          <w:t>were</w:t>
        </w:r>
        <w:del w:id="433" w:author="Author">
          <w:r w:rsidDel="00405B93">
            <w:rPr>
              <w:rFonts w:ascii="Times New Roman" w:eastAsia="Times New Roman" w:hAnsi="Times New Roman" w:cs="Times New Roman"/>
              <w:sz w:val="22"/>
            </w:rPr>
            <w:delText>are</w:delText>
          </w:r>
        </w:del>
      </w:ins>
      <w:del w:id="434" w:author="Author">
        <w:r>
          <w:rPr>
            <w:rFonts w:ascii="Times New Roman" w:eastAsia="Times New Roman" w:hAnsi="Times New Roman" w:cs="Times New Roman"/>
            <w:sz w:val="22"/>
          </w:rPr>
          <w:delText>was</w:delText>
        </w:r>
      </w:del>
      <w:r>
        <w:rPr>
          <w:rFonts w:ascii="Times New Roman" w:eastAsia="Times New Roman" w:hAnsi="Times New Roman" w:cs="Times New Roman"/>
          <w:sz w:val="22"/>
        </w:rPr>
        <w:t xml:space="preserve"> stacked on the right for 500 </w:t>
      </w:r>
      <w:ins w:id="435" w:author="Author">
        <w:r>
          <w:rPr>
            <w:rFonts w:ascii="Times New Roman" w:eastAsia="Times New Roman" w:hAnsi="Times New Roman" w:cs="Times New Roman"/>
            <w:sz w:val="22"/>
          </w:rPr>
          <w:t>μs</w:t>
        </w:r>
      </w:ins>
      <w:del w:id="436" w:author="Author">
        <w:r>
          <w:rPr>
            <w:rFonts w:ascii="Times New Roman" w:eastAsia="Times New Roman" w:hAnsi="Times New Roman" w:cs="Times New Roman"/>
            <w:sz w:val="22"/>
          </w:rPr>
          <w:delText>microseconds</w:delText>
        </w:r>
      </w:del>
      <w:r>
        <w:rPr>
          <w:rFonts w:ascii="Times New Roman" w:eastAsia="Times New Roman" w:hAnsi="Times New Roman" w:cs="Times New Roman"/>
          <w:sz w:val="22"/>
        </w:rPr>
        <w:t xml:space="preserve">. </w:t>
      </w:r>
      <w:ins w:id="437" w:author="Author">
        <w:r>
          <w:rPr>
            <w:rFonts w:ascii="Times New Roman" w:eastAsia="Times New Roman" w:hAnsi="Times New Roman" w:cs="Times New Roman"/>
            <w:sz w:val="22"/>
          </w:rPr>
          <w:t>Physicians</w:t>
        </w:r>
      </w:ins>
      <w:del w:id="438" w:author="Author">
        <w:r>
          <w:rPr>
            <w:rFonts w:ascii="Times New Roman" w:eastAsia="Times New Roman" w:hAnsi="Times New Roman" w:cs="Times New Roman"/>
            <w:sz w:val="22"/>
          </w:rPr>
          <w:delText>The physicians</w:delText>
        </w:r>
      </w:del>
      <w:r>
        <w:rPr>
          <w:rFonts w:ascii="Times New Roman" w:eastAsia="Times New Roman" w:hAnsi="Times New Roman" w:cs="Times New Roman"/>
          <w:sz w:val="22"/>
        </w:rPr>
        <w:t xml:space="preserve"> were allowed to change the voltage amplitude ticks of the screen </w:t>
      </w:r>
      <w:ins w:id="439" w:author="Author">
        <w:r>
          <w:rPr>
            <w:rFonts w:ascii="Times New Roman" w:eastAsia="Times New Roman" w:hAnsi="Times New Roman" w:cs="Times New Roman"/>
            <w:sz w:val="22"/>
          </w:rPr>
          <w:t>to 100</w:t>
        </w:r>
      </w:ins>
      <w:del w:id="440" w:author="Author">
        <w:r>
          <w:rPr>
            <w:rFonts w:ascii="Times New Roman" w:eastAsia="Times New Roman" w:hAnsi="Times New Roman" w:cs="Times New Roman"/>
            <w:sz w:val="22"/>
          </w:rPr>
          <w:delText>among 100 μV</w:delText>
        </w:r>
      </w:del>
      <w:r>
        <w:rPr>
          <w:rFonts w:ascii="Times New Roman" w:eastAsia="Times New Roman" w:hAnsi="Times New Roman" w:cs="Times New Roman"/>
          <w:sz w:val="22"/>
        </w:rPr>
        <w:t>, 200</w:t>
      </w:r>
      <w:del w:id="441" w:author="Author">
        <w:r>
          <w:rPr>
            <w:rFonts w:ascii="Times New Roman" w:eastAsia="Times New Roman" w:hAnsi="Times New Roman" w:cs="Times New Roman"/>
            <w:sz w:val="22"/>
          </w:rPr>
          <w:delText xml:space="preserve"> μV</w:delText>
        </w:r>
      </w:del>
      <w:r>
        <w:rPr>
          <w:rFonts w:ascii="Times New Roman" w:eastAsia="Times New Roman" w:hAnsi="Times New Roman" w:cs="Times New Roman"/>
          <w:sz w:val="22"/>
        </w:rPr>
        <w:t>, 500</w:t>
      </w:r>
      <w:del w:id="442" w:author="Author">
        <w:r>
          <w:rPr>
            <w:rFonts w:ascii="Times New Roman" w:eastAsia="Times New Roman" w:hAnsi="Times New Roman" w:cs="Times New Roman"/>
            <w:sz w:val="22"/>
          </w:rPr>
          <w:delText xml:space="preserve"> μV</w:delText>
        </w:r>
      </w:del>
      <w:r>
        <w:rPr>
          <w:rFonts w:ascii="Times New Roman" w:eastAsia="Times New Roman" w:hAnsi="Times New Roman" w:cs="Times New Roman"/>
          <w:sz w:val="22"/>
        </w:rPr>
        <w:t>, 1</w:t>
      </w:r>
      <w:del w:id="443" w:author="Author">
        <w:r>
          <w:rPr>
            <w:rFonts w:ascii="Times New Roman" w:eastAsia="Times New Roman" w:hAnsi="Times New Roman" w:cs="Times New Roman"/>
            <w:sz w:val="22"/>
          </w:rPr>
          <w:delText xml:space="preserve"> mV</w:delText>
        </w:r>
      </w:del>
      <w:r>
        <w:rPr>
          <w:rFonts w:ascii="Times New Roman" w:eastAsia="Times New Roman" w:hAnsi="Times New Roman" w:cs="Times New Roman"/>
          <w:sz w:val="22"/>
        </w:rPr>
        <w:t>, and 2 mV. Physicians first annotated each nEMG signal from different muscles</w:t>
      </w:r>
      <w:del w:id="444"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and </w:t>
      </w:r>
      <w:ins w:id="445" w:author="Author">
        <w:r w:rsidR="00405B93">
          <w:rPr>
            <w:rFonts w:ascii="Times New Roman" w:eastAsia="Times New Roman" w:hAnsi="Times New Roman" w:cs="Times New Roman"/>
            <w:sz w:val="22"/>
          </w:rPr>
          <w:t xml:space="preserve">thereafter </w:t>
        </w:r>
      </w:ins>
      <w:del w:id="446" w:author="Author">
        <w:r w:rsidDel="00405B93">
          <w:rPr>
            <w:rFonts w:ascii="Times New Roman" w:eastAsia="Times New Roman" w:hAnsi="Times New Roman" w:cs="Times New Roman"/>
            <w:sz w:val="22"/>
          </w:rPr>
          <w:delText xml:space="preserve">then </w:delText>
        </w:r>
      </w:del>
      <w:r>
        <w:rPr>
          <w:rFonts w:ascii="Times New Roman" w:eastAsia="Times New Roman" w:hAnsi="Times New Roman" w:cs="Times New Roman"/>
          <w:sz w:val="22"/>
        </w:rPr>
        <w:t>diagnosed</w:t>
      </w:r>
      <w:del w:id="447" w:author="Author">
        <w:r w:rsidDel="00405B93">
          <w:rPr>
            <w:rFonts w:ascii="Times New Roman" w:eastAsia="Times New Roman" w:hAnsi="Times New Roman" w:cs="Times New Roman"/>
            <w:sz w:val="22"/>
          </w:rPr>
          <w:delText xml:space="preserve"> the</w:delText>
        </w:r>
      </w:del>
      <w:r>
        <w:rPr>
          <w:rFonts w:ascii="Times New Roman" w:eastAsia="Times New Roman" w:hAnsi="Times New Roman" w:cs="Times New Roman"/>
          <w:sz w:val="22"/>
        </w:rPr>
        <w:t xml:space="preserve"> patients </w:t>
      </w:r>
      <w:ins w:id="448" w:author="Author">
        <w:r>
          <w:rPr>
            <w:rFonts w:ascii="Times New Roman" w:eastAsia="Times New Roman" w:hAnsi="Times New Roman" w:cs="Times New Roman"/>
            <w:sz w:val="22"/>
          </w:rPr>
          <w:t>based on</w:t>
        </w:r>
      </w:ins>
      <w:del w:id="449" w:author="Author">
        <w:r>
          <w:rPr>
            <w:rFonts w:ascii="Times New Roman" w:eastAsia="Times New Roman" w:hAnsi="Times New Roman" w:cs="Times New Roman"/>
            <w:sz w:val="22"/>
          </w:rPr>
          <w:delText>by considering</w:delText>
        </w:r>
      </w:del>
      <w:r>
        <w:rPr>
          <w:rFonts w:ascii="Times New Roman" w:eastAsia="Times New Roman" w:hAnsi="Times New Roman" w:cs="Times New Roman"/>
          <w:sz w:val="22"/>
        </w:rPr>
        <w:t xml:space="preserve"> the </w:t>
      </w:r>
      <w:ins w:id="450" w:author="Author">
        <w:r>
          <w:rPr>
            <w:rFonts w:ascii="Times New Roman" w:eastAsia="Times New Roman" w:hAnsi="Times New Roman" w:cs="Times New Roman"/>
            <w:sz w:val="22"/>
          </w:rPr>
          <w:t>muscle</w:t>
        </w:r>
      </w:ins>
      <w:del w:id="451" w:author="Author">
        <w:r>
          <w:rPr>
            <w:rFonts w:ascii="Times New Roman" w:eastAsia="Times New Roman" w:hAnsi="Times New Roman" w:cs="Times New Roman"/>
            <w:sz w:val="22"/>
          </w:rPr>
          <w:delText>muscles</w:delText>
        </w:r>
      </w:del>
      <w:r>
        <w:rPr>
          <w:rFonts w:ascii="Times New Roman" w:eastAsia="Times New Roman" w:hAnsi="Times New Roman" w:cs="Times New Roman"/>
          <w:sz w:val="22"/>
        </w:rPr>
        <w:t xml:space="preserve"> annotation results. The </w:t>
      </w:r>
      <w:ins w:id="452" w:author="Author">
        <w:r>
          <w:rPr>
            <w:rFonts w:ascii="Times New Roman" w:eastAsia="Times New Roman" w:hAnsi="Times New Roman" w:cs="Times New Roman"/>
            <w:sz w:val="22"/>
          </w:rPr>
          <w:t>physicians’ electrodiagnosis results</w:t>
        </w:r>
      </w:ins>
      <w:del w:id="453" w:author="Author">
        <w:r>
          <w:rPr>
            <w:rFonts w:ascii="Times New Roman" w:eastAsia="Times New Roman" w:hAnsi="Times New Roman" w:cs="Times New Roman"/>
            <w:sz w:val="22"/>
          </w:rPr>
          <w:delText>electro-diagnosis results of physicians</w:delText>
        </w:r>
      </w:del>
      <w:r>
        <w:rPr>
          <w:rFonts w:ascii="Times New Roman" w:eastAsia="Times New Roman" w:hAnsi="Times New Roman" w:cs="Times New Roman"/>
          <w:sz w:val="22"/>
        </w:rPr>
        <w:t xml:space="preserve"> were stored within the platform.</w:t>
      </w:r>
      <w:del w:id="454" w:author="Author">
        <w:r w:rsidDel="00BC7853">
          <w:rPr>
            <w:rFonts w:ascii="Times New Roman" w:eastAsia="Times New Roman" w:hAnsi="Times New Roman" w:cs="Times New Roman"/>
            <w:sz w:val="22"/>
          </w:rPr>
          <w:delText xml:space="preserve"> </w:delText>
        </w:r>
      </w:del>
    </w:p>
    <w:p w14:paraId="7A1D107F" w14:textId="3788FA30" w:rsidR="00940DD6" w:rsidRDefault="00CD2E03">
      <w:pPr>
        <w:spacing w:line="480" w:lineRule="auto"/>
        <w:jc w:val="left"/>
        <w:rPr>
          <w:rFonts w:ascii="Times New Roman" w:eastAsia="Times New Roman" w:hAnsi="Times New Roman" w:cs="Times New Roman"/>
          <w:b/>
          <w:sz w:val="24"/>
        </w:rPr>
      </w:pPr>
      <w:r>
        <w:rPr>
          <w:rFonts w:ascii="Times New Roman" w:eastAsia="Times New Roman" w:hAnsi="Times New Roman" w:cs="Times New Roman"/>
          <w:b/>
          <w:sz w:val="24"/>
        </w:rPr>
        <w:t>Classification by deep</w:t>
      </w:r>
      <w:ins w:id="455" w:author="Author">
        <w:r w:rsidR="002B0F6B">
          <w:rPr>
            <w:rFonts w:ascii="Times New Roman" w:eastAsia="Times New Roman" w:hAnsi="Times New Roman" w:cs="Times New Roman"/>
            <w:b/>
            <w:sz w:val="24"/>
          </w:rPr>
          <w:t>-</w:t>
        </w:r>
      </w:ins>
      <w:del w:id="456" w:author="Author">
        <w:r w:rsidDel="002B0F6B">
          <w:rPr>
            <w:rFonts w:ascii="Times New Roman" w:eastAsia="Times New Roman" w:hAnsi="Times New Roman" w:cs="Times New Roman"/>
            <w:b/>
            <w:sz w:val="24"/>
          </w:rPr>
          <w:delText xml:space="preserve"> </w:delText>
        </w:r>
      </w:del>
      <w:r>
        <w:rPr>
          <w:rFonts w:ascii="Times New Roman" w:eastAsia="Times New Roman" w:hAnsi="Times New Roman" w:cs="Times New Roman"/>
          <w:b/>
          <w:sz w:val="24"/>
        </w:rPr>
        <w:t>learning model</w:t>
      </w:r>
    </w:p>
    <w:p w14:paraId="480ECFDF" w14:textId="72FB5298"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 xml:space="preserve">The nEMG signals were </w:t>
      </w:r>
      <w:ins w:id="457" w:author="Author">
        <w:del w:id="458" w:author="Author">
          <w:r w:rsidDel="00A83A08">
            <w:rPr>
              <w:rFonts w:ascii="Times New Roman" w:eastAsia="Times New Roman" w:hAnsi="Times New Roman" w:cs="Times New Roman"/>
              <w:sz w:val="22"/>
            </w:rPr>
            <w:delText>downsampled</w:delText>
          </w:r>
        </w:del>
      </w:ins>
      <w:r>
        <w:rPr>
          <w:rFonts w:ascii="Times New Roman" w:eastAsia="Times New Roman" w:hAnsi="Times New Roman" w:cs="Times New Roman"/>
          <w:sz w:val="22"/>
        </w:rPr>
        <w:t xml:space="preserve">down-sampled to 10 kHz to reduce computational complexity. Each data was partitioned into windowed segments with lengths of 0.4 </w:t>
      </w:r>
      <w:ins w:id="459" w:author="Author">
        <w:r w:rsidR="00A83A08">
          <w:rPr>
            <w:rFonts w:ascii="Times New Roman" w:eastAsia="Times New Roman" w:hAnsi="Times New Roman" w:cs="Times New Roman"/>
            <w:sz w:val="22"/>
          </w:rPr>
          <w:t xml:space="preserve">s </w:t>
        </w:r>
      </w:ins>
      <w:del w:id="460" w:author="Author">
        <w:r w:rsidDel="00A83A08">
          <w:rPr>
            <w:rFonts w:ascii="Times New Roman" w:eastAsia="Times New Roman" w:hAnsi="Times New Roman" w:cs="Times New Roman"/>
            <w:sz w:val="22"/>
          </w:rPr>
          <w:delText xml:space="preserve">second </w:delText>
        </w:r>
      </w:del>
      <w:r>
        <w:rPr>
          <w:rFonts w:ascii="Times New Roman" w:eastAsia="Times New Roman" w:hAnsi="Times New Roman" w:cs="Times New Roman"/>
          <w:sz w:val="22"/>
        </w:rPr>
        <w:t>and hop sizes of 0.1</w:t>
      </w:r>
      <w:del w:id="461" w:author="Author">
        <w:r w:rsidDel="00A83A08">
          <w:rPr>
            <w:rFonts w:ascii="Times New Roman" w:eastAsia="Times New Roman" w:hAnsi="Times New Roman" w:cs="Times New Roman"/>
            <w:sz w:val="22"/>
          </w:rPr>
          <w:delText xml:space="preserve"> </w:delText>
        </w:r>
      </w:del>
      <w:ins w:id="462" w:author="Author">
        <w:r w:rsidR="00A83A08">
          <w:rPr>
            <w:rFonts w:ascii="Times New Roman" w:eastAsia="Times New Roman" w:hAnsi="Times New Roman" w:cs="Times New Roman"/>
            <w:sz w:val="22"/>
          </w:rPr>
          <w:t>s</w:t>
        </w:r>
      </w:ins>
      <w:del w:id="463" w:author="Author">
        <w:r w:rsidDel="00A83A08">
          <w:rPr>
            <w:rFonts w:ascii="Times New Roman" w:eastAsia="Times New Roman" w:hAnsi="Times New Roman" w:cs="Times New Roman"/>
            <w:sz w:val="22"/>
          </w:rPr>
          <w:delText>second</w:delText>
        </w:r>
      </w:del>
      <w:r>
        <w:rPr>
          <w:rFonts w:ascii="Times New Roman" w:eastAsia="Times New Roman" w:hAnsi="Times New Roman" w:cs="Times New Roman"/>
          <w:sz w:val="22"/>
        </w:rPr>
        <w:t xml:space="preserve">. The length and </w:t>
      </w:r>
      <w:commentRangeStart w:id="464"/>
      <w:commentRangeEnd w:id="464"/>
      <w:r>
        <w:rPr>
          <w:rStyle w:val="CommentReference"/>
        </w:rPr>
        <w:commentReference w:id="464"/>
      </w:r>
      <w:del w:id="465"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 xml:space="preserve">hop size of the windows were </w:t>
      </w:r>
      <w:ins w:id="466" w:author="Author">
        <w:r>
          <w:rPr>
            <w:rFonts w:ascii="Times New Roman" w:eastAsia="Times New Roman" w:hAnsi="Times New Roman" w:cs="Times New Roman"/>
            <w:sz w:val="22"/>
          </w:rPr>
          <w:t>heuristically selected</w:t>
        </w:r>
      </w:ins>
      <w:del w:id="467" w:author="Author">
        <w:r>
          <w:rPr>
            <w:rFonts w:ascii="Times New Roman" w:eastAsia="Times New Roman" w:hAnsi="Times New Roman" w:cs="Times New Roman"/>
            <w:sz w:val="22"/>
          </w:rPr>
          <w:delText>selected heuristically</w:delText>
        </w:r>
      </w:del>
      <w:r>
        <w:rPr>
          <w:rFonts w:ascii="Times New Roman" w:eastAsia="Times New Roman" w:hAnsi="Times New Roman" w:cs="Times New Roman"/>
          <w:sz w:val="22"/>
        </w:rPr>
        <w:t xml:space="preserve">. After slicing, there were </w:t>
      </w:r>
      <w:del w:id="468" w:author="Author">
        <w:r>
          <w:rPr>
            <w:rFonts w:ascii="Times New Roman" w:eastAsia="Times New Roman" w:hAnsi="Times New Roman" w:cs="Times New Roman"/>
            <w:sz w:val="22"/>
          </w:rPr>
          <w:delText xml:space="preserve">total of </w:delText>
        </w:r>
      </w:del>
      <w:r>
        <w:rPr>
          <w:rFonts w:ascii="Times New Roman" w:eastAsia="Times New Roman" w:hAnsi="Times New Roman" w:cs="Times New Roman"/>
          <w:sz w:val="22"/>
        </w:rPr>
        <w:t>3664, 2700, and 1706 segments from patients with neuropathy, myopathy, and normal patients, respectively.</w:t>
      </w:r>
      <w:del w:id="469" w:author="Author">
        <w:r w:rsidDel="00BC7853">
          <w:rPr>
            <w:rFonts w:ascii="Times New Roman" w:eastAsia="Times New Roman" w:hAnsi="Times New Roman" w:cs="Times New Roman"/>
            <w:sz w:val="22"/>
          </w:rPr>
          <w:delText xml:space="preserve"> </w:delText>
        </w:r>
      </w:del>
    </w:p>
    <w:p w14:paraId="4E0EA647" w14:textId="629AB930"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A one-dimensional convolutional neural network (CNN) was used as the deep</w:t>
      </w:r>
      <w:ins w:id="470" w:author="Author">
        <w:r w:rsidR="002B0F6B">
          <w:rPr>
            <w:rFonts w:ascii="Times New Roman" w:eastAsia="Times New Roman" w:hAnsi="Times New Roman" w:cs="Times New Roman"/>
            <w:sz w:val="22"/>
          </w:rPr>
          <w:t>-</w:t>
        </w:r>
      </w:ins>
      <w:del w:id="471"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w:t>
      </w:r>
      <w:r>
        <w:rPr>
          <w:rFonts w:ascii="Times New Roman" w:hAnsi="Times New Roman" w:cs="Times New Roman"/>
          <w:sz w:val="22"/>
        </w:rPr>
        <w:fldChar w:fldCharType="begin"/>
      </w:r>
      <w:r>
        <w:rPr>
          <w:rFonts w:ascii="Times New Roman" w:hAnsi="Times New Roman" w:cs="Times New Roman"/>
          <w:sz w:val="22"/>
        </w:rPr>
        <w:instrText xml:space="preserve"> ADDIN EN.CITE &lt;EndNote&gt;&lt;Cite&gt;&lt;Author&gt;Krizhevsky&lt;/Author&gt;&lt;Year&gt;2012&lt;/Year&gt;&lt;RecNum&gt;109&lt;/RecNum&gt;&lt;DisplayText&gt;[36]&lt;/DisplayText&gt;&lt;record&gt;&lt;rec-number&gt;109&lt;/rec-number&gt;&lt;foreign-keys&gt;&lt;key app="EN" db-id="zz0ep2w2uspe2de0rr5xrw9oept000x05pz0" timestamp="1646301145" guid="824af93a-2fdc-4eb8-aa62-33e5dd719167"&gt;109&lt;/key&gt;&lt;/foreign-keys&gt;&lt;ref-type name="Journal Article"&gt;17&lt;/ref-type&gt;&lt;contributors&gt;&lt;authors&gt;&lt;author&gt;Krizhevsky,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systems&lt;/secondary-title&gt;&lt;/titles&gt;&lt;periodical&gt;&lt;full-title&gt;Advances in Neural Information Processing Systems&lt;/full-title&gt;&lt;abbr-1&gt;Adv. Neural Inf. Process. Syst.&lt;/abbr-1&gt;&lt;abbr-2&gt;Adv Neural Inf Process Syst&lt;/abbr-2&gt;&lt;/periodical&gt;&lt;volume&gt;25&lt;/volume&gt;&lt;dates&gt;&lt;year&gt;2012&lt;/year&gt;&lt;/dates&gt;&lt;urls&gt;&lt;/urls&gt;&lt;/record&gt;&lt;/Cite&gt;&lt;/EndNote&gt;</w:instrText>
      </w:r>
      <w:r>
        <w:rPr>
          <w:rFonts w:ascii="Times New Roman" w:hAnsi="Times New Roman" w:cs="Times New Roman"/>
          <w:sz w:val="22"/>
        </w:rPr>
        <w:fldChar w:fldCharType="separate"/>
      </w:r>
      <w:r>
        <w:rPr>
          <w:rFonts w:ascii="Times New Roman" w:eastAsia="Times New Roman" w:hAnsi="Times New Roman" w:cs="Times New Roman"/>
          <w:sz w:val="22"/>
        </w:rPr>
        <w:t>[36]</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The CNN was designed after the motives of ResNes and VGG, which are well-performing </w:t>
      </w:r>
      <w:ins w:id="472" w:author="Author">
        <w:r>
          <w:rPr>
            <w:rFonts w:ascii="Times New Roman" w:eastAsia="Times New Roman" w:hAnsi="Times New Roman" w:cs="Times New Roman"/>
            <w:sz w:val="22"/>
          </w:rPr>
          <w:t>image-classification</w:t>
        </w:r>
      </w:ins>
      <w:del w:id="473" w:author="Author">
        <w:r>
          <w:rPr>
            <w:rFonts w:ascii="Times New Roman" w:eastAsia="Times New Roman" w:hAnsi="Times New Roman" w:cs="Times New Roman"/>
            <w:sz w:val="22"/>
          </w:rPr>
          <w:delText>image classification</w:delText>
        </w:r>
      </w:del>
      <w:r>
        <w:rPr>
          <w:rFonts w:ascii="Times New Roman" w:eastAsia="Times New Roman" w:hAnsi="Times New Roman" w:cs="Times New Roman"/>
          <w:sz w:val="22"/>
        </w:rPr>
        <w:t xml:space="preserve"> models </w:t>
      </w:r>
      <w:r>
        <w:rPr>
          <w:rFonts w:ascii="Times New Roman" w:hAnsi="Times New Roman" w:cs="Times New Roman"/>
          <w:sz w:val="22"/>
        </w:rPr>
        <w:fldChar w:fldCharType="begin"/>
      </w:r>
      <w:r>
        <w:rPr>
          <w:rFonts w:ascii="Times New Roman" w:hAnsi="Times New Roman" w:cs="Times New Roman"/>
          <w:sz w:val="22"/>
        </w:rPr>
        <w:instrText xml:space="preserve"> ADDIN EN.CITE &lt;EndNote&gt;&lt;Cite&gt;&lt;Author&gt;He&lt;/Author&gt;&lt;Year&gt;2016&lt;/Year&gt;&lt;RecNum&gt;73&lt;/RecNum&gt;&lt;DisplayText&gt;[37, 38]&lt;/DisplayText&gt;&lt;record&gt;&lt;rec-number&gt;73&lt;/rec-number&gt;&lt;foreign-keys&gt;&lt;key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Pr>
          <w:rFonts w:ascii="Times New Roman" w:hAnsi="Times New Roman" w:cs="Times New Roman"/>
          <w:sz w:val="22"/>
        </w:rPr>
        <w:fldChar w:fldCharType="separate"/>
      </w:r>
      <w:r>
        <w:rPr>
          <w:rFonts w:ascii="Times New Roman" w:eastAsia="Times New Roman" w:hAnsi="Times New Roman" w:cs="Times New Roman"/>
          <w:sz w:val="22"/>
        </w:rPr>
        <w:t>[37, 38]</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The CNN comprised </w:t>
      </w:r>
      <w:del w:id="474" w:author="Author">
        <w:r>
          <w:rPr>
            <w:rFonts w:ascii="Times New Roman" w:eastAsia="Times New Roman" w:hAnsi="Times New Roman" w:cs="Times New Roman"/>
            <w:sz w:val="22"/>
          </w:rPr>
          <w:delText xml:space="preserve">of </w:delText>
        </w:r>
      </w:del>
      <w:ins w:id="475" w:author="Author">
        <w:r>
          <w:rPr>
            <w:rFonts w:ascii="Times New Roman" w:eastAsia="Times New Roman" w:hAnsi="Times New Roman" w:cs="Times New Roman"/>
            <w:sz w:val="22"/>
          </w:rPr>
          <w:t>seven</w:t>
        </w:r>
      </w:ins>
      <w:del w:id="476" w:author="Author">
        <w:r>
          <w:rPr>
            <w:rFonts w:ascii="Times New Roman" w:eastAsia="Times New Roman" w:hAnsi="Times New Roman" w:cs="Times New Roman"/>
            <w:sz w:val="22"/>
          </w:rPr>
          <w:delText>7</w:delText>
        </w:r>
      </w:del>
      <w:r>
        <w:rPr>
          <w:rFonts w:ascii="Times New Roman" w:eastAsia="Times New Roman" w:hAnsi="Times New Roman" w:cs="Times New Roman"/>
          <w:sz w:val="22"/>
        </w:rPr>
        <w:t xml:space="preserve"> spatial reduction blocks, </w:t>
      </w:r>
      <w:ins w:id="477" w:author="Author">
        <w:r>
          <w:rPr>
            <w:rFonts w:ascii="Times New Roman" w:eastAsia="Times New Roman" w:hAnsi="Times New Roman" w:cs="Times New Roman"/>
            <w:sz w:val="22"/>
          </w:rPr>
          <w:t>five</w:t>
        </w:r>
      </w:ins>
      <w:del w:id="478" w:author="Author">
        <w:r>
          <w:rPr>
            <w:rFonts w:ascii="Times New Roman" w:eastAsia="Times New Roman" w:hAnsi="Times New Roman" w:cs="Times New Roman"/>
            <w:sz w:val="22"/>
          </w:rPr>
          <w:delText>5</w:delText>
        </w:r>
      </w:del>
      <w:r>
        <w:rPr>
          <w:rFonts w:ascii="Times New Roman" w:eastAsia="Times New Roman" w:hAnsi="Times New Roman" w:cs="Times New Roman"/>
          <w:sz w:val="22"/>
        </w:rPr>
        <w:t xml:space="preserve"> residual blocks, and fully connected layers (S2 Fig). The spatial reduction block </w:t>
      </w:r>
      <w:ins w:id="479" w:author="Author">
        <w:del w:id="480" w:author="Author">
          <w:r w:rsidDel="00A83A08">
            <w:rPr>
              <w:rFonts w:ascii="Times New Roman" w:eastAsia="Times New Roman" w:hAnsi="Times New Roman" w:cs="Times New Roman"/>
              <w:sz w:val="22"/>
            </w:rPr>
            <w:delText>consists</w:delText>
          </w:r>
        </w:del>
      </w:ins>
      <w:r>
        <w:rPr>
          <w:rFonts w:ascii="Times New Roman" w:eastAsia="Times New Roman" w:hAnsi="Times New Roman" w:cs="Times New Roman"/>
          <w:sz w:val="22"/>
        </w:rPr>
        <w:t xml:space="preserve">consisted of convolutional layers, batch normalization, rectified linear unit (ReLU), and max pooling. The residual block </w:t>
      </w:r>
      <w:ins w:id="481" w:author="Author">
        <w:del w:id="482" w:author="Author">
          <w:r w:rsidDel="00A83A08">
            <w:rPr>
              <w:rFonts w:ascii="Times New Roman" w:eastAsia="Times New Roman" w:hAnsi="Times New Roman" w:cs="Times New Roman"/>
              <w:sz w:val="22"/>
            </w:rPr>
            <w:delText>contains</w:delText>
          </w:r>
        </w:del>
      </w:ins>
      <w:r>
        <w:rPr>
          <w:rFonts w:ascii="Times New Roman" w:eastAsia="Times New Roman" w:hAnsi="Times New Roman" w:cs="Times New Roman"/>
          <w:sz w:val="22"/>
        </w:rPr>
        <w:t xml:space="preserve">contained similar layers with </w:t>
      </w:r>
      <w:del w:id="483" w:author="Author">
        <w:r>
          <w:rPr>
            <w:rFonts w:ascii="Times New Roman" w:eastAsia="Times New Roman" w:hAnsi="Times New Roman" w:cs="Times New Roman"/>
            <w:sz w:val="22"/>
          </w:rPr>
          <w:delText xml:space="preserve">an </w:delText>
        </w:r>
      </w:del>
      <w:r>
        <w:rPr>
          <w:rFonts w:ascii="Times New Roman" w:eastAsia="Times New Roman" w:hAnsi="Times New Roman" w:cs="Times New Roman"/>
          <w:sz w:val="22"/>
        </w:rPr>
        <w:t xml:space="preserve">added residual </w:t>
      </w:r>
      <w:ins w:id="484" w:author="Author">
        <w:r>
          <w:rPr>
            <w:rFonts w:ascii="Times New Roman" w:eastAsia="Times New Roman" w:hAnsi="Times New Roman" w:cs="Times New Roman"/>
            <w:sz w:val="22"/>
          </w:rPr>
          <w:t>connections</w:t>
        </w:r>
      </w:ins>
      <w:del w:id="485" w:author="Author">
        <w:r>
          <w:rPr>
            <w:rFonts w:ascii="Times New Roman" w:eastAsia="Times New Roman" w:hAnsi="Times New Roman" w:cs="Times New Roman"/>
            <w:sz w:val="22"/>
          </w:rPr>
          <w:delText>connection</w:delText>
        </w:r>
      </w:del>
      <w:r>
        <w:rPr>
          <w:rFonts w:ascii="Times New Roman" w:eastAsia="Times New Roman" w:hAnsi="Times New Roman" w:cs="Times New Roman"/>
          <w:sz w:val="22"/>
        </w:rPr>
        <w:t xml:space="preserve"> </w:t>
      </w:r>
      <w:r>
        <w:rPr>
          <w:rFonts w:ascii="Times New Roman" w:hAnsi="Times New Roman" w:cs="Times New Roman"/>
          <w:sz w:val="22"/>
        </w:rPr>
        <w:fldChar w:fldCharType="begin"/>
      </w:r>
      <w:r>
        <w:rPr>
          <w:rFonts w:ascii="Times New Roman" w:hAnsi="Times New Roman" w:cs="Times New Roman"/>
          <w:sz w:val="22"/>
        </w:rPr>
        <w:instrText xml:space="preserve"> ADDIN EN.CITE &lt;EndNote&gt;&lt;Cite&gt;&lt;Author&gt;He&lt;/Author&gt;&lt;Year&gt;2016&lt;/Year&gt;&lt;RecNum&gt;73&lt;/RecNum&gt;&lt;DisplayText&gt;[37]&lt;/DisplayText&gt;&lt;record&gt;&lt;rec-number&gt;73&lt;/rec-number&gt;&lt;foreign-keys&gt;&lt;key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2016&lt;/date&gt;&lt;/pub-dates&gt;&lt;/dates&gt;&lt;isbn&gt;1063-6919&lt;/isbn&gt;&lt;urls&gt;&lt;/urls&gt;&lt;electronic-resource-num&gt;10.1109/CVPR.2016.90&lt;/electronic-resource-num&gt;&lt;/record&gt;&lt;/Cite&gt;&lt;/EndNote&gt;</w:instrText>
      </w:r>
      <w:r>
        <w:rPr>
          <w:rFonts w:ascii="Times New Roman" w:hAnsi="Times New Roman" w:cs="Times New Roman"/>
          <w:sz w:val="22"/>
        </w:rPr>
        <w:fldChar w:fldCharType="separate"/>
      </w:r>
      <w:r>
        <w:rPr>
          <w:rFonts w:ascii="Times New Roman" w:eastAsia="Times New Roman" w:hAnsi="Times New Roman" w:cs="Times New Roman"/>
          <w:sz w:val="22"/>
        </w:rPr>
        <w:t>[37]</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The fully connected layers consisted of 512, 256, 64, </w:t>
      </w:r>
      <w:ins w:id="486" w:author="Author">
        <w:r>
          <w:rPr>
            <w:rFonts w:ascii="Times New Roman" w:eastAsia="Times New Roman" w:hAnsi="Times New Roman" w:cs="Times New Roman"/>
            <w:sz w:val="22"/>
          </w:rPr>
          <w:t xml:space="preserve">and </w:t>
        </w:r>
      </w:ins>
      <w:r>
        <w:rPr>
          <w:rFonts w:ascii="Times New Roman" w:eastAsia="Times New Roman" w:hAnsi="Times New Roman" w:cs="Times New Roman"/>
          <w:sz w:val="22"/>
        </w:rPr>
        <w:t>16 hidden layer neurons</w:t>
      </w:r>
      <w:del w:id="487"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with </w:t>
      </w:r>
      <w:ins w:id="488" w:author="Author">
        <w:r>
          <w:rPr>
            <w:rFonts w:ascii="Times New Roman" w:eastAsia="Times New Roman" w:hAnsi="Times New Roman" w:cs="Times New Roman"/>
            <w:sz w:val="22"/>
          </w:rPr>
          <w:t xml:space="preserve">a </w:t>
        </w:r>
      </w:ins>
      <w:r>
        <w:rPr>
          <w:rFonts w:ascii="Times New Roman" w:eastAsia="Times New Roman" w:hAnsi="Times New Roman" w:cs="Times New Roman"/>
          <w:sz w:val="22"/>
        </w:rPr>
        <w:t xml:space="preserve">leaky ReLU activation function. The </w:t>
      </w:r>
      <w:ins w:id="489" w:author="Author">
        <w:r>
          <w:rPr>
            <w:rFonts w:ascii="Times New Roman" w:eastAsia="Times New Roman" w:hAnsi="Times New Roman" w:cs="Times New Roman"/>
            <w:sz w:val="22"/>
          </w:rPr>
          <w:t>Softmax</w:t>
        </w:r>
      </w:ins>
      <w:del w:id="490" w:author="Author">
        <w:r>
          <w:rPr>
            <w:rFonts w:ascii="Times New Roman" w:eastAsia="Times New Roman" w:hAnsi="Times New Roman" w:cs="Times New Roman"/>
            <w:sz w:val="22"/>
          </w:rPr>
          <w:delText>softmax</w:delText>
        </w:r>
      </w:del>
      <w:r>
        <w:rPr>
          <w:rFonts w:ascii="Times New Roman" w:eastAsia="Times New Roman" w:hAnsi="Times New Roman" w:cs="Times New Roman"/>
          <w:sz w:val="22"/>
        </w:rPr>
        <w:t xml:space="preserve"> function was applied to the final three-output layer. The model </w:t>
      </w:r>
      <w:ins w:id="491" w:author="Author">
        <w:r>
          <w:rPr>
            <w:rFonts w:ascii="Times New Roman" w:eastAsia="Times New Roman" w:hAnsi="Times New Roman" w:cs="Times New Roman"/>
            <w:sz w:val="22"/>
          </w:rPr>
          <w:t>received</w:t>
        </w:r>
      </w:ins>
      <w:del w:id="492" w:author="Author">
        <w:r>
          <w:rPr>
            <w:rFonts w:ascii="Times New Roman" w:eastAsia="Times New Roman" w:hAnsi="Times New Roman" w:cs="Times New Roman"/>
            <w:sz w:val="22"/>
          </w:rPr>
          <w:delText>receives</w:delText>
        </w:r>
      </w:del>
      <w:r>
        <w:rPr>
          <w:rFonts w:ascii="Times New Roman" w:eastAsia="Times New Roman" w:hAnsi="Times New Roman" w:cs="Times New Roman"/>
          <w:sz w:val="22"/>
        </w:rPr>
        <w:t xml:space="preserve"> raw signal segments and </w:t>
      </w:r>
      <w:ins w:id="493" w:author="Author">
        <w:r>
          <w:rPr>
            <w:rFonts w:ascii="Times New Roman" w:eastAsia="Times New Roman" w:hAnsi="Times New Roman" w:cs="Times New Roman"/>
            <w:sz w:val="22"/>
          </w:rPr>
          <w:t>predicted</w:t>
        </w:r>
      </w:ins>
      <w:del w:id="494" w:author="Author">
        <w:r>
          <w:rPr>
            <w:rFonts w:ascii="Times New Roman" w:eastAsia="Times New Roman" w:hAnsi="Times New Roman" w:cs="Times New Roman"/>
            <w:sz w:val="22"/>
          </w:rPr>
          <w:delText>predicts</w:delText>
        </w:r>
      </w:del>
      <w:r>
        <w:rPr>
          <w:rFonts w:ascii="Times New Roman" w:eastAsia="Times New Roman" w:hAnsi="Times New Roman" w:cs="Times New Roman"/>
          <w:sz w:val="22"/>
        </w:rPr>
        <w:t xml:space="preserve"> the </w:t>
      </w:r>
      <w:ins w:id="495" w:author="Author">
        <w:r>
          <w:rPr>
            <w:rFonts w:ascii="Times New Roman" w:eastAsia="Times New Roman" w:hAnsi="Times New Roman" w:cs="Times New Roman"/>
            <w:sz w:val="22"/>
          </w:rPr>
          <w:t>probabilities of three classes (myopathy, neuropathy, and normal)</w:t>
        </w:r>
      </w:ins>
      <w:del w:id="496" w:author="Author">
        <w:r>
          <w:rPr>
            <w:rFonts w:ascii="Times New Roman" w:eastAsia="Times New Roman" w:hAnsi="Times New Roman" w:cs="Times New Roman"/>
            <w:sz w:val="22"/>
          </w:rPr>
          <w:delText>three class (myopathy, neuropathy, normal) probabilities</w:delText>
        </w:r>
      </w:del>
      <w:r>
        <w:rPr>
          <w:rFonts w:ascii="Times New Roman" w:eastAsia="Times New Roman" w:hAnsi="Times New Roman" w:cs="Times New Roman"/>
          <w:sz w:val="22"/>
        </w:rPr>
        <w:t>.</w:t>
      </w:r>
      <w:del w:id="497" w:author="Author">
        <w:r w:rsidDel="00BC7853">
          <w:rPr>
            <w:rFonts w:ascii="Times New Roman" w:eastAsia="Times New Roman" w:hAnsi="Times New Roman" w:cs="Times New Roman"/>
            <w:sz w:val="22"/>
          </w:rPr>
          <w:delText xml:space="preserve"> </w:delText>
        </w:r>
      </w:del>
    </w:p>
    <w:p w14:paraId="230DDA52" w14:textId="3D0B2CE0"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lastRenderedPageBreak/>
        <w:t xml:space="preserve">Hyper-parameters were determined empirically with </w:t>
      </w:r>
      <w:ins w:id="498" w:author="Author">
        <w:r>
          <w:rPr>
            <w:rFonts w:ascii="Times New Roman" w:eastAsia="Times New Roman" w:hAnsi="Times New Roman" w:cs="Times New Roman"/>
            <w:sz w:val="22"/>
          </w:rPr>
          <w:t xml:space="preserve">a </w:t>
        </w:r>
      </w:ins>
      <w:r>
        <w:rPr>
          <w:rFonts w:ascii="Times New Roman" w:eastAsia="Times New Roman" w:hAnsi="Times New Roman" w:cs="Times New Roman"/>
          <w:sz w:val="22"/>
        </w:rPr>
        <w:t>learning rate of 10</w:t>
      </w:r>
      <w:r>
        <w:rPr>
          <w:rFonts w:ascii="Times New Roman" w:eastAsia="Times New Roman" w:hAnsi="Times New Roman" w:cs="Times New Roman"/>
          <w:sz w:val="22"/>
          <w:vertAlign w:val="superscript"/>
        </w:rPr>
        <w:t>-3</w:t>
      </w:r>
      <w:r>
        <w:rPr>
          <w:rFonts w:ascii="Times New Roman" w:eastAsia="Times New Roman" w:hAnsi="Times New Roman" w:cs="Times New Roman"/>
          <w:sz w:val="22"/>
        </w:rPr>
        <w:t xml:space="preserve">, batch size of 32, and </w:t>
      </w:r>
      <w:ins w:id="499" w:author="Author">
        <w:r>
          <w:rPr>
            <w:rFonts w:ascii="Times New Roman" w:eastAsia="Times New Roman" w:hAnsi="Times New Roman" w:cs="Times New Roman"/>
            <w:sz w:val="22"/>
          </w:rPr>
          <w:t>100 epochs</w:t>
        </w:r>
      </w:ins>
      <w:del w:id="500" w:author="Author">
        <w:r>
          <w:rPr>
            <w:rFonts w:ascii="Times New Roman" w:eastAsia="Times New Roman" w:hAnsi="Times New Roman" w:cs="Times New Roman"/>
            <w:sz w:val="22"/>
          </w:rPr>
          <w:delText>epoch of 100</w:delText>
        </w:r>
      </w:del>
      <w:r>
        <w:rPr>
          <w:rFonts w:ascii="Times New Roman" w:eastAsia="Times New Roman" w:hAnsi="Times New Roman" w:cs="Times New Roman"/>
          <w:sz w:val="22"/>
        </w:rPr>
        <w:t xml:space="preserve">. Early stopping was performed by evaluating </w:t>
      </w:r>
      <w:ins w:id="501"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accuracy </w:t>
      </w:r>
      <w:ins w:id="502" w:author="Author">
        <w:r>
          <w:rPr>
            <w:rFonts w:ascii="Times New Roman" w:eastAsia="Times New Roman" w:hAnsi="Times New Roman" w:cs="Times New Roman"/>
            <w:sz w:val="22"/>
          </w:rPr>
          <w:t>of</w:t>
        </w:r>
      </w:ins>
      <w:del w:id="503" w:author="Author">
        <w:r>
          <w:rPr>
            <w:rFonts w:ascii="Times New Roman" w:eastAsia="Times New Roman" w:hAnsi="Times New Roman" w:cs="Times New Roman"/>
            <w:sz w:val="22"/>
          </w:rPr>
          <w:delText>on</w:delText>
        </w:r>
      </w:del>
      <w:r>
        <w:rPr>
          <w:rFonts w:ascii="Times New Roman" w:eastAsia="Times New Roman" w:hAnsi="Times New Roman" w:cs="Times New Roman"/>
          <w:sz w:val="22"/>
        </w:rPr>
        <w:t xml:space="preserve"> the validation set every 30 updates, and the patience value was set to 100 </w:t>
      </w:r>
      <w:r>
        <w:rPr>
          <w:rFonts w:ascii="Times New Roman" w:hAnsi="Times New Roman" w:cs="Times New Roman"/>
          <w:sz w:val="22"/>
        </w:rPr>
        <w:fldChar w:fldCharType="begin"/>
      </w:r>
      <w:r>
        <w:rPr>
          <w:rFonts w:ascii="Times New Roman" w:hAnsi="Times New Roman" w:cs="Times New Roman"/>
          <w:sz w:val="22"/>
        </w:rPr>
        <w:instrText xml:space="preserve"> ADDIN EN.CITE &lt;EndNote&gt;&lt;Cite&gt;&lt;Author&gt;Prechelt&lt;/Author&gt;&lt;Year&gt;1998&lt;/Year&gt;&lt;RecNum&gt;110&lt;/RecNum&gt;&lt;DisplayText&gt;[39]&lt;/DisplayText&gt;&lt;record&gt;&lt;rec-number&gt;110&lt;/rec-number&gt;&lt;foreign-keys&gt;&lt;key app="EN" db-id="zz0ep2w2uspe2de0rr5xrw9oept000x05pz0" timestamp="1646301145" guid="e55fe891-0450-4af6-a310-6fb5c0f6b962"&gt;110&lt;/key&gt;&lt;/foreign-keys&gt;&lt;ref-type name="Book Section"&gt;5&lt;/ref-type&gt;&lt;contributors&gt;&lt;authors&gt;&lt;author&gt;Prechelt, Lutz&lt;/author&gt;&lt;/authors&gt;&lt;secondary-authors&gt;&lt;author&gt;Orr, Genevieve B.&lt;/author&gt;&lt;author&gt;Müller, Klaus-Robert&lt;/author&gt;&lt;/secondary-authors&gt;&lt;/contributors&gt;&lt;titles&gt;&lt;title&gt;Early Stopping - But When?&lt;/title&gt;&lt;secondary-title&gt;Neural Networks: Tricks of the Trade&lt;/secondary-title&gt;&lt;/titles&gt;&lt;pages&gt;55-69&lt;/pages&gt;&lt;dates&gt;&lt;year&gt;1998&lt;/year&gt;&lt;/dates&gt;&lt;pub-location&gt;Berlin, Heidelberg&lt;/pub-location&gt;&lt;publisher&gt;Springer Berlin Heidelberg&lt;/publisher&gt;&lt;isbn&gt;978-3-540-49430-0&lt;/isbn&gt;&lt;label&gt;Prechelt1998&lt;/label&gt;&lt;urls&gt;&lt;related-urls&gt;&lt;url&gt;https://doi.org/10.1007/3-540-49430-8_3&lt;/url&gt;&lt;/related-urls&gt;&lt;/urls&gt;&lt;electronic-resource-num&gt;10.1007/3-540-49430-8_3&lt;/electronic-resource-num&gt;&lt;/record&gt;&lt;/Cite&gt;&lt;/EndNote&gt;</w:instrText>
      </w:r>
      <w:r>
        <w:rPr>
          <w:rFonts w:ascii="Times New Roman" w:hAnsi="Times New Roman" w:cs="Times New Roman"/>
          <w:sz w:val="22"/>
        </w:rPr>
        <w:fldChar w:fldCharType="separate"/>
      </w:r>
      <w:r>
        <w:rPr>
          <w:rFonts w:ascii="Times New Roman" w:eastAsia="Times New Roman" w:hAnsi="Times New Roman" w:cs="Times New Roman"/>
          <w:sz w:val="22"/>
        </w:rPr>
        <w:t>[39]</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ins w:id="504" w:author="Author">
        <w:r>
          <w:rPr>
            <w:rFonts w:ascii="Times New Roman" w:eastAsia="Times New Roman" w:hAnsi="Times New Roman" w:cs="Times New Roman"/>
            <w:sz w:val="22"/>
          </w:rPr>
          <w:t>Cross-entropy</w:t>
        </w:r>
      </w:ins>
      <w:del w:id="505" w:author="Author">
        <w:r>
          <w:rPr>
            <w:rFonts w:ascii="Times New Roman" w:eastAsia="Times New Roman" w:hAnsi="Times New Roman" w:cs="Times New Roman"/>
            <w:sz w:val="22"/>
          </w:rPr>
          <w:delText>Cross entropy</w:delText>
        </w:r>
      </w:del>
      <w:r>
        <w:rPr>
          <w:rFonts w:ascii="Times New Roman" w:eastAsia="Times New Roman" w:hAnsi="Times New Roman" w:cs="Times New Roman"/>
          <w:sz w:val="22"/>
        </w:rPr>
        <w:t xml:space="preserve"> loss was used as the loss function</w:t>
      </w:r>
      <w:ins w:id="506"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with class weights applied </w:t>
      </w:r>
      <w:ins w:id="507" w:author="Author">
        <w:r>
          <w:rPr>
            <w:rFonts w:ascii="Times New Roman" w:eastAsia="Times New Roman" w:hAnsi="Times New Roman" w:cs="Times New Roman"/>
            <w:sz w:val="22"/>
          </w:rPr>
          <w:t>inversely</w:t>
        </w:r>
      </w:ins>
      <w:del w:id="508" w:author="Author">
        <w:r>
          <w:rPr>
            <w:rFonts w:ascii="Times New Roman" w:eastAsia="Times New Roman" w:hAnsi="Times New Roman" w:cs="Times New Roman"/>
            <w:sz w:val="22"/>
          </w:rPr>
          <w:delText>inverse</w:delText>
        </w:r>
      </w:del>
      <w:r>
        <w:rPr>
          <w:rFonts w:ascii="Times New Roman" w:eastAsia="Times New Roman" w:hAnsi="Times New Roman" w:cs="Times New Roman"/>
          <w:sz w:val="22"/>
        </w:rPr>
        <w:t xml:space="preserve"> </w:t>
      </w:r>
      <w:ins w:id="509" w:author="Author">
        <w:r>
          <w:rPr>
            <w:rFonts w:ascii="Times New Roman" w:eastAsia="Times New Roman" w:hAnsi="Times New Roman" w:cs="Times New Roman"/>
            <w:sz w:val="22"/>
          </w:rPr>
          <w:t>proportional</w:t>
        </w:r>
      </w:ins>
      <w:del w:id="510" w:author="Author">
        <w:r>
          <w:rPr>
            <w:rFonts w:ascii="Times New Roman" w:eastAsia="Times New Roman" w:hAnsi="Times New Roman" w:cs="Times New Roman"/>
            <w:sz w:val="22"/>
          </w:rPr>
          <w:delText>proportionally</w:delText>
        </w:r>
      </w:del>
      <w:r>
        <w:rPr>
          <w:rFonts w:ascii="Times New Roman" w:eastAsia="Times New Roman" w:hAnsi="Times New Roman" w:cs="Times New Roman"/>
          <w:sz w:val="22"/>
        </w:rPr>
        <w:t xml:space="preserve"> to the number of signal segments from the </w:t>
      </w:r>
      <w:ins w:id="511" w:author="Author">
        <w:r>
          <w:rPr>
            <w:rFonts w:ascii="Times New Roman" w:eastAsia="Times New Roman" w:hAnsi="Times New Roman" w:cs="Times New Roman"/>
            <w:sz w:val="22"/>
          </w:rPr>
          <w:t>training</w:t>
        </w:r>
      </w:ins>
      <w:del w:id="512" w:author="Author">
        <w:r>
          <w:rPr>
            <w:rFonts w:ascii="Times New Roman" w:eastAsia="Times New Roman" w:hAnsi="Times New Roman" w:cs="Times New Roman"/>
            <w:sz w:val="22"/>
          </w:rPr>
          <w:delText>train</w:delText>
        </w:r>
      </w:del>
      <w:r>
        <w:rPr>
          <w:rFonts w:ascii="Times New Roman" w:eastAsia="Times New Roman" w:hAnsi="Times New Roman" w:cs="Times New Roman"/>
          <w:sz w:val="22"/>
        </w:rPr>
        <w:t xml:space="preserve"> set. Deep</w:t>
      </w:r>
      <w:ins w:id="513" w:author="Author">
        <w:r w:rsidR="002B0F6B">
          <w:rPr>
            <w:rFonts w:ascii="Times New Roman" w:eastAsia="Times New Roman" w:hAnsi="Times New Roman" w:cs="Times New Roman"/>
            <w:sz w:val="22"/>
          </w:rPr>
          <w:t>-</w:t>
        </w:r>
      </w:ins>
      <w:del w:id="514"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performance was measured through </w:t>
      </w:r>
      <w:ins w:id="515" w:author="Author">
        <w:r>
          <w:rPr>
            <w:rFonts w:ascii="Times New Roman" w:eastAsia="Times New Roman" w:hAnsi="Times New Roman" w:cs="Times New Roman"/>
            <w:sz w:val="22"/>
          </w:rPr>
          <w:t xml:space="preserve">a </w:t>
        </w:r>
      </w:ins>
      <w:r>
        <w:rPr>
          <w:rFonts w:ascii="Times New Roman" w:eastAsia="Times New Roman" w:hAnsi="Times New Roman" w:cs="Times New Roman"/>
          <w:sz w:val="22"/>
        </w:rPr>
        <w:t>5</w:t>
      </w:r>
      <w:ins w:id="516" w:author="Author">
        <w:r>
          <w:rPr>
            <w:rFonts w:ascii="Times New Roman" w:eastAsia="Times New Roman" w:hAnsi="Times New Roman" w:cs="Times New Roman"/>
            <w:sz w:val="22"/>
          </w:rPr>
          <w:t xml:space="preserve"> × </w:t>
        </w:r>
      </w:ins>
      <w:del w:id="517"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3-fold cross validation (5</w:t>
      </w:r>
      <w:ins w:id="518" w:author="Author">
        <w:r>
          <w:rPr>
            <w:rFonts w:ascii="Times New Roman" w:eastAsia="Times New Roman" w:hAnsi="Times New Roman" w:cs="Times New Roman"/>
            <w:sz w:val="22"/>
          </w:rPr>
          <w:t xml:space="preserve"> × </w:t>
        </w:r>
      </w:ins>
      <w:del w:id="519"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3 CV) </w:t>
      </w:r>
      <w:ins w:id="520" w:author="Author">
        <w:r w:rsidR="00A83A08">
          <w:rPr>
            <w:rFonts w:ascii="Times New Roman" w:eastAsia="Times New Roman" w:hAnsi="Times New Roman" w:cs="Times New Roman"/>
            <w:sz w:val="22"/>
          </w:rPr>
          <w:t xml:space="preserve">due to </w:t>
        </w:r>
        <w:del w:id="521" w:author="Author">
          <w:r w:rsidDel="00A83A08">
            <w:rPr>
              <w:rFonts w:ascii="Times New Roman" w:eastAsia="Times New Roman" w:hAnsi="Times New Roman" w:cs="Times New Roman"/>
              <w:sz w:val="22"/>
            </w:rPr>
            <w:delText>because of</w:delText>
          </w:r>
        </w:del>
      </w:ins>
      <w:del w:id="522" w:author="Author">
        <w:r w:rsidDel="00A83A08">
          <w:rPr>
            <w:rFonts w:ascii="Times New Roman" w:eastAsia="Times New Roman" w:hAnsi="Times New Roman" w:cs="Times New Roman"/>
            <w:sz w:val="22"/>
          </w:rPr>
          <w:delText xml:space="preserve">since </w:delText>
        </w:r>
      </w:del>
      <w:ins w:id="523" w:author="Author">
        <w:r>
          <w:rPr>
            <w:rFonts w:ascii="Times New Roman" w:eastAsia="Times New Roman" w:hAnsi="Times New Roman" w:cs="Times New Roman"/>
            <w:sz w:val="22"/>
          </w:rPr>
          <w:t>the</w:t>
        </w:r>
      </w:ins>
      <w:del w:id="524" w:author="Author">
        <w:r>
          <w:rPr>
            <w:rFonts w:ascii="Times New Roman" w:eastAsia="Times New Roman" w:hAnsi="Times New Roman" w:cs="Times New Roman"/>
            <w:sz w:val="22"/>
          </w:rPr>
          <w:delText>there were</w:delText>
        </w:r>
      </w:del>
      <w:r>
        <w:rPr>
          <w:rFonts w:ascii="Times New Roman" w:eastAsia="Times New Roman" w:hAnsi="Times New Roman" w:cs="Times New Roman"/>
          <w:sz w:val="22"/>
        </w:rPr>
        <w:t xml:space="preserve"> small number of subjects.</w:t>
      </w:r>
      <w:del w:id="525" w:author="Author">
        <w:r w:rsidDel="00BC7853">
          <w:rPr>
            <w:rFonts w:ascii="Times New Roman" w:eastAsia="Times New Roman" w:hAnsi="Times New Roman" w:cs="Times New Roman"/>
            <w:sz w:val="22"/>
          </w:rPr>
          <w:delText xml:space="preserve"> </w:delText>
        </w:r>
      </w:del>
    </w:p>
    <w:p w14:paraId="657D3E2C" w14:textId="410F20ED"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The deep</w:t>
      </w:r>
      <w:ins w:id="526" w:author="Author">
        <w:r w:rsidR="002B0F6B">
          <w:rPr>
            <w:rFonts w:ascii="Times New Roman" w:eastAsia="Times New Roman" w:hAnsi="Times New Roman" w:cs="Times New Roman"/>
            <w:sz w:val="22"/>
          </w:rPr>
          <w:t>-</w:t>
        </w:r>
      </w:ins>
      <w:del w:id="527"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 used two stages to classify</w:t>
      </w:r>
      <w:ins w:id="528" w:author="Author">
        <w:r w:rsidR="00A83A08">
          <w:rPr>
            <w:rFonts w:ascii="Times New Roman" w:eastAsia="Times New Roman" w:hAnsi="Times New Roman" w:cs="Times New Roman"/>
            <w:sz w:val="22"/>
          </w:rPr>
          <w:t xml:space="preserve"> </w:t>
        </w:r>
      </w:ins>
      <w:del w:id="529" w:author="Author">
        <w:r w:rsidDel="00A83A08">
          <w:rPr>
            <w:rFonts w:ascii="Times New Roman" w:eastAsia="Times New Roman" w:hAnsi="Times New Roman" w:cs="Times New Roman"/>
            <w:sz w:val="22"/>
          </w:rPr>
          <w:delText xml:space="preserve"> </w:delText>
        </w:r>
      </w:del>
      <w:ins w:id="530" w:author="Author">
        <w:r w:rsidR="00A83A08">
          <w:rPr>
            <w:rFonts w:ascii="Times New Roman" w:eastAsia="Times New Roman" w:hAnsi="Times New Roman" w:cs="Times New Roman"/>
            <w:sz w:val="22"/>
          </w:rPr>
          <w:t>patients</w:t>
        </w:r>
      </w:ins>
      <w:del w:id="531" w:author="Author">
        <w:r w:rsidDel="00A83A08">
          <w:rPr>
            <w:rFonts w:ascii="Times New Roman" w:eastAsia="Times New Roman" w:hAnsi="Times New Roman" w:cs="Times New Roman"/>
            <w:sz w:val="22"/>
          </w:rPr>
          <w:delText>the patient</w:delText>
        </w:r>
      </w:del>
      <w:ins w:id="532" w:author="Author">
        <w:r>
          <w:rPr>
            <w:rFonts w:ascii="Times New Roman" w:eastAsia="Times New Roman" w:hAnsi="Times New Roman" w:cs="Times New Roman"/>
            <w:sz w:val="22"/>
          </w:rPr>
          <w:t>:</w:t>
        </w:r>
      </w:ins>
      <w:del w:id="533"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first, it received </w:t>
      </w:r>
      <w:del w:id="534"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 xml:space="preserve">multiple segments sliced from a single muscle’s nEMG data and </w:t>
      </w:r>
      <w:ins w:id="535" w:author="Author">
        <w:r>
          <w:rPr>
            <w:rFonts w:ascii="Times New Roman" w:eastAsia="Times New Roman" w:hAnsi="Times New Roman" w:cs="Times New Roman"/>
            <w:sz w:val="22"/>
          </w:rPr>
          <w:t>returned</w:t>
        </w:r>
      </w:ins>
      <w:del w:id="536" w:author="Author">
        <w:r>
          <w:rPr>
            <w:rFonts w:ascii="Times New Roman" w:eastAsia="Times New Roman" w:hAnsi="Times New Roman" w:cs="Times New Roman"/>
            <w:sz w:val="22"/>
          </w:rPr>
          <w:delText>returns</w:delText>
        </w:r>
      </w:del>
      <w:r>
        <w:rPr>
          <w:rFonts w:ascii="Times New Roman" w:eastAsia="Times New Roman" w:hAnsi="Times New Roman" w:cs="Times New Roman"/>
          <w:sz w:val="22"/>
        </w:rPr>
        <w:t xml:space="preserve"> the three-class probability of the segment being myopathy, neuropathy, or normal. The probabilities of the segments were averaged to </w:t>
      </w:r>
      <w:ins w:id="537" w:author="Author">
        <w:r>
          <w:rPr>
            <w:rFonts w:ascii="Times New Roman" w:eastAsia="Times New Roman" w:hAnsi="Times New Roman" w:cs="Times New Roman"/>
            <w:sz w:val="22"/>
          </w:rPr>
          <w:t>obtain</w:t>
        </w:r>
      </w:ins>
      <w:del w:id="538" w:author="Author">
        <w:r>
          <w:rPr>
            <w:rFonts w:ascii="Times New Roman" w:eastAsia="Times New Roman" w:hAnsi="Times New Roman" w:cs="Times New Roman"/>
            <w:sz w:val="22"/>
          </w:rPr>
          <w:delText>produce</w:delText>
        </w:r>
      </w:del>
      <w:r>
        <w:rPr>
          <w:rFonts w:ascii="Times New Roman" w:eastAsia="Times New Roman" w:hAnsi="Times New Roman" w:cs="Times New Roman"/>
          <w:sz w:val="22"/>
        </w:rPr>
        <w:t xml:space="preserve"> a three-class probability </w:t>
      </w:r>
      <w:ins w:id="539" w:author="Author">
        <w:r>
          <w:rPr>
            <w:rFonts w:ascii="Times New Roman" w:eastAsia="Times New Roman" w:hAnsi="Times New Roman" w:cs="Times New Roman"/>
            <w:sz w:val="22"/>
          </w:rPr>
          <w:t>for</w:t>
        </w:r>
      </w:ins>
      <w:del w:id="540" w:author="Author">
        <w:r>
          <w:rPr>
            <w:rFonts w:ascii="Times New Roman" w:eastAsia="Times New Roman" w:hAnsi="Times New Roman" w:cs="Times New Roman"/>
            <w:sz w:val="22"/>
          </w:rPr>
          <w:delText>of</w:delText>
        </w:r>
      </w:del>
      <w:r>
        <w:rPr>
          <w:rFonts w:ascii="Times New Roman" w:eastAsia="Times New Roman" w:hAnsi="Times New Roman" w:cs="Times New Roman"/>
          <w:sz w:val="22"/>
        </w:rPr>
        <w:t xml:space="preserve"> each muscle. After </w:t>
      </w:r>
      <w:ins w:id="541"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probabilities of all </w:t>
      </w:r>
      <w:ins w:id="542" w:author="Author">
        <w:r>
          <w:rPr>
            <w:rFonts w:ascii="Times New Roman" w:eastAsia="Times New Roman" w:hAnsi="Times New Roman" w:cs="Times New Roman"/>
            <w:sz w:val="22"/>
          </w:rPr>
          <w:t>the muscles</w:t>
        </w:r>
      </w:ins>
      <w:del w:id="543" w:author="Author">
        <w:r>
          <w:rPr>
            <w:rFonts w:ascii="Times New Roman" w:eastAsia="Times New Roman" w:hAnsi="Times New Roman" w:cs="Times New Roman"/>
            <w:sz w:val="22"/>
          </w:rPr>
          <w:delText>muscle</w:delText>
        </w:r>
      </w:del>
      <w:r>
        <w:rPr>
          <w:rFonts w:ascii="Times New Roman" w:eastAsia="Times New Roman" w:hAnsi="Times New Roman" w:cs="Times New Roman"/>
          <w:sz w:val="22"/>
        </w:rPr>
        <w:t xml:space="preserve"> from each patient </w:t>
      </w:r>
      <w:ins w:id="544" w:author="Author">
        <w:r w:rsidR="00A83A08">
          <w:rPr>
            <w:rFonts w:ascii="Times New Roman" w:eastAsia="Times New Roman" w:hAnsi="Times New Roman" w:cs="Times New Roman"/>
            <w:sz w:val="22"/>
          </w:rPr>
          <w:t xml:space="preserve">were </w:t>
        </w:r>
      </w:ins>
      <w:del w:id="545" w:author="Author">
        <w:r w:rsidDel="00A83A08">
          <w:rPr>
            <w:rFonts w:ascii="Times New Roman" w:eastAsia="Times New Roman" w:hAnsi="Times New Roman" w:cs="Times New Roman"/>
            <w:sz w:val="22"/>
          </w:rPr>
          <w:delText xml:space="preserve">are </w:delText>
        </w:r>
      </w:del>
      <w:r>
        <w:rPr>
          <w:rFonts w:ascii="Times New Roman" w:eastAsia="Times New Roman" w:hAnsi="Times New Roman" w:cs="Times New Roman"/>
          <w:sz w:val="22"/>
        </w:rPr>
        <w:t xml:space="preserve">computed, </w:t>
      </w:r>
      <w:ins w:id="546" w:author="Author">
        <w:r>
          <w:rPr>
            <w:rFonts w:ascii="Times New Roman" w:eastAsia="Times New Roman" w:hAnsi="Times New Roman" w:cs="Times New Roman"/>
            <w:sz w:val="22"/>
          </w:rPr>
          <w:t xml:space="preserve">a </w:t>
        </w:r>
      </w:ins>
      <w:r>
        <w:rPr>
          <w:rFonts w:ascii="Times New Roman" w:eastAsia="Times New Roman" w:hAnsi="Times New Roman" w:cs="Times New Roman"/>
          <w:sz w:val="22"/>
        </w:rPr>
        <w:t xml:space="preserve">feature vector </w:t>
      </w:r>
      <w:ins w:id="547" w:author="Author">
        <w:r w:rsidR="00A83A08">
          <w:rPr>
            <w:rFonts w:ascii="Times New Roman" w:eastAsia="Times New Roman" w:hAnsi="Times New Roman" w:cs="Times New Roman"/>
            <w:sz w:val="22"/>
          </w:rPr>
          <w:t>was</w:t>
        </w:r>
        <w:del w:id="548" w:author="Author">
          <w:r w:rsidDel="00A83A08">
            <w:rPr>
              <w:rFonts w:ascii="Times New Roman" w:eastAsia="Times New Roman" w:hAnsi="Times New Roman" w:cs="Times New Roman"/>
              <w:sz w:val="22"/>
            </w:rPr>
            <w:delText>is</w:delText>
          </w:r>
        </w:del>
      </w:ins>
      <w:del w:id="549" w:author="Author">
        <w:r>
          <w:rPr>
            <w:rFonts w:ascii="Times New Roman" w:eastAsia="Times New Roman" w:hAnsi="Times New Roman" w:cs="Times New Roman"/>
            <w:sz w:val="22"/>
          </w:rPr>
          <w:delText>was</w:delText>
        </w:r>
      </w:del>
      <w:r>
        <w:rPr>
          <w:rFonts w:ascii="Times New Roman" w:eastAsia="Times New Roman" w:hAnsi="Times New Roman" w:cs="Times New Roman"/>
          <w:sz w:val="22"/>
        </w:rPr>
        <w:t xml:space="preserve"> produced for the patient using the individual muscle probabilities. </w:t>
      </w:r>
      <w:ins w:id="550" w:author="Author">
        <w:r>
          <w:rPr>
            <w:rFonts w:ascii="Times New Roman" w:eastAsia="Times New Roman" w:hAnsi="Times New Roman" w:cs="Times New Roman"/>
            <w:sz w:val="22"/>
          </w:rPr>
          <w:t>The two</w:t>
        </w:r>
      </w:ins>
      <w:del w:id="551" w:author="Author">
        <w:r>
          <w:rPr>
            <w:rFonts w:ascii="Times New Roman" w:eastAsia="Times New Roman" w:hAnsi="Times New Roman" w:cs="Times New Roman"/>
            <w:sz w:val="22"/>
          </w:rPr>
          <w:delText>Two</w:delText>
        </w:r>
      </w:del>
      <w:r>
        <w:rPr>
          <w:rFonts w:ascii="Times New Roman" w:eastAsia="Times New Roman" w:hAnsi="Times New Roman" w:cs="Times New Roman"/>
          <w:sz w:val="22"/>
        </w:rPr>
        <w:t xml:space="preserve"> methods were compared to generate the feature </w:t>
      </w:r>
      <w:ins w:id="552" w:author="Author">
        <w:r>
          <w:rPr>
            <w:rFonts w:ascii="Times New Roman" w:eastAsia="Times New Roman" w:hAnsi="Times New Roman" w:cs="Times New Roman"/>
            <w:sz w:val="22"/>
          </w:rPr>
          <w:t>vectors</w:t>
        </w:r>
      </w:ins>
      <w:del w:id="553" w:author="Author">
        <w:r>
          <w:rPr>
            <w:rFonts w:ascii="Times New Roman" w:eastAsia="Times New Roman" w:hAnsi="Times New Roman" w:cs="Times New Roman"/>
            <w:sz w:val="22"/>
          </w:rPr>
          <w:delText>vector</w:delText>
        </w:r>
      </w:del>
      <w:r>
        <w:rPr>
          <w:rFonts w:ascii="Times New Roman" w:eastAsia="Times New Roman" w:hAnsi="Times New Roman" w:cs="Times New Roman"/>
          <w:sz w:val="22"/>
        </w:rPr>
        <w:t xml:space="preserve">. Another method </w:t>
      </w:r>
      <w:ins w:id="554" w:author="Author">
        <w:del w:id="555" w:author="Author">
          <w:r w:rsidDel="00A83A08">
            <w:rPr>
              <w:rFonts w:ascii="Times New Roman" w:eastAsia="Times New Roman" w:hAnsi="Times New Roman" w:cs="Times New Roman"/>
              <w:sz w:val="22"/>
            </w:rPr>
            <w:delText>is</w:delText>
          </w:r>
        </w:del>
      </w:ins>
      <w:r>
        <w:rPr>
          <w:rFonts w:ascii="Times New Roman" w:eastAsia="Times New Roman" w:hAnsi="Times New Roman" w:cs="Times New Roman"/>
          <w:sz w:val="22"/>
        </w:rPr>
        <w:t xml:space="preserve">was to average the muscle probabilities per muscle location label (proximal </w:t>
      </w:r>
      <w:del w:id="556" w:author="Author">
        <w:r>
          <w:rPr>
            <w:rFonts w:ascii="Times New Roman" w:eastAsia="Times New Roman" w:hAnsi="Times New Roman" w:cs="Times New Roman"/>
            <w:sz w:val="22"/>
          </w:rPr>
          <w:delText xml:space="preserve">muscle </w:delText>
        </w:r>
      </w:del>
      <w:r>
        <w:rPr>
          <w:rFonts w:ascii="Times New Roman" w:eastAsia="Times New Roman" w:hAnsi="Times New Roman" w:cs="Times New Roman"/>
          <w:sz w:val="22"/>
        </w:rPr>
        <w:t>or distal</w:t>
      </w:r>
      <w:del w:id="557" w:author="Author">
        <w:r>
          <w:rPr>
            <w:rFonts w:ascii="Times New Roman" w:eastAsia="Times New Roman" w:hAnsi="Times New Roman" w:cs="Times New Roman"/>
            <w:sz w:val="22"/>
          </w:rPr>
          <w:delText xml:space="preserve"> muscle</w:delText>
        </w:r>
      </w:del>
      <w:r>
        <w:rPr>
          <w:rFonts w:ascii="Times New Roman" w:eastAsia="Times New Roman" w:hAnsi="Times New Roman" w:cs="Times New Roman"/>
          <w:sz w:val="22"/>
        </w:rPr>
        <w:t xml:space="preserve">) to produce </w:t>
      </w:r>
      <w:ins w:id="558" w:author="Author">
        <w:r>
          <w:rPr>
            <w:rFonts w:ascii="Times New Roman" w:eastAsia="Times New Roman" w:hAnsi="Times New Roman" w:cs="Times New Roman"/>
            <w:sz w:val="22"/>
          </w:rPr>
          <w:t xml:space="preserve">a </w:t>
        </w:r>
      </w:ins>
      <w:r>
        <w:rPr>
          <w:rFonts w:ascii="Times New Roman" w:eastAsia="Times New Roman" w:hAnsi="Times New Roman" w:cs="Times New Roman"/>
          <w:sz w:val="22"/>
        </w:rPr>
        <w:t xml:space="preserve">six-dimensional vector. When </w:t>
      </w:r>
      <w:ins w:id="559"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patient did not have any muscle probability for </w:t>
      </w:r>
      <w:ins w:id="560" w:author="Author">
        <w:r>
          <w:rPr>
            <w:rFonts w:ascii="Times New Roman" w:eastAsia="Times New Roman" w:hAnsi="Times New Roman" w:cs="Times New Roman"/>
            <w:sz w:val="22"/>
          </w:rPr>
          <w:t>a</w:t>
        </w:r>
      </w:ins>
      <w:del w:id="561" w:author="Author">
        <w:r>
          <w:rPr>
            <w:rFonts w:ascii="Times New Roman" w:eastAsia="Times New Roman" w:hAnsi="Times New Roman" w:cs="Times New Roman"/>
            <w:sz w:val="22"/>
          </w:rPr>
          <w:delText>some</w:delText>
        </w:r>
      </w:del>
      <w:r>
        <w:rPr>
          <w:rFonts w:ascii="Times New Roman" w:eastAsia="Times New Roman" w:hAnsi="Times New Roman" w:cs="Times New Roman"/>
          <w:sz w:val="22"/>
        </w:rPr>
        <w:t xml:space="preserve"> muscle location label, </w:t>
      </w:r>
      <w:ins w:id="562" w:author="Author">
        <w:r>
          <w:rPr>
            <w:rFonts w:ascii="Times New Roman" w:eastAsia="Times New Roman" w:hAnsi="Times New Roman" w:cs="Times New Roman"/>
            <w:sz w:val="22"/>
          </w:rPr>
          <w:t xml:space="preserve">a </w:t>
        </w:r>
      </w:ins>
      <w:r>
        <w:rPr>
          <w:rFonts w:ascii="Times New Roman" w:eastAsia="Times New Roman" w:hAnsi="Times New Roman" w:cs="Times New Roman"/>
          <w:sz w:val="22"/>
        </w:rPr>
        <w:t xml:space="preserve">mean value of 1/3 was imputed to prevent undesired bias. The performance of </w:t>
      </w:r>
      <w:ins w:id="563"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deep</w:t>
      </w:r>
      <w:ins w:id="564" w:author="Author">
        <w:r w:rsidR="002B0F6B">
          <w:rPr>
            <w:rFonts w:ascii="Times New Roman" w:eastAsia="Times New Roman" w:hAnsi="Times New Roman" w:cs="Times New Roman"/>
            <w:sz w:val="22"/>
          </w:rPr>
          <w:t>-</w:t>
        </w:r>
      </w:ins>
      <w:del w:id="565"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presented in this article </w:t>
      </w:r>
      <w:ins w:id="566" w:author="Author">
        <w:r>
          <w:rPr>
            <w:rFonts w:ascii="Times New Roman" w:eastAsia="Times New Roman" w:hAnsi="Times New Roman" w:cs="Times New Roman"/>
            <w:sz w:val="22"/>
          </w:rPr>
          <w:t>was obtained by</w:t>
        </w:r>
      </w:ins>
      <w:del w:id="567" w:author="Author">
        <w:r>
          <w:rPr>
            <w:rFonts w:ascii="Times New Roman" w:eastAsia="Times New Roman" w:hAnsi="Times New Roman" w:cs="Times New Roman"/>
            <w:sz w:val="22"/>
          </w:rPr>
          <w:delText>are from</w:delText>
        </w:r>
      </w:del>
      <w:r>
        <w:rPr>
          <w:rFonts w:ascii="Times New Roman" w:eastAsia="Times New Roman" w:hAnsi="Times New Roman" w:cs="Times New Roman"/>
          <w:sz w:val="22"/>
        </w:rPr>
        <w:t xml:space="preserve"> averaging </w:t>
      </w:r>
      <w:del w:id="568" w:author="Author">
        <w:r w:rsidDel="00150EAA">
          <w:rPr>
            <w:rFonts w:ascii="Times New Roman" w:eastAsia="Times New Roman" w:hAnsi="Times New Roman" w:cs="Times New Roman"/>
            <w:sz w:val="22"/>
          </w:rPr>
          <w:delText xml:space="preserve">over </w:delText>
        </w:r>
      </w:del>
      <w:r>
        <w:rPr>
          <w:rFonts w:ascii="Times New Roman" w:eastAsia="Times New Roman" w:hAnsi="Times New Roman" w:cs="Times New Roman"/>
          <w:sz w:val="22"/>
        </w:rPr>
        <w:t xml:space="preserve">all muscle probabilities. The second stage receives the </w:t>
      </w:r>
      <w:ins w:id="569" w:author="Author">
        <w:r>
          <w:rPr>
            <w:rFonts w:ascii="Times New Roman" w:eastAsia="Times New Roman" w:hAnsi="Times New Roman" w:cs="Times New Roman"/>
            <w:sz w:val="22"/>
          </w:rPr>
          <w:t>generated feature vector</w:t>
        </w:r>
      </w:ins>
      <w:del w:id="570" w:author="Author">
        <w:r>
          <w:rPr>
            <w:rFonts w:ascii="Times New Roman" w:eastAsia="Times New Roman" w:hAnsi="Times New Roman" w:cs="Times New Roman"/>
            <w:sz w:val="22"/>
          </w:rPr>
          <w:delText>feature vector generated</w:delText>
        </w:r>
      </w:del>
      <w:r>
        <w:rPr>
          <w:rFonts w:ascii="Times New Roman" w:eastAsia="Times New Roman" w:hAnsi="Times New Roman" w:cs="Times New Roman"/>
          <w:sz w:val="22"/>
        </w:rPr>
        <w:t xml:space="preserve"> and classifies the three-class diagnosis of the subject using a logistic regression classifier.</w:t>
      </w:r>
    </w:p>
    <w:p w14:paraId="10C71BA4" w14:textId="7084151D"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After the model was trained, an explainable artificial intelligence technique</w:t>
      </w:r>
      <w:ins w:id="571"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named feature visualization</w:t>
      </w:r>
      <w:ins w:id="572"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was applied to visualize the features </w:t>
      </w:r>
      <w:ins w:id="573" w:author="Author">
        <w:r>
          <w:rPr>
            <w:rFonts w:ascii="Times New Roman" w:eastAsia="Times New Roman" w:hAnsi="Times New Roman" w:cs="Times New Roman"/>
            <w:sz w:val="22"/>
          </w:rPr>
          <w:t>that</w:t>
        </w:r>
      </w:ins>
      <w:del w:id="574" w:author="Author">
        <w:r>
          <w:rPr>
            <w:rFonts w:ascii="Times New Roman" w:eastAsia="Times New Roman" w:hAnsi="Times New Roman" w:cs="Times New Roman"/>
            <w:sz w:val="22"/>
          </w:rPr>
          <w:delText>which</w:delText>
        </w:r>
      </w:del>
      <w:r>
        <w:rPr>
          <w:rFonts w:ascii="Times New Roman" w:eastAsia="Times New Roman" w:hAnsi="Times New Roman" w:cs="Times New Roman"/>
          <w:sz w:val="22"/>
        </w:rPr>
        <w:t xml:space="preserve"> the model </w:t>
      </w:r>
      <w:ins w:id="575" w:author="Author">
        <w:r>
          <w:rPr>
            <w:rFonts w:ascii="Times New Roman" w:eastAsia="Times New Roman" w:hAnsi="Times New Roman" w:cs="Times New Roman"/>
            <w:sz w:val="22"/>
          </w:rPr>
          <w:t>focused</w:t>
        </w:r>
      </w:ins>
      <w:del w:id="576" w:author="Author">
        <w:r>
          <w:rPr>
            <w:rFonts w:ascii="Times New Roman" w:eastAsia="Times New Roman" w:hAnsi="Times New Roman" w:cs="Times New Roman"/>
            <w:sz w:val="22"/>
          </w:rPr>
          <w:delText>is focusing</w:delText>
        </w:r>
      </w:del>
      <w:r>
        <w:rPr>
          <w:rFonts w:ascii="Times New Roman" w:eastAsia="Times New Roman" w:hAnsi="Times New Roman" w:cs="Times New Roman"/>
          <w:sz w:val="22"/>
        </w:rPr>
        <w:t xml:space="preserve"> on </w:t>
      </w:r>
      <w:r>
        <w:rPr>
          <w:rFonts w:ascii="Times New Roman" w:hAnsi="Times New Roman" w:cs="Times New Roman"/>
          <w:sz w:val="22"/>
        </w:rPr>
        <w:fldChar w:fldCharType="begin"/>
      </w:r>
      <w:r>
        <w:rPr>
          <w:rFonts w:ascii="Times New Roman" w:hAnsi="Times New Roman" w:cs="Times New Roman"/>
          <w:sz w:val="22"/>
        </w:rPr>
        <w:instrText xml:space="preserve"> ADDIN EN.CITE &lt;EndNote&gt;&lt;Cite&gt;&lt;Author&gt;Olah&lt;/Author&gt;&lt;Year&gt;2017&lt;/Year&gt;&lt;RecNum&gt;111&lt;/RecNum&gt;&lt;DisplayText&gt;[40]&lt;/DisplayText&gt;&lt;record&gt;&lt;rec-number&gt;111&lt;/rec-number&gt;&lt;foreign-keys&gt;&lt;key app="EN" db-id="zz0ep2w2uspe2de0rr5xrw9oept000x05pz0" timestamp="1646301146" guid="92b000fe-23c7-47dc-921d-e8d76f5f31a3"&gt;111&lt;/key&gt;&lt;/foreign-keys&gt;&lt;ref-type name="Journal Article"&gt;17&lt;/ref-type&gt;&lt;contributors&gt;&lt;authors&gt;&lt;author&gt;Olah, Chris&lt;/author&gt;&lt;author&gt;Mordvintsev, Alexander&lt;/author&gt;&lt;author&gt;Schubert, Ludwig&lt;/author&gt;&lt;/authors&gt;&lt;/contributors&gt;&lt;titles&gt;&lt;title&gt;Feature visualization&lt;/title&gt;&lt;secondary-title&gt;Distill&lt;/secondary-title&gt;&lt;/titles&gt;&lt;periodical&gt;&lt;full-title&gt;Distill&lt;/full-title&gt;&lt;/periodical&gt;&lt;pages&gt;e7&lt;/pages&gt;&lt;volume&gt;2&lt;/volume&gt;&lt;number&gt;11&lt;/number&gt;&lt;dates&gt;&lt;year&gt;2017&lt;/year&gt;&lt;/dates&gt;&lt;isbn&gt;2476-0757&lt;/isbn&gt;&lt;urls&gt;&lt;/urls&gt;&lt;electronic-resource-num&gt;10.23915/distill.00007&lt;/electronic-resource-num&gt;&lt;/record&gt;&lt;/Cite&gt;&lt;/EndNote&gt;</w:instrText>
      </w:r>
      <w:r>
        <w:rPr>
          <w:rFonts w:ascii="Times New Roman" w:hAnsi="Times New Roman" w:cs="Times New Roman"/>
          <w:sz w:val="22"/>
        </w:rPr>
        <w:fldChar w:fldCharType="separate"/>
      </w:r>
      <w:r>
        <w:rPr>
          <w:rFonts w:ascii="Times New Roman" w:eastAsia="Times New Roman" w:hAnsi="Times New Roman" w:cs="Times New Roman"/>
          <w:sz w:val="22"/>
        </w:rPr>
        <w:t>[40]</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The initial feature was sampled from </w:t>
      </w:r>
      <w:ins w:id="577" w:author="Author">
        <w:r>
          <w:rPr>
            <w:rFonts w:ascii="Times New Roman" w:eastAsia="Times New Roman" w:hAnsi="Times New Roman" w:cs="Times New Roman"/>
            <w:sz w:val="22"/>
          </w:rPr>
          <w:t>a Gaussian</w:t>
        </w:r>
      </w:ins>
      <w:del w:id="578" w:author="Author">
        <w:r>
          <w:rPr>
            <w:rFonts w:ascii="Times New Roman" w:eastAsia="Times New Roman" w:hAnsi="Times New Roman" w:cs="Times New Roman"/>
            <w:sz w:val="22"/>
          </w:rPr>
          <w:delText>gaussian</w:delText>
        </w:r>
      </w:del>
      <w:r>
        <w:rPr>
          <w:rFonts w:ascii="Times New Roman" w:eastAsia="Times New Roman" w:hAnsi="Times New Roman" w:cs="Times New Roman"/>
          <w:sz w:val="22"/>
        </w:rPr>
        <w:t xml:space="preserve"> distribution N (0,0.5), and random jitter was applied as regularization with 12.5% of the signal segment length. </w:t>
      </w:r>
      <w:ins w:id="579" w:author="Author">
        <w:r>
          <w:rPr>
            <w:rFonts w:ascii="Times New Roman" w:eastAsia="Times New Roman" w:hAnsi="Times New Roman" w:cs="Times New Roman"/>
            <w:sz w:val="22"/>
          </w:rPr>
          <w:t>The learning</w:t>
        </w:r>
      </w:ins>
      <w:del w:id="580" w:author="Author">
        <w:r>
          <w:rPr>
            <w:rFonts w:ascii="Times New Roman" w:eastAsia="Times New Roman" w:hAnsi="Times New Roman" w:cs="Times New Roman"/>
            <w:sz w:val="22"/>
          </w:rPr>
          <w:delText>Learning</w:delText>
        </w:r>
      </w:del>
      <w:r>
        <w:rPr>
          <w:rFonts w:ascii="Times New Roman" w:eastAsia="Times New Roman" w:hAnsi="Times New Roman" w:cs="Times New Roman"/>
          <w:sz w:val="22"/>
        </w:rPr>
        <w:t xml:space="preserve"> rate was 10</w:t>
      </w:r>
      <w:r>
        <w:rPr>
          <w:rFonts w:ascii="Times New Roman" w:eastAsia="Times New Roman" w:hAnsi="Times New Roman" w:cs="Times New Roman"/>
          <w:sz w:val="22"/>
          <w:vertAlign w:val="superscript"/>
        </w:rPr>
        <w:t>-2</w:t>
      </w:r>
      <w:r>
        <w:rPr>
          <w:rFonts w:ascii="Times New Roman" w:eastAsia="Times New Roman" w:hAnsi="Times New Roman" w:cs="Times New Roman"/>
          <w:sz w:val="22"/>
        </w:rPr>
        <w:t xml:space="preserve"> and gradient descent updates were applied 3000 times.</w:t>
      </w:r>
      <w:del w:id="581" w:author="Author">
        <w:r w:rsidDel="00BC7853">
          <w:rPr>
            <w:rFonts w:ascii="Times New Roman" w:eastAsia="Times New Roman" w:hAnsi="Times New Roman" w:cs="Times New Roman"/>
            <w:sz w:val="22"/>
          </w:rPr>
          <w:delText xml:space="preserve"> </w:delText>
        </w:r>
      </w:del>
    </w:p>
    <w:p w14:paraId="417C2D82" w14:textId="196F4958" w:rsidR="00940DD6" w:rsidRDefault="00CD2E03">
      <w:pPr>
        <w:spacing w:line="480" w:lineRule="auto"/>
        <w:jc w:val="left"/>
        <w:rPr>
          <w:rFonts w:ascii="Times New Roman" w:eastAsia="Times New Roman" w:hAnsi="Times New Roman" w:cs="Times New Roman"/>
          <w:b/>
          <w:sz w:val="24"/>
        </w:rPr>
      </w:pPr>
      <w:r>
        <w:rPr>
          <w:rFonts w:ascii="Times New Roman" w:eastAsia="Times New Roman" w:hAnsi="Times New Roman" w:cs="Times New Roman"/>
          <w:b/>
          <w:sz w:val="24"/>
        </w:rPr>
        <w:t>Assessing the results of the deep</w:t>
      </w:r>
      <w:ins w:id="582" w:author="Author">
        <w:r w:rsidR="002B0F6B">
          <w:rPr>
            <w:rFonts w:ascii="Times New Roman" w:eastAsia="Times New Roman" w:hAnsi="Times New Roman" w:cs="Times New Roman"/>
            <w:b/>
            <w:sz w:val="24"/>
          </w:rPr>
          <w:t>-</w:t>
        </w:r>
      </w:ins>
      <w:del w:id="583" w:author="Author">
        <w:r w:rsidDel="002B0F6B">
          <w:rPr>
            <w:rFonts w:ascii="Times New Roman" w:eastAsia="Times New Roman" w:hAnsi="Times New Roman" w:cs="Times New Roman"/>
            <w:b/>
            <w:sz w:val="24"/>
          </w:rPr>
          <w:delText xml:space="preserve"> </w:delText>
        </w:r>
      </w:del>
      <w:r>
        <w:rPr>
          <w:rFonts w:ascii="Times New Roman" w:eastAsia="Times New Roman" w:hAnsi="Times New Roman" w:cs="Times New Roman"/>
          <w:b/>
          <w:sz w:val="24"/>
        </w:rPr>
        <w:t>learning model and the physicians</w:t>
      </w:r>
    </w:p>
    <w:p w14:paraId="53EAA047" w14:textId="60A39A28"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 xml:space="preserve">The </w:t>
      </w:r>
      <w:ins w:id="584" w:author="Author">
        <w:r>
          <w:rPr>
            <w:rFonts w:ascii="Times New Roman" w:eastAsia="Times New Roman" w:hAnsi="Times New Roman" w:cs="Times New Roman"/>
            <w:sz w:val="22"/>
          </w:rPr>
          <w:t>performance</w:t>
        </w:r>
      </w:ins>
      <w:del w:id="585" w:author="Author">
        <w:r>
          <w:rPr>
            <w:rFonts w:ascii="Times New Roman" w:eastAsia="Times New Roman" w:hAnsi="Times New Roman" w:cs="Times New Roman"/>
            <w:sz w:val="22"/>
          </w:rPr>
          <w:delText>performances</w:delText>
        </w:r>
      </w:del>
      <w:r>
        <w:rPr>
          <w:rFonts w:ascii="Times New Roman" w:eastAsia="Times New Roman" w:hAnsi="Times New Roman" w:cs="Times New Roman"/>
          <w:sz w:val="22"/>
        </w:rPr>
        <w:t xml:space="preserve"> of the deep</w:t>
      </w:r>
      <w:ins w:id="586" w:author="Author">
        <w:r w:rsidR="002B0F6B">
          <w:rPr>
            <w:rFonts w:ascii="Times New Roman" w:eastAsia="Times New Roman" w:hAnsi="Times New Roman" w:cs="Times New Roman"/>
            <w:sz w:val="22"/>
          </w:rPr>
          <w:t>-</w:t>
        </w:r>
      </w:ins>
      <w:del w:id="587"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and the physicians were evaluated </w:t>
      </w:r>
      <w:ins w:id="588" w:author="Author">
        <w:r>
          <w:rPr>
            <w:rFonts w:ascii="Times New Roman" w:eastAsia="Times New Roman" w:hAnsi="Times New Roman" w:cs="Times New Roman"/>
            <w:sz w:val="22"/>
          </w:rPr>
          <w:t>using the</w:t>
        </w:r>
      </w:ins>
      <w:del w:id="589" w:author="Author">
        <w:r>
          <w:rPr>
            <w:rFonts w:ascii="Times New Roman" w:eastAsia="Times New Roman" w:hAnsi="Times New Roman" w:cs="Times New Roman"/>
            <w:sz w:val="22"/>
          </w:rPr>
          <w:delText>with</w:delText>
        </w:r>
      </w:del>
      <w:r>
        <w:rPr>
          <w:rFonts w:ascii="Times New Roman" w:eastAsia="Times New Roman" w:hAnsi="Times New Roman" w:cs="Times New Roman"/>
          <w:sz w:val="22"/>
        </w:rPr>
        <w:t xml:space="preserve"> following metrics: accuracy, F1 score, area under </w:t>
      </w:r>
      <w:ins w:id="590"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receiver operating characteristic</w:t>
      </w:r>
      <w:ins w:id="591" w:author="Author">
        <w:r w:rsidR="000F5986">
          <w:rPr>
            <w:rFonts w:ascii="Times New Roman" w:eastAsia="Times New Roman" w:hAnsi="Times New Roman" w:cs="Times New Roman"/>
            <w:sz w:val="22"/>
          </w:rPr>
          <w:t xml:space="preserve"> (ROC)</w:t>
        </w:r>
      </w:ins>
      <w:r>
        <w:rPr>
          <w:rFonts w:ascii="Times New Roman" w:eastAsia="Times New Roman" w:hAnsi="Times New Roman" w:cs="Times New Roman"/>
          <w:sz w:val="22"/>
        </w:rPr>
        <w:t xml:space="preserve"> cur</w:t>
      </w:r>
      <w:commentRangeStart w:id="592"/>
      <w:r>
        <w:rPr>
          <w:rFonts w:ascii="Times New Roman" w:eastAsia="Times New Roman" w:hAnsi="Times New Roman" w:cs="Times New Roman"/>
          <w:sz w:val="22"/>
        </w:rPr>
        <w:t>ve</w:t>
      </w:r>
      <w:commentRangeEnd w:id="592"/>
      <w:r w:rsidR="00BC7853">
        <w:rPr>
          <w:rStyle w:val="CommentReference"/>
        </w:rPr>
        <w:commentReference w:id="592"/>
      </w:r>
      <w:del w:id="593" w:author="Author">
        <w:r w:rsidDel="00BC7853">
          <w:rPr>
            <w:rFonts w:ascii="Times New Roman" w:eastAsia="Times New Roman" w:hAnsi="Times New Roman" w:cs="Times New Roman"/>
            <w:sz w:val="22"/>
          </w:rPr>
          <w:delText xml:space="preserve"> (AUROC)</w:delText>
        </w:r>
      </w:del>
      <w:r>
        <w:rPr>
          <w:rFonts w:ascii="Times New Roman" w:eastAsia="Times New Roman" w:hAnsi="Times New Roman" w:cs="Times New Roman"/>
          <w:sz w:val="22"/>
        </w:rPr>
        <w:t xml:space="preserve">, positive </w:t>
      </w:r>
      <w:r>
        <w:rPr>
          <w:rFonts w:ascii="Times New Roman" w:eastAsia="Times New Roman" w:hAnsi="Times New Roman" w:cs="Times New Roman"/>
          <w:sz w:val="22"/>
        </w:rPr>
        <w:lastRenderedPageBreak/>
        <w:t xml:space="preserve">predictive value (PPV; precision), sensitivity (recall), and specificity. Based on </w:t>
      </w:r>
      <w:ins w:id="594" w:author="Author">
        <w:r>
          <w:rPr>
            <w:rFonts w:ascii="Times New Roman" w:eastAsia="Times New Roman" w:hAnsi="Times New Roman" w:cs="Times New Roman"/>
            <w:sz w:val="22"/>
          </w:rPr>
          <w:t>these</w:t>
        </w:r>
      </w:ins>
      <w:del w:id="595" w:author="Author">
        <w:r>
          <w:rPr>
            <w:rFonts w:ascii="Times New Roman" w:eastAsia="Times New Roman" w:hAnsi="Times New Roman" w:cs="Times New Roman"/>
            <w:sz w:val="22"/>
          </w:rPr>
          <w:delText>those</w:delText>
        </w:r>
      </w:del>
      <w:r>
        <w:rPr>
          <w:rFonts w:ascii="Times New Roman" w:eastAsia="Times New Roman" w:hAnsi="Times New Roman" w:cs="Times New Roman"/>
          <w:sz w:val="22"/>
        </w:rPr>
        <w:t xml:space="preserve"> metrics, we compared the </w:t>
      </w:r>
      <w:ins w:id="596" w:author="Author">
        <w:r>
          <w:rPr>
            <w:rFonts w:ascii="Times New Roman" w:eastAsia="Times New Roman" w:hAnsi="Times New Roman" w:cs="Times New Roman"/>
            <w:sz w:val="22"/>
          </w:rPr>
          <w:t>results</w:t>
        </w:r>
      </w:ins>
      <w:del w:id="597" w:author="Author">
        <w:r>
          <w:rPr>
            <w:rFonts w:ascii="Times New Roman" w:eastAsia="Times New Roman" w:hAnsi="Times New Roman" w:cs="Times New Roman"/>
            <w:sz w:val="22"/>
          </w:rPr>
          <w:delText>result</w:delText>
        </w:r>
      </w:del>
      <w:r>
        <w:rPr>
          <w:rFonts w:ascii="Times New Roman" w:eastAsia="Times New Roman" w:hAnsi="Times New Roman" w:cs="Times New Roman"/>
          <w:sz w:val="22"/>
        </w:rPr>
        <w:t xml:space="preserve"> classified by two versions of </w:t>
      </w:r>
      <w:ins w:id="598"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deep</w:t>
      </w:r>
      <w:ins w:id="599" w:author="Author">
        <w:r w:rsidR="002B0F6B">
          <w:rPr>
            <w:rFonts w:ascii="Times New Roman" w:eastAsia="Times New Roman" w:hAnsi="Times New Roman" w:cs="Times New Roman"/>
            <w:sz w:val="22"/>
          </w:rPr>
          <w:t>-</w:t>
        </w:r>
      </w:ins>
      <w:del w:id="600" w:author="Author">
        <w:r w:rsidDel="002B0F6B">
          <w:rPr>
            <w:rFonts w:ascii="Times New Roman" w:eastAsia="Times New Roman" w:hAnsi="Times New Roman" w:cs="Times New Roman"/>
            <w:sz w:val="22"/>
          </w:rPr>
          <w:delText xml:space="preserve"> </w:delText>
        </w:r>
      </w:del>
      <w:ins w:id="601" w:author="Author">
        <w:r>
          <w:rPr>
            <w:rFonts w:ascii="Times New Roman" w:eastAsia="Times New Roman" w:hAnsi="Times New Roman" w:cs="Times New Roman"/>
            <w:sz w:val="22"/>
          </w:rPr>
          <w:t>learning</w:t>
        </w:r>
      </w:ins>
      <w:del w:id="602" w:author="Author">
        <w:r>
          <w:rPr>
            <w:rFonts w:ascii="Times New Roman" w:eastAsia="Times New Roman" w:hAnsi="Times New Roman" w:cs="Times New Roman"/>
            <w:sz w:val="22"/>
          </w:rPr>
          <w:delText>leaning</w:delText>
        </w:r>
      </w:del>
      <w:r>
        <w:rPr>
          <w:rFonts w:ascii="Times New Roman" w:eastAsia="Times New Roman" w:hAnsi="Times New Roman" w:cs="Times New Roman"/>
          <w:sz w:val="22"/>
        </w:rPr>
        <w:t xml:space="preserve"> model with and without muscle location labels</w:t>
      </w:r>
      <w:ins w:id="603" w:author="Author">
        <w:del w:id="604" w:author="Author">
          <w:r w:rsidDel="00380C6A">
            <w:rPr>
              <w:rFonts w:ascii="Times New Roman" w:eastAsia="Times New Roman" w:hAnsi="Times New Roman" w:cs="Times New Roman"/>
              <w:sz w:val="22"/>
            </w:rPr>
            <w:delText>,</w:delText>
          </w:r>
        </w:del>
      </w:ins>
      <w:r>
        <w:rPr>
          <w:rFonts w:ascii="Times New Roman" w:eastAsia="Times New Roman" w:hAnsi="Times New Roman" w:cs="Times New Roman"/>
          <w:sz w:val="22"/>
        </w:rPr>
        <w:t xml:space="preserve"> and averaged </w:t>
      </w:r>
      <w:ins w:id="605" w:author="Author">
        <w:r>
          <w:rPr>
            <w:rFonts w:ascii="Times New Roman" w:eastAsia="Times New Roman" w:hAnsi="Times New Roman" w:cs="Times New Roman"/>
            <w:sz w:val="22"/>
          </w:rPr>
          <w:t>the results</w:t>
        </w:r>
      </w:ins>
      <w:del w:id="606" w:author="Author">
        <w:r>
          <w:rPr>
            <w:rFonts w:ascii="Times New Roman" w:eastAsia="Times New Roman" w:hAnsi="Times New Roman" w:cs="Times New Roman"/>
            <w:sz w:val="22"/>
          </w:rPr>
          <w:delText>result</w:delText>
        </w:r>
      </w:del>
      <w:r>
        <w:rPr>
          <w:rFonts w:ascii="Times New Roman" w:eastAsia="Times New Roman" w:hAnsi="Times New Roman" w:cs="Times New Roman"/>
          <w:sz w:val="22"/>
        </w:rPr>
        <w:t xml:space="preserve"> by six physicians.</w:t>
      </w:r>
      <w:del w:id="607" w:author="Author">
        <w:r w:rsidDel="00BC7853">
          <w:rPr>
            <w:rFonts w:ascii="Times New Roman" w:eastAsia="Times New Roman" w:hAnsi="Times New Roman" w:cs="Times New Roman"/>
            <w:sz w:val="22"/>
          </w:rPr>
          <w:delText xml:space="preserve"> </w:delText>
        </w:r>
      </w:del>
    </w:p>
    <w:p w14:paraId="6B13ABA4" w14:textId="51416880" w:rsidR="00940DD6" w:rsidRDefault="00CD2E03">
      <w:pPr>
        <w:spacing w:line="480" w:lineRule="auto"/>
        <w:jc w:val="left"/>
        <w:rPr>
          <w:rFonts w:ascii="Times New Roman" w:eastAsia="Times New Roman" w:hAnsi="Times New Roman" w:cs="Times New Roman"/>
          <w:b/>
          <w:sz w:val="24"/>
        </w:rPr>
      </w:pPr>
      <w:r>
        <w:rPr>
          <w:rFonts w:ascii="Times New Roman" w:eastAsia="Times New Roman" w:hAnsi="Times New Roman" w:cs="Times New Roman"/>
          <w:b/>
          <w:sz w:val="24"/>
        </w:rPr>
        <w:t>Statistical analysis</w:t>
      </w:r>
      <w:del w:id="608" w:author="Author">
        <w:r w:rsidDel="00BC7853">
          <w:rPr>
            <w:rFonts w:ascii="Times New Roman" w:eastAsia="Times New Roman" w:hAnsi="Times New Roman" w:cs="Times New Roman"/>
            <w:b/>
            <w:sz w:val="24"/>
          </w:rPr>
          <w:delText xml:space="preserve"> </w:delText>
        </w:r>
      </w:del>
    </w:p>
    <w:p w14:paraId="6CACA956" w14:textId="637D8AB4"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 xml:space="preserve">Statistical analyses were performed using R statistical software (version 4.1.0; R Foundation for Statistical Computing, Vienna, Austria) and </w:t>
      </w:r>
      <w:ins w:id="609"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Python programming language (version 3.6). </w:t>
      </w:r>
      <w:ins w:id="610" w:author="Author">
        <w:r w:rsidR="00150EAA">
          <w:rPr>
            <w:rFonts w:ascii="Times New Roman" w:eastAsia="Times New Roman" w:hAnsi="Times New Roman" w:cs="Times New Roman"/>
            <w:sz w:val="22"/>
          </w:rPr>
          <w:t xml:space="preserve">Normality </w:t>
        </w:r>
      </w:ins>
      <w:del w:id="611" w:author="Author">
        <w:r w:rsidDel="00150EAA">
          <w:rPr>
            <w:rFonts w:ascii="Times New Roman" w:eastAsia="Times New Roman" w:hAnsi="Times New Roman" w:cs="Times New Roman"/>
            <w:sz w:val="22"/>
          </w:rPr>
          <w:delText xml:space="preserve">The normality </w:delText>
        </w:r>
      </w:del>
      <w:ins w:id="612" w:author="Author">
        <w:r>
          <w:rPr>
            <w:rFonts w:ascii="Times New Roman" w:eastAsia="Times New Roman" w:hAnsi="Times New Roman" w:cs="Times New Roman"/>
            <w:sz w:val="22"/>
          </w:rPr>
          <w:t>of</w:t>
        </w:r>
      </w:ins>
      <w:del w:id="613" w:author="Author">
        <w:r>
          <w:rPr>
            <w:rFonts w:ascii="Times New Roman" w:eastAsia="Times New Roman" w:hAnsi="Times New Roman" w:cs="Times New Roman"/>
            <w:sz w:val="22"/>
          </w:rPr>
          <w:delText>for</w:delText>
        </w:r>
      </w:del>
      <w:r>
        <w:rPr>
          <w:rFonts w:ascii="Times New Roman" w:eastAsia="Times New Roman" w:hAnsi="Times New Roman" w:cs="Times New Roman"/>
          <w:sz w:val="22"/>
        </w:rPr>
        <w:t xml:space="preserve"> continuous variables was assessed using the Shapiro</w:t>
      </w:r>
      <w:ins w:id="614" w:author="Author" w:date="2022-03-14T13:58:00Z">
        <w:r w:rsidR="002C3FE0">
          <w:rPr>
            <w:rFonts w:ascii="Times New Roman" w:eastAsia="Times New Roman" w:hAnsi="Times New Roman" w:cs="Times New Roman"/>
            <w:sz w:val="22"/>
          </w:rPr>
          <w:t>–</w:t>
        </w:r>
      </w:ins>
      <w:del w:id="615" w:author="Author" w:date="2022-03-14T13:58:00Z">
        <w:r w:rsidDel="002C3FE0">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Wilk test. The differences among the groups for categorical variables were assessed using </w:t>
      </w:r>
      <w:del w:id="616"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Pearson’s χ</w:t>
      </w:r>
      <w:r>
        <w:rPr>
          <w:rFonts w:ascii="Times New Roman" w:eastAsia="Times New Roman" w:hAnsi="Times New Roman" w:cs="Times New Roman"/>
          <w:sz w:val="22"/>
          <w:vertAlign w:val="superscript"/>
        </w:rPr>
        <w:t>2</w:t>
      </w:r>
      <w:r>
        <w:rPr>
          <w:rFonts w:ascii="Times New Roman" w:eastAsia="Times New Roman" w:hAnsi="Times New Roman" w:cs="Times New Roman"/>
          <w:sz w:val="22"/>
        </w:rPr>
        <w:t xml:space="preserve"> test and those for continuous variables were assessed using the Kruskal–Wallis test. Data are expressed as </w:t>
      </w:r>
      <w:ins w:id="617" w:author="Author">
        <w:r>
          <w:rPr>
            <w:rFonts w:ascii="Times New Roman" w:eastAsia="Times New Roman" w:hAnsi="Times New Roman" w:cs="Times New Roman"/>
            <w:sz w:val="22"/>
          </w:rPr>
          <w:t>mean</w:t>
        </w:r>
      </w:ins>
      <w:del w:id="618" w:author="Author">
        <w:r>
          <w:rPr>
            <w:rFonts w:ascii="Times New Roman" w:eastAsia="Times New Roman" w:hAnsi="Times New Roman" w:cs="Times New Roman"/>
            <w:sz w:val="22"/>
          </w:rPr>
          <w:delText>means</w:delText>
        </w:r>
      </w:del>
      <w:r>
        <w:rPr>
          <w:rFonts w:ascii="Times New Roman" w:eastAsia="Times New Roman" w:hAnsi="Times New Roman" w:cs="Times New Roman"/>
          <w:sz w:val="22"/>
        </w:rPr>
        <w:t xml:space="preserve"> ± standard deviation for continuous variables and number (%) for categorical variables. The degree of agreement was calculated </w:t>
      </w:r>
      <w:ins w:id="619" w:author="Author">
        <w:r>
          <w:rPr>
            <w:rFonts w:ascii="Times New Roman" w:eastAsia="Times New Roman" w:hAnsi="Times New Roman" w:cs="Times New Roman"/>
            <w:sz w:val="22"/>
          </w:rPr>
          <w:t>between</w:t>
        </w:r>
      </w:ins>
      <w:del w:id="620" w:author="Author">
        <w:r>
          <w:rPr>
            <w:rFonts w:ascii="Times New Roman" w:eastAsia="Times New Roman" w:hAnsi="Times New Roman" w:cs="Times New Roman"/>
            <w:sz w:val="22"/>
          </w:rPr>
          <w:delText>within</w:delText>
        </w:r>
      </w:del>
      <w:r>
        <w:rPr>
          <w:rFonts w:ascii="Times New Roman" w:eastAsia="Times New Roman" w:hAnsi="Times New Roman" w:cs="Times New Roman"/>
          <w:sz w:val="22"/>
        </w:rPr>
        <w:t xml:space="preserve"> physicians and the deep</w:t>
      </w:r>
      <w:ins w:id="621" w:author="Author">
        <w:r w:rsidR="002B0F6B">
          <w:rPr>
            <w:rFonts w:ascii="Times New Roman" w:eastAsia="Times New Roman" w:hAnsi="Times New Roman" w:cs="Times New Roman"/>
            <w:sz w:val="22"/>
          </w:rPr>
          <w:t>-</w:t>
        </w:r>
      </w:ins>
      <w:del w:id="622"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w:t>
      </w:r>
      <w:del w:id="623"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and </w:t>
      </w:r>
      <w:ins w:id="624" w:author="Author">
        <w:r>
          <w:rPr>
            <w:rFonts w:ascii="Times New Roman" w:eastAsia="Times New Roman" w:hAnsi="Times New Roman" w:cs="Times New Roman"/>
            <w:sz w:val="22"/>
          </w:rPr>
          <w:t>was</w:t>
        </w:r>
      </w:ins>
      <w:del w:id="625" w:author="Author">
        <w:r>
          <w:rPr>
            <w:rFonts w:ascii="Times New Roman" w:eastAsia="Times New Roman" w:hAnsi="Times New Roman" w:cs="Times New Roman"/>
            <w:sz w:val="22"/>
          </w:rPr>
          <w:delText>is</w:delText>
        </w:r>
      </w:del>
      <w:r>
        <w:rPr>
          <w:rFonts w:ascii="Times New Roman" w:eastAsia="Times New Roman" w:hAnsi="Times New Roman" w:cs="Times New Roman"/>
          <w:sz w:val="22"/>
        </w:rPr>
        <w:t xml:space="preserve"> expressed with </w:t>
      </w:r>
      <w:ins w:id="626"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value of Fleiss kappa. All metrics except accuracy (F1 score, AUROC, PPV, recall, and specificity) were binary classification</w:t>
      </w:r>
      <w:ins w:id="627" w:author="Author">
        <w:r>
          <w:rPr>
            <w:rFonts w:ascii="Times New Roman" w:eastAsia="Times New Roman" w:hAnsi="Times New Roman" w:cs="Times New Roman"/>
            <w:sz w:val="22"/>
          </w:rPr>
          <w:t xml:space="preserve"> and</w:t>
        </w:r>
      </w:ins>
      <w:del w:id="628" w:author="Author">
        <w:r>
          <w:rPr>
            <w:rFonts w:ascii="Times New Roman" w:eastAsia="Times New Roman" w:hAnsi="Times New Roman" w:cs="Times New Roman"/>
            <w:sz w:val="22"/>
          </w:rPr>
          <w:delText>, so</w:delText>
        </w:r>
      </w:del>
      <w:r>
        <w:rPr>
          <w:rFonts w:ascii="Times New Roman" w:eastAsia="Times New Roman" w:hAnsi="Times New Roman" w:cs="Times New Roman"/>
          <w:sz w:val="22"/>
        </w:rPr>
        <w:t xml:space="preserve"> were measured by averaging each class </w:t>
      </w:r>
      <w:ins w:id="629" w:author="Author">
        <w:r>
          <w:rPr>
            <w:rFonts w:ascii="Times New Roman" w:eastAsia="Times New Roman" w:hAnsi="Times New Roman" w:cs="Times New Roman"/>
            <w:sz w:val="22"/>
          </w:rPr>
          <w:t>metric</w:t>
        </w:r>
      </w:ins>
      <w:del w:id="630" w:author="Author">
        <w:r>
          <w:rPr>
            <w:rFonts w:ascii="Times New Roman" w:eastAsia="Times New Roman" w:hAnsi="Times New Roman" w:cs="Times New Roman"/>
            <w:sz w:val="22"/>
          </w:rPr>
          <w:delText>metrics</w:delText>
        </w:r>
      </w:del>
      <w:r>
        <w:rPr>
          <w:rFonts w:ascii="Times New Roman" w:eastAsia="Times New Roman" w:hAnsi="Times New Roman" w:cs="Times New Roman"/>
          <w:sz w:val="22"/>
        </w:rPr>
        <w:t xml:space="preserve"> </w:t>
      </w:r>
      <w:ins w:id="631" w:author="Author">
        <w:r w:rsidR="00FA7B4C">
          <w:rPr>
            <w:rFonts w:ascii="Times New Roman" w:eastAsia="Times New Roman" w:hAnsi="Times New Roman" w:cs="Times New Roman"/>
            <w:sz w:val="22"/>
          </w:rPr>
          <w:t xml:space="preserve">using the </w:t>
        </w:r>
      </w:ins>
      <w:del w:id="632" w:author="Author">
        <w:r w:rsidDel="00FA7B4C">
          <w:rPr>
            <w:rFonts w:ascii="Times New Roman" w:eastAsia="Times New Roman" w:hAnsi="Times New Roman" w:cs="Times New Roman"/>
            <w:sz w:val="22"/>
          </w:rPr>
          <w:delText xml:space="preserve">from </w:delText>
        </w:r>
      </w:del>
      <w:ins w:id="633" w:author="Author">
        <w:del w:id="634" w:author="Author">
          <w:r w:rsidDel="00FA7B4C">
            <w:rPr>
              <w:rFonts w:ascii="Times New Roman" w:eastAsia="Times New Roman" w:hAnsi="Times New Roman" w:cs="Times New Roman"/>
              <w:sz w:val="22"/>
            </w:rPr>
            <w:delText xml:space="preserve">the </w:delText>
          </w:r>
        </w:del>
      </w:ins>
      <w:r>
        <w:rPr>
          <w:rFonts w:ascii="Times New Roman" w:eastAsia="Times New Roman" w:hAnsi="Times New Roman" w:cs="Times New Roman"/>
          <w:sz w:val="22"/>
        </w:rPr>
        <w:t>one-versus-rest method.</w:t>
      </w:r>
      <w:del w:id="635" w:author="Author">
        <w:r w:rsidDel="00BC7853">
          <w:rPr>
            <w:rFonts w:ascii="Times New Roman" w:eastAsia="Times New Roman" w:hAnsi="Times New Roman" w:cs="Times New Roman"/>
            <w:sz w:val="22"/>
          </w:rPr>
          <w:delText xml:space="preserve"> </w:delText>
        </w:r>
      </w:del>
    </w:p>
    <w:p w14:paraId="36E944B3" w14:textId="77777777" w:rsidR="00940DD6" w:rsidRDefault="00CD2E03">
      <w:pPr>
        <w:widowControl/>
        <w:spacing w:line="480" w:lineRule="auto"/>
        <w:jc w:val="left"/>
        <w:rPr>
          <w:rFonts w:ascii="Times New Roman" w:eastAsia="Times New Roman" w:hAnsi="Times New Roman" w:cs="Times New Roman"/>
          <w:b/>
          <w:sz w:val="32"/>
        </w:rPr>
      </w:pPr>
      <w:r>
        <w:br w:type="page"/>
      </w:r>
      <w:commentRangeStart w:id="636"/>
      <w:r>
        <w:rPr>
          <w:rFonts w:ascii="Times New Roman" w:eastAsia="Times New Roman" w:hAnsi="Times New Roman" w:cs="Times New Roman"/>
          <w:b/>
          <w:sz w:val="32"/>
        </w:rPr>
        <w:lastRenderedPageBreak/>
        <w:t>Results</w:t>
      </w:r>
      <w:commentRangeEnd w:id="636"/>
      <w:r>
        <w:rPr>
          <w:rStyle w:val="CommentReference"/>
        </w:rPr>
        <w:commentReference w:id="636"/>
      </w:r>
    </w:p>
    <w:p w14:paraId="2DFD55A1" w14:textId="77777777" w:rsidR="00940DD6" w:rsidRDefault="00CD2E03">
      <w:pPr>
        <w:spacing w:line="480" w:lineRule="auto"/>
        <w:jc w:val="left"/>
        <w:rPr>
          <w:rFonts w:ascii="Times New Roman" w:eastAsia="Times New Roman" w:hAnsi="Times New Roman" w:cs="Times New Roman"/>
          <w:b/>
          <w:sz w:val="24"/>
        </w:rPr>
      </w:pPr>
      <w:r>
        <w:rPr>
          <w:rFonts w:ascii="Times New Roman" w:eastAsia="Times New Roman" w:hAnsi="Times New Roman" w:cs="Times New Roman"/>
          <w:b/>
          <w:sz w:val="24"/>
        </w:rPr>
        <w:t>Patients’ characteristics</w:t>
      </w:r>
    </w:p>
    <w:p w14:paraId="6ACAC9B8" w14:textId="08966CE1"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 xml:space="preserve">There were </w:t>
      </w:r>
      <w:del w:id="637" w:author="Author">
        <w:r>
          <w:rPr>
            <w:rFonts w:ascii="Times New Roman" w:eastAsia="Times New Roman" w:hAnsi="Times New Roman" w:cs="Times New Roman"/>
            <w:sz w:val="22"/>
          </w:rPr>
          <w:delText xml:space="preserve">total of </w:delText>
        </w:r>
      </w:del>
      <w:r>
        <w:rPr>
          <w:rFonts w:ascii="Times New Roman" w:eastAsia="Times New Roman" w:hAnsi="Times New Roman" w:cs="Times New Roman"/>
          <w:sz w:val="22"/>
        </w:rPr>
        <w:t>20 patients without any neuromuscular disease</w:t>
      </w:r>
      <w:ins w:id="638" w:author="Author">
        <w:r>
          <w:rPr>
            <w:rFonts w:ascii="Times New Roman" w:eastAsia="Times New Roman" w:hAnsi="Times New Roman" w:cs="Times New Roman"/>
            <w:sz w:val="22"/>
          </w:rPr>
          <w:t>;</w:t>
        </w:r>
      </w:ins>
      <w:del w:id="639"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19 patients with neuropathy</w:t>
      </w:r>
      <w:ins w:id="640"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including radiculopathy, motor axonal polyneuropathy, and motor neuron disease</w:t>
      </w:r>
      <w:ins w:id="641" w:author="Author">
        <w:r>
          <w:rPr>
            <w:rFonts w:ascii="Times New Roman" w:eastAsia="Times New Roman" w:hAnsi="Times New Roman" w:cs="Times New Roman"/>
            <w:sz w:val="22"/>
          </w:rPr>
          <w:t>;</w:t>
        </w:r>
      </w:ins>
      <w:del w:id="642"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and 19 patients with myopathy</w:t>
      </w:r>
      <w:ins w:id="643"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including muscular dystrophy and inflammatory myopathy. The number of nEMG data </w:t>
      </w:r>
      <w:ins w:id="644" w:author="Author">
        <w:r>
          <w:rPr>
            <w:rFonts w:ascii="Times New Roman" w:eastAsia="Times New Roman" w:hAnsi="Times New Roman" w:cs="Times New Roman"/>
            <w:sz w:val="22"/>
          </w:rPr>
          <w:t xml:space="preserve">points </w:t>
        </w:r>
      </w:ins>
      <w:r>
        <w:rPr>
          <w:rFonts w:ascii="Times New Roman" w:eastAsia="Times New Roman" w:hAnsi="Times New Roman" w:cs="Times New Roman"/>
          <w:sz w:val="22"/>
        </w:rPr>
        <w:t>used for analysis was 124, 161, and 97 for myopathy, neuropathy, and normal</w:t>
      </w:r>
      <w:ins w:id="645" w:author="Author">
        <w:r w:rsidR="00062123">
          <w:rPr>
            <w:rFonts w:ascii="Times New Roman" w:eastAsia="Times New Roman" w:hAnsi="Times New Roman" w:cs="Times New Roman"/>
            <w:sz w:val="22"/>
          </w:rPr>
          <w:t xml:space="preserve"> patients</w:t>
        </w:r>
      </w:ins>
      <w:r>
        <w:rPr>
          <w:rFonts w:ascii="Times New Roman" w:eastAsia="Times New Roman" w:hAnsi="Times New Roman" w:cs="Times New Roman"/>
          <w:sz w:val="22"/>
        </w:rPr>
        <w:t xml:space="preserve">, respectively. The </w:t>
      </w:r>
      <w:ins w:id="646" w:author="Author">
        <w:r>
          <w:rPr>
            <w:rFonts w:ascii="Times New Roman" w:eastAsia="Times New Roman" w:hAnsi="Times New Roman" w:cs="Times New Roman"/>
            <w:sz w:val="22"/>
          </w:rPr>
          <w:t>remaining</w:t>
        </w:r>
      </w:ins>
      <w:del w:id="647" w:author="Author">
        <w:r>
          <w:rPr>
            <w:rFonts w:ascii="Times New Roman" w:eastAsia="Times New Roman" w:hAnsi="Times New Roman" w:cs="Times New Roman"/>
            <w:sz w:val="22"/>
          </w:rPr>
          <w:delText>rest of</w:delText>
        </w:r>
      </w:del>
      <w:r>
        <w:rPr>
          <w:rFonts w:ascii="Times New Roman" w:eastAsia="Times New Roman" w:hAnsi="Times New Roman" w:cs="Times New Roman"/>
          <w:sz w:val="22"/>
        </w:rPr>
        <w:t xml:space="preserve"> demographic characteristics are </w:t>
      </w:r>
      <w:ins w:id="648" w:author="Author">
        <w:r>
          <w:rPr>
            <w:rFonts w:ascii="Times New Roman" w:eastAsia="Times New Roman" w:hAnsi="Times New Roman" w:cs="Times New Roman"/>
            <w:sz w:val="22"/>
          </w:rPr>
          <w:t>presented</w:t>
        </w:r>
      </w:ins>
      <w:del w:id="649" w:author="Author">
        <w:r>
          <w:rPr>
            <w:rFonts w:ascii="Times New Roman" w:eastAsia="Times New Roman" w:hAnsi="Times New Roman" w:cs="Times New Roman"/>
            <w:sz w:val="22"/>
          </w:rPr>
          <w:delText>shown</w:delText>
        </w:r>
      </w:del>
      <w:r>
        <w:rPr>
          <w:rFonts w:ascii="Times New Roman" w:eastAsia="Times New Roman" w:hAnsi="Times New Roman" w:cs="Times New Roman"/>
          <w:sz w:val="22"/>
        </w:rPr>
        <w:t xml:space="preserve"> in </w:t>
      </w:r>
      <w:r>
        <w:rPr>
          <w:rFonts w:ascii="Times New Roman" w:hAnsi="Times New Roman" w:cs="Times New Roman"/>
          <w:sz w:val="22"/>
        </w:rPr>
        <w:fldChar w:fldCharType="begin"/>
      </w:r>
      <w:r>
        <w:rPr>
          <w:rFonts w:ascii="Times New Roman" w:hAnsi="Times New Roman" w:cs="Times New Roman"/>
          <w:sz w:val="22"/>
        </w:rPr>
        <w:instrText xml:space="preserve"> REF _Ref97307574 \h  \* MERGEFORMAT </w:instrText>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Table 1</w:t>
      </w:r>
      <w:r>
        <w:rPr>
          <w:rFonts w:ascii="Times New Roman" w:eastAsia="Times New Roman" w:hAnsi="Times New Roman" w:cs="Times New Roman"/>
          <w:sz w:val="22"/>
        </w:rPr>
        <w:fldChar w:fldCharType="end"/>
      </w:r>
      <w:r>
        <w:rPr>
          <w:rFonts w:ascii="Times New Roman" w:eastAsia="Times New Roman" w:hAnsi="Times New Roman" w:cs="Times New Roman"/>
          <w:sz w:val="22"/>
        </w:rPr>
        <w:t>.</w:t>
      </w:r>
      <w:del w:id="650" w:author="Author">
        <w:r w:rsidDel="00BC7853">
          <w:rPr>
            <w:rFonts w:ascii="Times New Roman" w:eastAsia="Times New Roman" w:hAnsi="Times New Roman" w:cs="Times New Roman"/>
            <w:sz w:val="22"/>
          </w:rPr>
          <w:delText xml:space="preserve"> </w:delText>
        </w:r>
      </w:del>
    </w:p>
    <w:p w14:paraId="00A97595" w14:textId="77777777" w:rsidR="00940DD6" w:rsidRDefault="00940DD6">
      <w:pPr>
        <w:spacing w:line="480" w:lineRule="auto"/>
        <w:jc w:val="left"/>
        <w:rPr>
          <w:rFonts w:ascii="Times New Roman" w:eastAsia="Times New Roman" w:hAnsi="Times New Roman" w:cs="Times New Roman"/>
          <w:sz w:val="22"/>
        </w:rPr>
      </w:pPr>
    </w:p>
    <w:p w14:paraId="0010919A" w14:textId="77777777" w:rsidR="00940DD6" w:rsidRDefault="00CD2E03">
      <w:pPr>
        <w:pStyle w:val="Caption"/>
      </w:pPr>
      <w:r>
        <w:t xml:space="preserve">Table </w:t>
      </w:r>
      <w:fldSimple w:instr=" SEQ Table \* ARABIC ">
        <w:r>
          <w:t>1</w:t>
        </w:r>
      </w:fldSimple>
      <w:r>
        <w:t>. Demographic characteristics of subjects and their needle electromyography data</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349"/>
        <w:gridCol w:w="2000"/>
        <w:gridCol w:w="2000"/>
        <w:gridCol w:w="2002"/>
        <w:gridCol w:w="675"/>
      </w:tblGrid>
      <w:tr w:rsidR="00940DD6" w14:paraId="72DCBE50" w14:textId="77777777">
        <w:trPr>
          <w:trHeight w:val="20"/>
        </w:trPr>
        <w:tc>
          <w:tcPr>
            <w:tcW w:w="2349" w:type="dxa"/>
            <w:tcBorders>
              <w:top w:val="single" w:sz="4" w:space="0" w:color="auto"/>
              <w:bottom w:val="single" w:sz="4" w:space="0" w:color="auto"/>
            </w:tcBorders>
            <w:shd w:val="clear" w:color="auto" w:fill="FFFFFF"/>
          </w:tcPr>
          <w:p w14:paraId="16AE6477" w14:textId="77777777" w:rsidR="00940DD6" w:rsidRDefault="00940DD6" w:rsidP="002C3FE0">
            <w:pPr>
              <w:widowControl/>
              <w:spacing w:after="0" w:line="240" w:lineRule="auto"/>
              <w:jc w:val="left"/>
              <w:rPr>
                <w:rFonts w:ascii="Times New Roman" w:eastAsia="Times New Roman" w:hAnsi="Times New Roman" w:cs="Times New Roman"/>
                <w:sz w:val="16"/>
              </w:rPr>
            </w:pPr>
          </w:p>
        </w:tc>
        <w:tc>
          <w:tcPr>
            <w:tcW w:w="2000" w:type="dxa"/>
            <w:tcBorders>
              <w:top w:val="single" w:sz="4" w:space="0" w:color="auto"/>
              <w:bottom w:val="single" w:sz="4" w:space="0" w:color="auto"/>
            </w:tcBorders>
            <w:shd w:val="clear" w:color="auto" w:fill="FFFFFF"/>
            <w:vAlign w:val="center"/>
          </w:tcPr>
          <w:p w14:paraId="3B50EBF4" w14:textId="77777777" w:rsidR="00940DD6" w:rsidRDefault="00CD2E03" w:rsidP="002C3FE0">
            <w:pPr>
              <w:widowControl/>
              <w:spacing w:line="240" w:lineRule="auto"/>
              <w:jc w:val="center"/>
              <w:rPr>
                <w:rFonts w:ascii="Times New Roman" w:eastAsia="Times New Roman" w:hAnsi="Times New Roman" w:cs="Times New Roman"/>
                <w:sz w:val="16"/>
              </w:rPr>
            </w:pPr>
            <w:r>
              <w:rPr>
                <w:rFonts w:ascii="Times New Roman" w:eastAsia="Times New Roman" w:hAnsi="Times New Roman" w:cs="Times New Roman"/>
                <w:color w:val="000000"/>
                <w:sz w:val="16"/>
              </w:rPr>
              <w:t>Myopathy</w:t>
            </w:r>
          </w:p>
        </w:tc>
        <w:tc>
          <w:tcPr>
            <w:tcW w:w="2000" w:type="dxa"/>
            <w:tcBorders>
              <w:top w:val="single" w:sz="4" w:space="0" w:color="auto"/>
              <w:bottom w:val="single" w:sz="4" w:space="0" w:color="auto"/>
            </w:tcBorders>
            <w:shd w:val="clear" w:color="auto" w:fill="FFFFFF"/>
            <w:vAlign w:val="center"/>
          </w:tcPr>
          <w:p w14:paraId="2A78BE43" w14:textId="77777777" w:rsidR="00940DD6" w:rsidRDefault="00CD2E03" w:rsidP="002C3FE0">
            <w:pPr>
              <w:widowControl/>
              <w:spacing w:line="240" w:lineRule="auto"/>
              <w:jc w:val="center"/>
              <w:rPr>
                <w:rFonts w:ascii="Times New Roman" w:eastAsia="Times New Roman" w:hAnsi="Times New Roman" w:cs="Times New Roman"/>
                <w:sz w:val="16"/>
              </w:rPr>
            </w:pPr>
            <w:r>
              <w:rPr>
                <w:rFonts w:ascii="Times New Roman" w:eastAsia="Times New Roman" w:hAnsi="Times New Roman" w:cs="Times New Roman"/>
                <w:color w:val="000000"/>
                <w:sz w:val="16"/>
              </w:rPr>
              <w:t>Neuropathy</w:t>
            </w:r>
          </w:p>
        </w:tc>
        <w:tc>
          <w:tcPr>
            <w:tcW w:w="2002" w:type="dxa"/>
            <w:tcBorders>
              <w:top w:val="single" w:sz="4" w:space="0" w:color="auto"/>
              <w:bottom w:val="single" w:sz="4" w:space="0" w:color="auto"/>
            </w:tcBorders>
            <w:shd w:val="clear" w:color="auto" w:fill="FFFFFF"/>
            <w:vAlign w:val="center"/>
          </w:tcPr>
          <w:p w14:paraId="7527D0B3" w14:textId="77777777" w:rsidR="00940DD6" w:rsidRDefault="00CD2E03" w:rsidP="002C3FE0">
            <w:pPr>
              <w:widowControl/>
              <w:spacing w:line="240" w:lineRule="auto"/>
              <w:jc w:val="center"/>
              <w:rPr>
                <w:rFonts w:ascii="Times New Roman" w:eastAsia="Times New Roman" w:hAnsi="Times New Roman" w:cs="Times New Roman"/>
                <w:sz w:val="16"/>
              </w:rPr>
            </w:pPr>
            <w:r>
              <w:rPr>
                <w:rFonts w:ascii="Times New Roman" w:eastAsia="Times New Roman" w:hAnsi="Times New Roman" w:cs="Times New Roman"/>
                <w:color w:val="000000"/>
                <w:sz w:val="16"/>
              </w:rPr>
              <w:t>Normal</w:t>
            </w:r>
          </w:p>
        </w:tc>
        <w:tc>
          <w:tcPr>
            <w:tcW w:w="675" w:type="dxa"/>
            <w:tcBorders>
              <w:top w:val="single" w:sz="4" w:space="0" w:color="auto"/>
              <w:bottom w:val="single" w:sz="4" w:space="0" w:color="auto"/>
            </w:tcBorders>
            <w:shd w:val="clear" w:color="auto" w:fill="FFFFFF"/>
            <w:vAlign w:val="center"/>
          </w:tcPr>
          <w:p w14:paraId="137E645B" w14:textId="77777777" w:rsidR="00940DD6" w:rsidRDefault="00CD2E03" w:rsidP="002C3FE0">
            <w:pPr>
              <w:widowControl/>
              <w:spacing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p-value</w:t>
            </w:r>
          </w:p>
        </w:tc>
      </w:tr>
      <w:tr w:rsidR="00940DD6" w14:paraId="6DC3D723" w14:textId="77777777">
        <w:trPr>
          <w:trHeight w:val="20"/>
        </w:trPr>
        <w:tc>
          <w:tcPr>
            <w:tcW w:w="2349" w:type="dxa"/>
            <w:tcBorders>
              <w:top w:val="single" w:sz="4" w:space="0" w:color="auto"/>
            </w:tcBorders>
            <w:shd w:val="clear" w:color="auto" w:fill="FFFFFF"/>
            <w:vAlign w:val="center"/>
          </w:tcPr>
          <w:p w14:paraId="197DF94D" w14:textId="77777777" w:rsidR="00940DD6" w:rsidRDefault="00CD2E03" w:rsidP="002C3FE0">
            <w:pPr>
              <w:widowControl/>
              <w:spacing w:line="240" w:lineRule="auto"/>
              <w:jc w:val="left"/>
              <w:rPr>
                <w:rFonts w:ascii="Times New Roman" w:eastAsia="Times New Roman" w:hAnsi="Times New Roman" w:cs="Times New Roman"/>
                <w:sz w:val="16"/>
              </w:rPr>
            </w:pPr>
            <w:r>
              <w:rPr>
                <w:rFonts w:ascii="Times New Roman" w:eastAsia="Times New Roman" w:hAnsi="Times New Roman" w:cs="Times New Roman"/>
                <w:color w:val="000000"/>
                <w:sz w:val="16"/>
              </w:rPr>
              <w:t>Number of patients</w:t>
            </w:r>
          </w:p>
        </w:tc>
        <w:tc>
          <w:tcPr>
            <w:tcW w:w="2000" w:type="dxa"/>
            <w:tcBorders>
              <w:top w:val="single" w:sz="4" w:space="0" w:color="auto"/>
            </w:tcBorders>
            <w:shd w:val="clear" w:color="auto" w:fill="FFFFFF"/>
            <w:vAlign w:val="center"/>
          </w:tcPr>
          <w:p w14:paraId="10D1CABA" w14:textId="77777777" w:rsidR="00940DD6" w:rsidRDefault="00CD2E03" w:rsidP="002C3FE0">
            <w:pPr>
              <w:widowControl/>
              <w:spacing w:line="240" w:lineRule="auto"/>
              <w:jc w:val="center"/>
              <w:rPr>
                <w:rFonts w:ascii="Times New Roman" w:eastAsia="Times New Roman" w:hAnsi="Times New Roman" w:cs="Times New Roman"/>
                <w:sz w:val="16"/>
              </w:rPr>
            </w:pPr>
            <w:r>
              <w:rPr>
                <w:rFonts w:ascii="Times New Roman" w:eastAsia="Times New Roman" w:hAnsi="Times New Roman" w:cs="Times New Roman"/>
                <w:color w:val="000000"/>
                <w:sz w:val="16"/>
              </w:rPr>
              <w:t>19</w:t>
            </w:r>
          </w:p>
        </w:tc>
        <w:tc>
          <w:tcPr>
            <w:tcW w:w="2000" w:type="dxa"/>
            <w:tcBorders>
              <w:top w:val="single" w:sz="4" w:space="0" w:color="auto"/>
            </w:tcBorders>
            <w:shd w:val="clear" w:color="auto" w:fill="FFFFFF"/>
            <w:vAlign w:val="center"/>
          </w:tcPr>
          <w:p w14:paraId="5B5B0D8C" w14:textId="77777777" w:rsidR="00940DD6" w:rsidRDefault="00CD2E03" w:rsidP="002C3FE0">
            <w:pPr>
              <w:widowControl/>
              <w:spacing w:line="240" w:lineRule="auto"/>
              <w:jc w:val="center"/>
              <w:rPr>
                <w:rFonts w:ascii="Times New Roman" w:eastAsia="Times New Roman" w:hAnsi="Times New Roman" w:cs="Times New Roman"/>
                <w:sz w:val="16"/>
              </w:rPr>
            </w:pPr>
            <w:r>
              <w:rPr>
                <w:rFonts w:ascii="Times New Roman" w:eastAsia="Times New Roman" w:hAnsi="Times New Roman" w:cs="Times New Roman"/>
                <w:color w:val="000000"/>
                <w:sz w:val="16"/>
              </w:rPr>
              <w:t>19</w:t>
            </w:r>
          </w:p>
        </w:tc>
        <w:tc>
          <w:tcPr>
            <w:tcW w:w="2002" w:type="dxa"/>
            <w:tcBorders>
              <w:top w:val="single" w:sz="4" w:space="0" w:color="auto"/>
            </w:tcBorders>
            <w:shd w:val="clear" w:color="auto" w:fill="FFFFFF"/>
            <w:vAlign w:val="center"/>
          </w:tcPr>
          <w:p w14:paraId="4F2394BE" w14:textId="77777777" w:rsidR="00940DD6" w:rsidRDefault="00CD2E03" w:rsidP="002C3FE0">
            <w:pPr>
              <w:widowControl/>
              <w:spacing w:line="240" w:lineRule="auto"/>
              <w:jc w:val="center"/>
              <w:rPr>
                <w:rFonts w:ascii="Times New Roman" w:eastAsia="Times New Roman" w:hAnsi="Times New Roman" w:cs="Times New Roman"/>
                <w:sz w:val="16"/>
              </w:rPr>
            </w:pPr>
            <w:r>
              <w:rPr>
                <w:rFonts w:ascii="Times New Roman" w:eastAsia="Times New Roman" w:hAnsi="Times New Roman" w:cs="Times New Roman"/>
                <w:color w:val="000000"/>
                <w:sz w:val="16"/>
              </w:rPr>
              <w:t>20</w:t>
            </w:r>
          </w:p>
        </w:tc>
        <w:tc>
          <w:tcPr>
            <w:tcW w:w="675" w:type="dxa"/>
            <w:tcBorders>
              <w:top w:val="single" w:sz="4" w:space="0" w:color="auto"/>
            </w:tcBorders>
            <w:shd w:val="clear" w:color="auto" w:fill="FFFFFF"/>
          </w:tcPr>
          <w:p w14:paraId="230E118B" w14:textId="77777777" w:rsidR="00940DD6" w:rsidRDefault="00940DD6" w:rsidP="002C3FE0">
            <w:pPr>
              <w:widowControl/>
              <w:spacing w:line="240" w:lineRule="auto"/>
              <w:jc w:val="center"/>
              <w:rPr>
                <w:rFonts w:ascii="Times New Roman" w:eastAsia="Times New Roman" w:hAnsi="Times New Roman" w:cs="Times New Roman"/>
                <w:color w:val="000000"/>
                <w:sz w:val="16"/>
              </w:rPr>
            </w:pPr>
          </w:p>
        </w:tc>
      </w:tr>
      <w:tr w:rsidR="00940DD6" w14:paraId="228EF9BC" w14:textId="77777777">
        <w:trPr>
          <w:trHeight w:val="20"/>
        </w:trPr>
        <w:tc>
          <w:tcPr>
            <w:tcW w:w="2349" w:type="dxa"/>
            <w:shd w:val="clear" w:color="auto" w:fill="FFFFFF"/>
            <w:vAlign w:val="center"/>
          </w:tcPr>
          <w:p w14:paraId="0D214B29" w14:textId="77777777" w:rsidR="00940DD6" w:rsidRDefault="00CD2E03" w:rsidP="002C3FE0">
            <w:pPr>
              <w:widowControl/>
              <w:spacing w:line="240" w:lineRule="auto"/>
              <w:jc w:val="left"/>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Female, n (%)</w:t>
            </w:r>
          </w:p>
        </w:tc>
        <w:tc>
          <w:tcPr>
            <w:tcW w:w="2000" w:type="dxa"/>
            <w:shd w:val="clear" w:color="auto" w:fill="FFFFFF"/>
            <w:vAlign w:val="center"/>
          </w:tcPr>
          <w:p w14:paraId="514D17AB" w14:textId="77777777" w:rsidR="00940DD6" w:rsidRDefault="00CD2E03" w:rsidP="002C3FE0">
            <w:pPr>
              <w:widowControl/>
              <w:spacing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14 (73.7)</w:t>
            </w:r>
          </w:p>
        </w:tc>
        <w:tc>
          <w:tcPr>
            <w:tcW w:w="2000" w:type="dxa"/>
            <w:shd w:val="clear" w:color="auto" w:fill="FFFFFF"/>
            <w:vAlign w:val="center"/>
          </w:tcPr>
          <w:p w14:paraId="1591E8AB" w14:textId="77777777" w:rsidR="00940DD6" w:rsidRDefault="00CD2E03" w:rsidP="002C3FE0">
            <w:pPr>
              <w:widowControl/>
              <w:spacing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12 (63.2)</w:t>
            </w:r>
          </w:p>
        </w:tc>
        <w:tc>
          <w:tcPr>
            <w:tcW w:w="2002" w:type="dxa"/>
            <w:shd w:val="clear" w:color="auto" w:fill="FFFFFF"/>
            <w:vAlign w:val="center"/>
          </w:tcPr>
          <w:p w14:paraId="1997B107" w14:textId="77777777" w:rsidR="00940DD6" w:rsidRDefault="00CD2E03" w:rsidP="002C3FE0">
            <w:pPr>
              <w:widowControl/>
              <w:spacing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13 (65)</w:t>
            </w:r>
          </w:p>
        </w:tc>
        <w:tc>
          <w:tcPr>
            <w:tcW w:w="675" w:type="dxa"/>
            <w:shd w:val="clear" w:color="auto" w:fill="FFFFFF"/>
            <w:vAlign w:val="center"/>
          </w:tcPr>
          <w:p w14:paraId="6B6F2944" w14:textId="77777777" w:rsidR="00940DD6" w:rsidRDefault="00CD2E03" w:rsidP="002C3FE0">
            <w:pPr>
              <w:widowControl/>
              <w:spacing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0.761</w:t>
            </w:r>
          </w:p>
        </w:tc>
      </w:tr>
      <w:tr w:rsidR="00940DD6" w14:paraId="110CB4BC" w14:textId="77777777">
        <w:trPr>
          <w:trHeight w:val="20"/>
        </w:trPr>
        <w:tc>
          <w:tcPr>
            <w:tcW w:w="2349" w:type="dxa"/>
            <w:shd w:val="clear" w:color="auto" w:fill="FFFFFF"/>
            <w:vAlign w:val="center"/>
          </w:tcPr>
          <w:p w14:paraId="620F67A7" w14:textId="77777777" w:rsidR="00940DD6" w:rsidRDefault="00CD2E03" w:rsidP="002C3FE0">
            <w:pPr>
              <w:widowControl/>
              <w:spacing w:line="240" w:lineRule="auto"/>
              <w:jc w:val="left"/>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Age (mean±SD)</w:t>
            </w:r>
          </w:p>
        </w:tc>
        <w:tc>
          <w:tcPr>
            <w:tcW w:w="2000" w:type="dxa"/>
            <w:shd w:val="clear" w:color="auto" w:fill="FFFFFF"/>
            <w:vAlign w:val="center"/>
          </w:tcPr>
          <w:p w14:paraId="04086104" w14:textId="77777777" w:rsidR="00940DD6" w:rsidRDefault="00CD2E03" w:rsidP="002C3FE0">
            <w:pPr>
              <w:widowControl/>
              <w:spacing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52.2±20.1</w:t>
            </w:r>
          </w:p>
        </w:tc>
        <w:tc>
          <w:tcPr>
            <w:tcW w:w="2000" w:type="dxa"/>
            <w:shd w:val="clear" w:color="auto" w:fill="FFFFFF"/>
            <w:vAlign w:val="center"/>
          </w:tcPr>
          <w:p w14:paraId="507E86C8" w14:textId="77777777" w:rsidR="00940DD6" w:rsidRDefault="00CD2E03" w:rsidP="002C3FE0">
            <w:pPr>
              <w:widowControl/>
              <w:spacing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58.4±15.1</w:t>
            </w:r>
          </w:p>
        </w:tc>
        <w:tc>
          <w:tcPr>
            <w:tcW w:w="2002" w:type="dxa"/>
            <w:shd w:val="clear" w:color="auto" w:fill="FFFFFF"/>
            <w:vAlign w:val="center"/>
          </w:tcPr>
          <w:p w14:paraId="21058691" w14:textId="77777777" w:rsidR="00940DD6" w:rsidRDefault="00CD2E03" w:rsidP="002C3FE0">
            <w:pPr>
              <w:widowControl/>
              <w:spacing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60.2±16.9</w:t>
            </w:r>
          </w:p>
        </w:tc>
        <w:tc>
          <w:tcPr>
            <w:tcW w:w="675" w:type="dxa"/>
            <w:shd w:val="clear" w:color="auto" w:fill="FFFFFF"/>
            <w:vAlign w:val="center"/>
          </w:tcPr>
          <w:p w14:paraId="6C082F55" w14:textId="77777777" w:rsidR="00940DD6" w:rsidRDefault="00CD2E03" w:rsidP="002C3FE0">
            <w:pPr>
              <w:widowControl/>
              <w:spacing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0.329</w:t>
            </w:r>
          </w:p>
        </w:tc>
      </w:tr>
      <w:tr w:rsidR="00940DD6" w14:paraId="540B2DC8" w14:textId="77777777">
        <w:trPr>
          <w:trHeight w:val="20"/>
        </w:trPr>
        <w:tc>
          <w:tcPr>
            <w:tcW w:w="2349" w:type="dxa"/>
            <w:shd w:val="clear" w:color="auto" w:fill="FFFFFF"/>
            <w:vAlign w:val="center"/>
          </w:tcPr>
          <w:p w14:paraId="2F7E56A8" w14:textId="77777777" w:rsidR="00940DD6" w:rsidRDefault="00CD2E03" w:rsidP="002C3FE0">
            <w:pPr>
              <w:widowControl/>
              <w:spacing w:line="240" w:lineRule="auto"/>
              <w:jc w:val="left"/>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Number of nEMG data according to location of muscle (%)</w:t>
            </w:r>
          </w:p>
        </w:tc>
        <w:tc>
          <w:tcPr>
            <w:tcW w:w="6677" w:type="dxa"/>
            <w:gridSpan w:val="4"/>
            <w:shd w:val="clear" w:color="auto" w:fill="FFFFFF"/>
            <w:vAlign w:val="center"/>
          </w:tcPr>
          <w:p w14:paraId="1CCF3404" w14:textId="447AF33A" w:rsidR="00940DD6" w:rsidRDefault="00CD2E03" w:rsidP="002C3FE0">
            <w:pPr>
              <w:widowControl/>
              <w:spacing w:line="240" w:lineRule="auto"/>
              <w:ind w:right="80" w:firstLine="3280"/>
              <w:jc w:val="right"/>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 xml:space="preserve">&lt;0.001 </w:t>
            </w:r>
            <w:del w:id="651" w:author="Author">
              <w:r w:rsidDel="00BC7853">
                <w:rPr>
                  <w:rFonts w:ascii="Times New Roman" w:eastAsia="Times New Roman" w:hAnsi="Times New Roman" w:cs="Times New Roman"/>
                  <w:color w:val="000000"/>
                  <w:sz w:val="16"/>
                </w:rPr>
                <w:delText xml:space="preserve">   </w:delText>
              </w:r>
            </w:del>
          </w:p>
        </w:tc>
      </w:tr>
      <w:tr w:rsidR="00940DD6" w14:paraId="5AEAA900" w14:textId="77777777">
        <w:trPr>
          <w:trHeight w:val="20"/>
        </w:trPr>
        <w:tc>
          <w:tcPr>
            <w:tcW w:w="2349" w:type="dxa"/>
            <w:shd w:val="clear" w:color="auto" w:fill="FFFFFF"/>
            <w:vAlign w:val="center"/>
          </w:tcPr>
          <w:p w14:paraId="4BE83190" w14:textId="77777777" w:rsidR="00940DD6" w:rsidRDefault="00CD2E03" w:rsidP="002C3FE0">
            <w:pPr>
              <w:widowControl/>
              <w:spacing w:line="240" w:lineRule="auto"/>
              <w:ind w:firstLine="80"/>
              <w:jc w:val="left"/>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 xml:space="preserve">Distal muscles </w:t>
            </w:r>
          </w:p>
        </w:tc>
        <w:tc>
          <w:tcPr>
            <w:tcW w:w="2000" w:type="dxa"/>
            <w:shd w:val="clear" w:color="auto" w:fill="FFFFFF"/>
            <w:vAlign w:val="center"/>
          </w:tcPr>
          <w:p w14:paraId="25C24E56" w14:textId="77777777" w:rsidR="00940DD6" w:rsidRDefault="00CD2E03" w:rsidP="002C3FE0">
            <w:pPr>
              <w:widowControl/>
              <w:spacing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60 (48.4)</w:t>
            </w:r>
          </w:p>
        </w:tc>
        <w:tc>
          <w:tcPr>
            <w:tcW w:w="2000" w:type="dxa"/>
            <w:shd w:val="clear" w:color="auto" w:fill="FFFFFF"/>
            <w:vAlign w:val="center"/>
          </w:tcPr>
          <w:p w14:paraId="2A43F7BC" w14:textId="77777777" w:rsidR="00940DD6" w:rsidRDefault="00CD2E03" w:rsidP="002C3FE0">
            <w:pPr>
              <w:widowControl/>
              <w:spacing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97 (60.2)</w:t>
            </w:r>
          </w:p>
        </w:tc>
        <w:tc>
          <w:tcPr>
            <w:tcW w:w="2002" w:type="dxa"/>
            <w:shd w:val="clear" w:color="auto" w:fill="FFFFFF"/>
            <w:vAlign w:val="center"/>
          </w:tcPr>
          <w:p w14:paraId="0C83AD82" w14:textId="77777777" w:rsidR="00940DD6" w:rsidRDefault="00CD2E03" w:rsidP="002C3FE0">
            <w:pPr>
              <w:widowControl/>
              <w:spacing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80 (82.5)</w:t>
            </w:r>
          </w:p>
        </w:tc>
        <w:tc>
          <w:tcPr>
            <w:tcW w:w="675" w:type="dxa"/>
            <w:shd w:val="clear" w:color="auto" w:fill="FFFFFF"/>
          </w:tcPr>
          <w:p w14:paraId="32A40F45" w14:textId="77777777" w:rsidR="00940DD6" w:rsidRDefault="00940DD6" w:rsidP="002C3FE0">
            <w:pPr>
              <w:widowControl/>
              <w:spacing w:line="240" w:lineRule="auto"/>
              <w:jc w:val="center"/>
              <w:rPr>
                <w:rFonts w:ascii="Times New Roman" w:eastAsia="Times New Roman" w:hAnsi="Times New Roman" w:cs="Times New Roman"/>
                <w:color w:val="000000"/>
                <w:sz w:val="16"/>
              </w:rPr>
            </w:pPr>
          </w:p>
        </w:tc>
      </w:tr>
      <w:tr w:rsidR="00940DD6" w14:paraId="6E40E49B" w14:textId="77777777">
        <w:trPr>
          <w:trHeight w:val="20"/>
        </w:trPr>
        <w:tc>
          <w:tcPr>
            <w:tcW w:w="2349" w:type="dxa"/>
            <w:shd w:val="clear" w:color="auto" w:fill="FFFFFF"/>
            <w:vAlign w:val="center"/>
          </w:tcPr>
          <w:p w14:paraId="77624428" w14:textId="77777777" w:rsidR="00940DD6" w:rsidRDefault="00CD2E03" w:rsidP="002C3FE0">
            <w:pPr>
              <w:widowControl/>
              <w:spacing w:line="240" w:lineRule="auto"/>
              <w:ind w:left="100"/>
              <w:jc w:val="left"/>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Proximal muscles</w:t>
            </w:r>
          </w:p>
        </w:tc>
        <w:tc>
          <w:tcPr>
            <w:tcW w:w="2000" w:type="dxa"/>
            <w:shd w:val="clear" w:color="auto" w:fill="FFFFFF"/>
            <w:vAlign w:val="center"/>
          </w:tcPr>
          <w:p w14:paraId="0FDDA699" w14:textId="77777777" w:rsidR="00940DD6" w:rsidRDefault="00CD2E03" w:rsidP="002C3FE0">
            <w:pPr>
              <w:widowControl/>
              <w:spacing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64 (51.6)</w:t>
            </w:r>
          </w:p>
        </w:tc>
        <w:tc>
          <w:tcPr>
            <w:tcW w:w="2000" w:type="dxa"/>
            <w:shd w:val="clear" w:color="auto" w:fill="FFFFFF"/>
            <w:vAlign w:val="center"/>
          </w:tcPr>
          <w:p w14:paraId="454CFCFF" w14:textId="77777777" w:rsidR="00940DD6" w:rsidRDefault="00CD2E03" w:rsidP="002C3FE0">
            <w:pPr>
              <w:widowControl/>
              <w:spacing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64 (39.8)</w:t>
            </w:r>
          </w:p>
        </w:tc>
        <w:tc>
          <w:tcPr>
            <w:tcW w:w="2002" w:type="dxa"/>
            <w:shd w:val="clear" w:color="auto" w:fill="FFFFFF"/>
            <w:vAlign w:val="center"/>
          </w:tcPr>
          <w:p w14:paraId="35928C11" w14:textId="77777777" w:rsidR="00940DD6" w:rsidRDefault="00CD2E03" w:rsidP="002C3FE0">
            <w:pPr>
              <w:widowControl/>
              <w:spacing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17 (17.5)</w:t>
            </w:r>
          </w:p>
        </w:tc>
        <w:tc>
          <w:tcPr>
            <w:tcW w:w="675" w:type="dxa"/>
            <w:shd w:val="clear" w:color="auto" w:fill="FFFFFF"/>
          </w:tcPr>
          <w:p w14:paraId="52144250" w14:textId="77777777" w:rsidR="00940DD6" w:rsidRDefault="00940DD6" w:rsidP="002C3FE0">
            <w:pPr>
              <w:widowControl/>
              <w:spacing w:line="240" w:lineRule="auto"/>
              <w:jc w:val="center"/>
              <w:rPr>
                <w:rFonts w:ascii="Times New Roman" w:eastAsia="Times New Roman" w:hAnsi="Times New Roman" w:cs="Times New Roman"/>
                <w:color w:val="000000"/>
                <w:sz w:val="16"/>
              </w:rPr>
            </w:pPr>
          </w:p>
        </w:tc>
      </w:tr>
      <w:tr w:rsidR="00940DD6" w14:paraId="2ED85ECC" w14:textId="77777777">
        <w:trPr>
          <w:trHeight w:val="20"/>
        </w:trPr>
        <w:tc>
          <w:tcPr>
            <w:tcW w:w="2349" w:type="dxa"/>
            <w:shd w:val="clear" w:color="auto" w:fill="FFFFFF"/>
            <w:vAlign w:val="center"/>
          </w:tcPr>
          <w:p w14:paraId="4A8EFD94" w14:textId="77777777" w:rsidR="00940DD6" w:rsidRDefault="00CD2E03" w:rsidP="002C3FE0">
            <w:pPr>
              <w:widowControl/>
              <w:spacing w:line="240" w:lineRule="auto"/>
              <w:jc w:val="left"/>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Number of nEMG (mean±SD)</w:t>
            </w:r>
          </w:p>
        </w:tc>
        <w:tc>
          <w:tcPr>
            <w:tcW w:w="2000" w:type="dxa"/>
            <w:shd w:val="clear" w:color="auto" w:fill="FFFFFF"/>
            <w:vAlign w:val="center"/>
          </w:tcPr>
          <w:p w14:paraId="6AA2E690" w14:textId="77777777" w:rsidR="00940DD6" w:rsidRDefault="00CD2E03" w:rsidP="002C3FE0">
            <w:pPr>
              <w:widowControl/>
              <w:spacing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6.53±3.82</w:t>
            </w:r>
          </w:p>
        </w:tc>
        <w:tc>
          <w:tcPr>
            <w:tcW w:w="2000" w:type="dxa"/>
            <w:shd w:val="clear" w:color="auto" w:fill="FFFFFF"/>
            <w:vAlign w:val="center"/>
          </w:tcPr>
          <w:p w14:paraId="06740D50" w14:textId="77777777" w:rsidR="00940DD6" w:rsidRDefault="00CD2E03" w:rsidP="002C3FE0">
            <w:pPr>
              <w:widowControl/>
              <w:spacing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8.47±4.59</w:t>
            </w:r>
          </w:p>
        </w:tc>
        <w:tc>
          <w:tcPr>
            <w:tcW w:w="2002" w:type="dxa"/>
            <w:shd w:val="clear" w:color="auto" w:fill="FFFFFF"/>
            <w:vAlign w:val="center"/>
          </w:tcPr>
          <w:p w14:paraId="2D2F783A" w14:textId="77777777" w:rsidR="00940DD6" w:rsidRDefault="00CD2E03" w:rsidP="002C3FE0">
            <w:pPr>
              <w:widowControl/>
              <w:spacing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4.85±1.93</w:t>
            </w:r>
          </w:p>
        </w:tc>
        <w:tc>
          <w:tcPr>
            <w:tcW w:w="675" w:type="dxa"/>
            <w:shd w:val="clear" w:color="auto" w:fill="FFFFFF"/>
            <w:vAlign w:val="center"/>
          </w:tcPr>
          <w:p w14:paraId="11240B76" w14:textId="77777777" w:rsidR="00940DD6" w:rsidRDefault="00CD2E03" w:rsidP="002C3FE0">
            <w:pPr>
              <w:widowControl/>
              <w:spacing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0.006</w:t>
            </w:r>
          </w:p>
        </w:tc>
      </w:tr>
      <w:tr w:rsidR="00940DD6" w14:paraId="68028496" w14:textId="77777777">
        <w:trPr>
          <w:trHeight w:val="20"/>
        </w:trPr>
        <w:tc>
          <w:tcPr>
            <w:tcW w:w="2349" w:type="dxa"/>
            <w:shd w:val="clear" w:color="auto" w:fill="FFFFFF"/>
            <w:vAlign w:val="center"/>
          </w:tcPr>
          <w:p w14:paraId="3DB9830A" w14:textId="77777777" w:rsidR="00940DD6" w:rsidRDefault="00CD2E03" w:rsidP="002C3FE0">
            <w:pPr>
              <w:widowControl/>
              <w:spacing w:line="240" w:lineRule="auto"/>
              <w:jc w:val="left"/>
              <w:rPr>
                <w:rFonts w:ascii="Times New Roman" w:eastAsia="Times New Roman" w:hAnsi="Times New Roman" w:cs="Times New Roman"/>
                <w:sz w:val="16"/>
              </w:rPr>
            </w:pPr>
            <w:r>
              <w:rPr>
                <w:rFonts w:ascii="Times New Roman" w:eastAsia="Times New Roman" w:hAnsi="Times New Roman" w:cs="Times New Roman"/>
                <w:color w:val="000000"/>
                <w:sz w:val="16"/>
              </w:rPr>
              <w:t>Total signal length (sec)</w:t>
            </w:r>
          </w:p>
        </w:tc>
        <w:tc>
          <w:tcPr>
            <w:tcW w:w="2000" w:type="dxa"/>
            <w:shd w:val="clear" w:color="auto" w:fill="FFFFFF"/>
            <w:vAlign w:val="center"/>
          </w:tcPr>
          <w:p w14:paraId="10E4E2B0" w14:textId="77777777" w:rsidR="00940DD6" w:rsidRDefault="00CD2E03" w:rsidP="002C3FE0">
            <w:pPr>
              <w:widowControl/>
              <w:spacing w:line="240" w:lineRule="auto"/>
              <w:jc w:val="center"/>
              <w:rPr>
                <w:rFonts w:ascii="Times New Roman" w:eastAsia="Times New Roman" w:hAnsi="Times New Roman" w:cs="Times New Roman"/>
                <w:sz w:val="16"/>
              </w:rPr>
            </w:pPr>
            <w:r>
              <w:rPr>
                <w:rFonts w:ascii="Times New Roman" w:eastAsia="Times New Roman" w:hAnsi="Times New Roman" w:cs="Times New Roman"/>
                <w:color w:val="000000"/>
                <w:sz w:val="16"/>
              </w:rPr>
              <w:t>313.54</w:t>
            </w:r>
          </w:p>
        </w:tc>
        <w:tc>
          <w:tcPr>
            <w:tcW w:w="2000" w:type="dxa"/>
            <w:shd w:val="clear" w:color="auto" w:fill="FFFFFF"/>
            <w:vAlign w:val="center"/>
          </w:tcPr>
          <w:p w14:paraId="37D93B6D" w14:textId="77777777" w:rsidR="00940DD6" w:rsidRDefault="00CD2E03" w:rsidP="002C3FE0">
            <w:pPr>
              <w:widowControl/>
              <w:spacing w:line="240" w:lineRule="auto"/>
              <w:jc w:val="center"/>
              <w:rPr>
                <w:rFonts w:ascii="Times New Roman" w:eastAsia="Times New Roman" w:hAnsi="Times New Roman" w:cs="Times New Roman"/>
                <w:sz w:val="16"/>
              </w:rPr>
            </w:pPr>
            <w:r>
              <w:rPr>
                <w:rFonts w:ascii="Times New Roman" w:eastAsia="Times New Roman" w:hAnsi="Times New Roman" w:cs="Times New Roman"/>
                <w:color w:val="000000"/>
                <w:sz w:val="16"/>
              </w:rPr>
              <w:t>423.12</w:t>
            </w:r>
          </w:p>
        </w:tc>
        <w:tc>
          <w:tcPr>
            <w:tcW w:w="2002" w:type="dxa"/>
            <w:shd w:val="clear" w:color="auto" w:fill="FFFFFF"/>
            <w:vAlign w:val="center"/>
          </w:tcPr>
          <w:p w14:paraId="23C994FF" w14:textId="77777777" w:rsidR="00940DD6" w:rsidRDefault="00CD2E03" w:rsidP="002C3FE0">
            <w:pPr>
              <w:widowControl/>
              <w:spacing w:line="240" w:lineRule="auto"/>
              <w:jc w:val="center"/>
              <w:rPr>
                <w:rFonts w:ascii="Times New Roman" w:eastAsia="Times New Roman" w:hAnsi="Times New Roman" w:cs="Times New Roman"/>
                <w:sz w:val="16"/>
              </w:rPr>
            </w:pPr>
            <w:r>
              <w:rPr>
                <w:rFonts w:ascii="Times New Roman" w:eastAsia="Times New Roman" w:hAnsi="Times New Roman" w:cs="Times New Roman"/>
                <w:color w:val="000000"/>
                <w:sz w:val="16"/>
              </w:rPr>
              <w:t>204.31</w:t>
            </w:r>
          </w:p>
        </w:tc>
        <w:tc>
          <w:tcPr>
            <w:tcW w:w="675" w:type="dxa"/>
            <w:shd w:val="clear" w:color="auto" w:fill="FFFFFF"/>
          </w:tcPr>
          <w:p w14:paraId="0765D0A8" w14:textId="77777777" w:rsidR="00940DD6" w:rsidRDefault="00940DD6" w:rsidP="002C3FE0">
            <w:pPr>
              <w:widowControl/>
              <w:spacing w:line="240" w:lineRule="auto"/>
              <w:jc w:val="center"/>
              <w:rPr>
                <w:rFonts w:ascii="Times New Roman" w:eastAsia="Times New Roman" w:hAnsi="Times New Roman" w:cs="Times New Roman"/>
                <w:color w:val="000000"/>
                <w:sz w:val="16"/>
              </w:rPr>
            </w:pPr>
          </w:p>
        </w:tc>
      </w:tr>
    </w:tbl>
    <w:p w14:paraId="43A55A3D" w14:textId="693F773D" w:rsidR="00940DD6" w:rsidRDefault="00CD2E03">
      <w:pPr>
        <w:spacing w:line="240" w:lineRule="auto"/>
        <w:jc w:val="left"/>
        <w:rPr>
          <w:rFonts w:ascii="Times New Roman" w:eastAsia="Times New Roman" w:hAnsi="Times New Roman" w:cs="Times New Roman"/>
          <w:sz w:val="22"/>
        </w:rPr>
      </w:pPr>
      <w:r>
        <w:rPr>
          <w:rFonts w:ascii="Times New Roman" w:eastAsia="Times New Roman" w:hAnsi="Times New Roman" w:cs="Times New Roman"/>
          <w:sz w:val="22"/>
        </w:rPr>
        <w:t>nEMG</w:t>
      </w:r>
      <w:ins w:id="652" w:author="Author">
        <w:r w:rsidR="00062123">
          <w:rPr>
            <w:rFonts w:ascii="Times New Roman" w:eastAsia="Times New Roman" w:hAnsi="Times New Roman" w:cs="Times New Roman"/>
            <w:sz w:val="22"/>
          </w:rPr>
          <w:t xml:space="preserve">, </w:t>
        </w:r>
      </w:ins>
      <w:del w:id="653" w:author="Author">
        <w:r w:rsidDel="00062123">
          <w:rPr>
            <w:rFonts w:ascii="Times New Roman" w:eastAsia="Times New Roman" w:hAnsi="Times New Roman" w:cs="Times New Roman"/>
            <w:sz w:val="22"/>
          </w:rPr>
          <w:delText>=</w:delText>
        </w:r>
      </w:del>
      <w:r>
        <w:rPr>
          <w:rFonts w:ascii="Times New Roman" w:eastAsia="Times New Roman" w:hAnsi="Times New Roman" w:cs="Times New Roman"/>
          <w:sz w:val="22"/>
        </w:rPr>
        <w:t>needle electromyography</w:t>
      </w:r>
    </w:p>
    <w:p w14:paraId="3983B7A5" w14:textId="219619CF" w:rsidR="00940DD6" w:rsidRDefault="00CD2E03">
      <w:pPr>
        <w:spacing w:line="240" w:lineRule="auto"/>
        <w:jc w:val="left"/>
        <w:rPr>
          <w:rFonts w:ascii="Times New Roman" w:eastAsia="Times New Roman" w:hAnsi="Times New Roman" w:cs="Times New Roman"/>
          <w:sz w:val="22"/>
        </w:rPr>
      </w:pPr>
      <w:del w:id="654" w:author="Author" w:date="2022-03-14T13:58:00Z">
        <w:r w:rsidDel="002C3FE0">
          <w:rPr>
            <w:rFonts w:ascii="Times New Roman" w:eastAsia="Times New Roman" w:hAnsi="Times New Roman" w:cs="Times New Roman"/>
            <w:sz w:val="22"/>
          </w:rPr>
          <w:delText>d</w:delText>
        </w:r>
      </w:del>
      <w:ins w:id="655" w:author="Author" w:date="2022-03-14T13:58:00Z">
        <w:r w:rsidR="002C3FE0">
          <w:rPr>
            <w:rFonts w:ascii="Times New Roman" w:eastAsia="Times New Roman" w:hAnsi="Times New Roman" w:cs="Times New Roman"/>
            <w:sz w:val="22"/>
          </w:rPr>
          <w:t>D</w:t>
        </w:r>
      </w:ins>
      <w:r>
        <w:rPr>
          <w:rFonts w:ascii="Times New Roman" w:eastAsia="Times New Roman" w:hAnsi="Times New Roman" w:cs="Times New Roman"/>
          <w:sz w:val="22"/>
        </w:rPr>
        <w:t xml:space="preserve">ata are expressed </w:t>
      </w:r>
      <w:del w:id="656" w:author="Author" w:date="2022-03-14T13:58:00Z">
        <w:r w:rsidDel="002C3FE0">
          <w:rPr>
            <w:rFonts w:ascii="Times New Roman" w:eastAsia="Times New Roman" w:hAnsi="Times New Roman" w:cs="Times New Roman"/>
            <w:sz w:val="22"/>
          </w:rPr>
          <w:delText xml:space="preserve">in </w:delText>
        </w:r>
      </w:del>
      <w:ins w:id="657" w:author="Author" w:date="2022-03-14T13:58:00Z">
        <w:r w:rsidR="002C3FE0">
          <w:rPr>
            <w:rFonts w:ascii="Times New Roman" w:eastAsia="Times New Roman" w:hAnsi="Times New Roman" w:cs="Times New Roman"/>
            <w:sz w:val="22"/>
          </w:rPr>
          <w:t xml:space="preserve">as </w:t>
        </w:r>
      </w:ins>
      <w:r>
        <w:rPr>
          <w:rFonts w:ascii="Times New Roman" w:eastAsia="Times New Roman" w:hAnsi="Times New Roman" w:cs="Times New Roman"/>
          <w:sz w:val="22"/>
        </w:rPr>
        <w:t>mean±</w:t>
      </w:r>
      <w:r>
        <w:rPr>
          <w:rFonts w:ascii="Times New Roman" w:eastAsia="Times New Roman" w:hAnsi="Times New Roman" w:cs="Times New Roman"/>
          <w:color w:val="000000"/>
          <w:sz w:val="22"/>
        </w:rPr>
        <w:t>standard deviation.</w:t>
      </w:r>
    </w:p>
    <w:p w14:paraId="0D28F47C" w14:textId="77777777" w:rsidR="00940DD6" w:rsidRDefault="00940DD6">
      <w:pPr>
        <w:spacing w:line="480" w:lineRule="auto"/>
        <w:jc w:val="left"/>
        <w:rPr>
          <w:rFonts w:ascii="Times New Roman" w:eastAsia="Times New Roman" w:hAnsi="Times New Roman" w:cs="Times New Roman"/>
          <w:sz w:val="22"/>
        </w:rPr>
      </w:pPr>
    </w:p>
    <w:p w14:paraId="7737EDB8" w14:textId="6F9CD094" w:rsidR="00940DD6" w:rsidRDefault="00CD2E03">
      <w:pPr>
        <w:spacing w:line="480" w:lineRule="auto"/>
        <w:jc w:val="left"/>
        <w:rPr>
          <w:rFonts w:ascii="Times New Roman" w:eastAsia="Times New Roman" w:hAnsi="Times New Roman" w:cs="Times New Roman"/>
          <w:b/>
          <w:sz w:val="24"/>
        </w:rPr>
      </w:pPr>
      <w:r>
        <w:rPr>
          <w:rFonts w:ascii="Times New Roman" w:eastAsia="Times New Roman" w:hAnsi="Times New Roman" w:cs="Times New Roman"/>
          <w:b/>
          <w:sz w:val="24"/>
        </w:rPr>
        <w:t>Performance results of deep</w:t>
      </w:r>
      <w:ins w:id="658" w:author="Author">
        <w:r w:rsidR="002B0F6B">
          <w:rPr>
            <w:rFonts w:ascii="Times New Roman" w:eastAsia="Times New Roman" w:hAnsi="Times New Roman" w:cs="Times New Roman"/>
            <w:b/>
            <w:sz w:val="24"/>
          </w:rPr>
          <w:t>-</w:t>
        </w:r>
      </w:ins>
      <w:del w:id="659" w:author="Author">
        <w:r w:rsidDel="002B0F6B">
          <w:rPr>
            <w:rFonts w:ascii="Times New Roman" w:eastAsia="Times New Roman" w:hAnsi="Times New Roman" w:cs="Times New Roman"/>
            <w:b/>
            <w:sz w:val="24"/>
          </w:rPr>
          <w:delText xml:space="preserve"> </w:delText>
        </w:r>
      </w:del>
      <w:r>
        <w:rPr>
          <w:rFonts w:ascii="Times New Roman" w:eastAsia="Times New Roman" w:hAnsi="Times New Roman" w:cs="Times New Roman"/>
          <w:b/>
          <w:sz w:val="24"/>
        </w:rPr>
        <w:t>learning and physicians</w:t>
      </w:r>
    </w:p>
    <w:p w14:paraId="37A7A048" w14:textId="522569F0"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 xml:space="preserve">The classification performance of </w:t>
      </w:r>
      <w:ins w:id="660"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deep</w:t>
      </w:r>
      <w:ins w:id="661" w:author="Author">
        <w:r w:rsidR="002B0F6B">
          <w:rPr>
            <w:rFonts w:ascii="Times New Roman" w:eastAsia="Times New Roman" w:hAnsi="Times New Roman" w:cs="Times New Roman"/>
            <w:sz w:val="22"/>
          </w:rPr>
          <w:t>-</w:t>
        </w:r>
      </w:ins>
      <w:del w:id="662"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algorithm was compared </w:t>
      </w:r>
      <w:commentRangeStart w:id="663"/>
      <w:commentRangeEnd w:id="663"/>
      <w:r>
        <w:rPr>
          <w:rStyle w:val="CommentReference"/>
        </w:rPr>
        <w:commentReference w:id="663"/>
      </w:r>
      <w:ins w:id="664" w:author="Author">
        <w:r>
          <w:rPr>
            <w:rFonts w:ascii="Times New Roman" w:eastAsia="Times New Roman" w:hAnsi="Times New Roman" w:cs="Times New Roman"/>
            <w:sz w:val="22"/>
          </w:rPr>
          <w:t>with</w:t>
        </w:r>
      </w:ins>
      <w:del w:id="665" w:author="Author">
        <w:r>
          <w:rPr>
            <w:rFonts w:ascii="Times New Roman" w:eastAsia="Times New Roman" w:hAnsi="Times New Roman" w:cs="Times New Roman"/>
            <w:sz w:val="22"/>
          </w:rPr>
          <w:delText>to</w:delText>
        </w:r>
      </w:del>
      <w:r>
        <w:rPr>
          <w:rFonts w:ascii="Times New Roman" w:eastAsia="Times New Roman" w:hAnsi="Times New Roman" w:cs="Times New Roman"/>
          <w:sz w:val="22"/>
        </w:rPr>
        <w:t xml:space="preserve"> </w:t>
      </w:r>
      <w:ins w:id="666" w:author="Author">
        <w:r>
          <w:rPr>
            <w:rFonts w:ascii="Times New Roman" w:eastAsia="Times New Roman" w:hAnsi="Times New Roman" w:cs="Times New Roman"/>
            <w:sz w:val="22"/>
          </w:rPr>
          <w:t>the electrodiagnosis</w:t>
        </w:r>
      </w:ins>
      <w:del w:id="667" w:author="Author">
        <w:r>
          <w:rPr>
            <w:rFonts w:ascii="Times New Roman" w:eastAsia="Times New Roman" w:hAnsi="Times New Roman" w:cs="Times New Roman"/>
            <w:sz w:val="22"/>
          </w:rPr>
          <w:delText>electro-diagnosis</w:delText>
        </w:r>
      </w:del>
      <w:r>
        <w:rPr>
          <w:rFonts w:ascii="Times New Roman" w:eastAsia="Times New Roman" w:hAnsi="Times New Roman" w:cs="Times New Roman"/>
          <w:sz w:val="22"/>
        </w:rPr>
        <w:t xml:space="preserve"> results of physicians using </w:t>
      </w:r>
      <w:ins w:id="668"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following metrics: </w:t>
      </w:r>
      <w:del w:id="669"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 xml:space="preserve">accuracy, sensitivity, specificity, PPV, and F1 score. Sliced segments less than 0.4 </w:t>
      </w:r>
      <w:ins w:id="670" w:author="Author">
        <w:r w:rsidR="00062123">
          <w:rPr>
            <w:rFonts w:ascii="Times New Roman" w:eastAsia="Times New Roman" w:hAnsi="Times New Roman" w:cs="Times New Roman"/>
            <w:sz w:val="22"/>
          </w:rPr>
          <w:t xml:space="preserve">s </w:t>
        </w:r>
      </w:ins>
      <w:del w:id="671" w:author="Author">
        <w:r w:rsidDel="00062123">
          <w:rPr>
            <w:rFonts w:ascii="Times New Roman" w:eastAsia="Times New Roman" w:hAnsi="Times New Roman" w:cs="Times New Roman"/>
            <w:sz w:val="22"/>
          </w:rPr>
          <w:delText xml:space="preserve">seconds </w:delText>
        </w:r>
      </w:del>
      <w:r>
        <w:rPr>
          <w:rFonts w:ascii="Times New Roman" w:eastAsia="Times New Roman" w:hAnsi="Times New Roman" w:cs="Times New Roman"/>
          <w:sz w:val="22"/>
        </w:rPr>
        <w:t xml:space="preserve">were excluded because the deep leaning model only receives segment longer than 0.4 </w:t>
      </w:r>
      <w:del w:id="672" w:author="Author">
        <w:r w:rsidDel="00062123">
          <w:rPr>
            <w:rFonts w:ascii="Times New Roman" w:eastAsia="Times New Roman" w:hAnsi="Times New Roman" w:cs="Times New Roman"/>
            <w:sz w:val="22"/>
          </w:rPr>
          <w:delText>second</w:delText>
        </w:r>
      </w:del>
      <w:ins w:id="673" w:author="Author">
        <w:r w:rsidR="00062123">
          <w:rPr>
            <w:rFonts w:ascii="Times New Roman" w:eastAsia="Times New Roman" w:hAnsi="Times New Roman" w:cs="Times New Roman"/>
            <w:sz w:val="22"/>
          </w:rPr>
          <w:t>s</w:t>
        </w:r>
      </w:ins>
      <w:del w:id="674" w:author="Author">
        <w:r w:rsidDel="00062123">
          <w:rPr>
            <w:rFonts w:ascii="Times New Roman" w:eastAsia="Times New Roman" w:hAnsi="Times New Roman" w:cs="Times New Roman"/>
            <w:sz w:val="22"/>
          </w:rPr>
          <w:delText>s</w:delText>
        </w:r>
      </w:del>
      <w:r>
        <w:rPr>
          <w:rFonts w:ascii="Times New Roman" w:eastAsia="Times New Roman" w:hAnsi="Times New Roman" w:cs="Times New Roman"/>
          <w:sz w:val="22"/>
        </w:rPr>
        <w:t xml:space="preserve">; total of </w:t>
      </w:r>
      <w:commentRangeStart w:id="675"/>
      <w:ins w:id="676" w:author="Author">
        <w:r w:rsidR="00062123">
          <w:rPr>
            <w:rFonts w:ascii="Times New Roman" w:eastAsia="Times New Roman" w:hAnsi="Times New Roman" w:cs="Times New Roman"/>
            <w:sz w:val="22"/>
          </w:rPr>
          <w:t>eight</w:t>
        </w:r>
        <w:commentRangeEnd w:id="675"/>
        <w:r w:rsidR="00062123">
          <w:rPr>
            <w:rStyle w:val="CommentReference"/>
          </w:rPr>
          <w:commentReference w:id="675"/>
        </w:r>
      </w:ins>
      <w:del w:id="677" w:author="Author">
        <w:r w:rsidDel="00062123">
          <w:rPr>
            <w:rFonts w:ascii="Times New Roman" w:eastAsia="Times New Roman" w:hAnsi="Times New Roman" w:cs="Times New Roman"/>
            <w:sz w:val="22"/>
          </w:rPr>
          <w:delText>8</w:delText>
        </w:r>
      </w:del>
      <w:r>
        <w:rPr>
          <w:rFonts w:ascii="Times New Roman" w:eastAsia="Times New Roman" w:hAnsi="Times New Roman" w:cs="Times New Roman"/>
          <w:sz w:val="22"/>
        </w:rPr>
        <w:t xml:space="preserve"> patients and 10 muscle nEMG data were excluded from analysis because these were not annotated by either the physicians or the deep</w:t>
      </w:r>
      <w:ins w:id="678" w:author="Author">
        <w:r w:rsidR="002B0F6B">
          <w:rPr>
            <w:rFonts w:ascii="Times New Roman" w:eastAsia="Times New Roman" w:hAnsi="Times New Roman" w:cs="Times New Roman"/>
            <w:sz w:val="22"/>
          </w:rPr>
          <w:t>-</w:t>
        </w:r>
      </w:ins>
      <w:del w:id="679"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w:t>
      </w:r>
      <w:r>
        <w:rPr>
          <w:rFonts w:ascii="Times New Roman" w:eastAsia="Times New Roman" w:hAnsi="Times New Roman" w:cs="Times New Roman"/>
          <w:sz w:val="22"/>
        </w:rPr>
        <w:lastRenderedPageBreak/>
        <w:t>model. The results of the deep</w:t>
      </w:r>
      <w:ins w:id="680" w:author="Author">
        <w:r w:rsidR="002B0F6B">
          <w:rPr>
            <w:rFonts w:ascii="Times New Roman" w:eastAsia="Times New Roman" w:hAnsi="Times New Roman" w:cs="Times New Roman"/>
            <w:sz w:val="22"/>
          </w:rPr>
          <w:t>-</w:t>
        </w:r>
      </w:ins>
      <w:del w:id="681"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 that did not use muscle location information are presented as the above-mentioned metrics</w:t>
      </w:r>
      <w:commentRangeStart w:id="682"/>
      <w:commentRangeEnd w:id="682"/>
      <w:r>
        <w:rPr>
          <w:rStyle w:val="CommentReference"/>
        </w:rPr>
        <w:commentReference w:id="682"/>
      </w:r>
      <w:ins w:id="683" w:author="Author">
        <w:r>
          <w:rPr>
            <w:rFonts w:ascii="Times New Roman" w:eastAsia="Times New Roman" w:hAnsi="Times New Roman" w:cs="Times New Roman"/>
            <w:sz w:val="22"/>
          </w:rPr>
          <w:t>. The</w:t>
        </w:r>
      </w:ins>
      <w:del w:id="684" w:author="Author">
        <w:r>
          <w:rPr>
            <w:rFonts w:ascii="Times New Roman" w:eastAsia="Times New Roman" w:hAnsi="Times New Roman" w:cs="Times New Roman"/>
            <w:sz w:val="22"/>
          </w:rPr>
          <w:delText>: the</w:delText>
        </w:r>
      </w:del>
      <w:r>
        <w:rPr>
          <w:rFonts w:ascii="Times New Roman" w:eastAsia="Times New Roman" w:hAnsi="Times New Roman" w:cs="Times New Roman"/>
          <w:sz w:val="22"/>
        </w:rPr>
        <w:t xml:space="preserve"> accuracy, sensitivity, specificity, PPV, and F1 score </w:t>
      </w:r>
      <w:ins w:id="685" w:author="Author">
        <w:r w:rsidR="00062123">
          <w:rPr>
            <w:rFonts w:ascii="Times New Roman" w:eastAsia="Times New Roman" w:hAnsi="Times New Roman" w:cs="Times New Roman"/>
            <w:sz w:val="22"/>
          </w:rPr>
          <w:t>of the deep</w:t>
        </w:r>
        <w:r w:rsidR="002B0F6B">
          <w:rPr>
            <w:rFonts w:ascii="Times New Roman" w:eastAsia="Times New Roman" w:hAnsi="Times New Roman" w:cs="Times New Roman"/>
            <w:sz w:val="22"/>
          </w:rPr>
          <w:t>-</w:t>
        </w:r>
        <w:r w:rsidR="00062123">
          <w:rPr>
            <w:rFonts w:ascii="Times New Roman" w:eastAsia="Times New Roman" w:hAnsi="Times New Roman" w:cs="Times New Roman"/>
            <w:sz w:val="22"/>
          </w:rPr>
          <w:t xml:space="preserve">learning model </w:t>
        </w:r>
        <w:r>
          <w:rPr>
            <w:rFonts w:ascii="Times New Roman" w:eastAsia="Times New Roman" w:hAnsi="Times New Roman" w:cs="Times New Roman"/>
            <w:sz w:val="22"/>
          </w:rPr>
          <w:t>were</w:t>
        </w:r>
      </w:ins>
      <w:del w:id="686" w:author="Author">
        <w:r>
          <w:rPr>
            <w:rFonts w:ascii="Times New Roman" w:eastAsia="Times New Roman" w:hAnsi="Times New Roman" w:cs="Times New Roman"/>
            <w:sz w:val="22"/>
          </w:rPr>
          <w:delText>are</w:delText>
        </w:r>
      </w:del>
      <w:r>
        <w:rPr>
          <w:rFonts w:ascii="Times New Roman" w:eastAsia="Times New Roman" w:hAnsi="Times New Roman" w:cs="Times New Roman"/>
          <w:sz w:val="22"/>
        </w:rPr>
        <w:t xml:space="preserve"> 0.720±0.040, 0.715±0.050, 0.858±0.023, 0.726±0.032, and 0.715±0.044, respectively. </w:t>
      </w:r>
      <w:ins w:id="687" w:author="Author">
        <w:r w:rsidR="00062123">
          <w:rPr>
            <w:rFonts w:ascii="Times New Roman" w:eastAsia="Times New Roman" w:hAnsi="Times New Roman" w:cs="Times New Roman"/>
            <w:sz w:val="22"/>
          </w:rPr>
          <w:t xml:space="preserve">That of the </w:t>
        </w:r>
      </w:ins>
      <w:del w:id="688" w:author="Author">
        <w:r w:rsidDel="00062123">
          <w:rPr>
            <w:rFonts w:ascii="Times New Roman" w:eastAsia="Times New Roman" w:hAnsi="Times New Roman" w:cs="Times New Roman"/>
            <w:sz w:val="22"/>
          </w:rPr>
          <w:delText xml:space="preserve">The counterparts of </w:delText>
        </w:r>
      </w:del>
      <w:r>
        <w:rPr>
          <w:rFonts w:ascii="Times New Roman" w:eastAsia="Times New Roman" w:hAnsi="Times New Roman" w:cs="Times New Roman"/>
          <w:sz w:val="22"/>
        </w:rPr>
        <w:t>physicians were 0.537±0.069, 0.527±0.069, 0.770±0.034, 0.582±0.076, and 0.511±0.084, respectively (</w:t>
      </w:r>
      <w:r>
        <w:rPr>
          <w:rFonts w:ascii="Times New Roman" w:hAnsi="Times New Roman" w:cs="Times New Roman"/>
          <w:sz w:val="22"/>
        </w:rPr>
        <w:fldChar w:fldCharType="begin"/>
      </w:r>
      <w:r>
        <w:rPr>
          <w:rFonts w:ascii="Times New Roman" w:hAnsi="Times New Roman" w:cs="Times New Roman"/>
          <w:sz w:val="22"/>
        </w:rPr>
        <w:instrText xml:space="preserve"> REF _Ref97307827 \h  \* MERGEFORMAT </w:instrText>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Table 2</w:t>
      </w:r>
      <w:r>
        <w:rPr>
          <w:rFonts w:ascii="Times New Roman" w:eastAsia="Times New Roman" w:hAnsi="Times New Roman" w:cs="Times New Roman"/>
          <w:sz w:val="22"/>
        </w:rPr>
        <w:fldChar w:fldCharType="end"/>
      </w:r>
      <w:r>
        <w:rPr>
          <w:rFonts w:ascii="Times New Roman" w:eastAsia="Times New Roman" w:hAnsi="Times New Roman" w:cs="Times New Roman"/>
          <w:sz w:val="22"/>
        </w:rPr>
        <w:t>)</w:t>
      </w:r>
      <w:ins w:id="689" w:author="Author">
        <w:r w:rsidR="00062123">
          <w:rPr>
            <w:rFonts w:ascii="Times New Roman" w:eastAsia="Times New Roman" w:hAnsi="Times New Roman" w:cs="Times New Roman"/>
            <w:sz w:val="22"/>
          </w:rPr>
          <w:t>.</w:t>
        </w:r>
      </w:ins>
      <w:del w:id="690" w:author="Author">
        <w:r w:rsidDel="00062123">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The degree of agreement, expressed in Fleiss κ, between physicians was 0.26 and between physicians and </w:t>
      </w:r>
      <w:ins w:id="691" w:author="Author">
        <w:r w:rsidR="00062123">
          <w:rPr>
            <w:rFonts w:ascii="Times New Roman" w:eastAsia="Times New Roman" w:hAnsi="Times New Roman" w:cs="Times New Roman"/>
            <w:sz w:val="22"/>
          </w:rPr>
          <w:t xml:space="preserve">the </w:t>
        </w:r>
      </w:ins>
      <w:r>
        <w:rPr>
          <w:rFonts w:ascii="Times New Roman" w:eastAsia="Times New Roman" w:hAnsi="Times New Roman" w:cs="Times New Roman"/>
          <w:sz w:val="22"/>
        </w:rPr>
        <w:t>deep</w:t>
      </w:r>
      <w:ins w:id="692" w:author="Author" w:date="2022-03-14T14:05:00Z">
        <w:r w:rsidR="0088222A">
          <w:rPr>
            <w:rFonts w:ascii="Times New Roman" w:eastAsia="Times New Roman" w:hAnsi="Times New Roman" w:cs="Times New Roman"/>
            <w:sz w:val="22"/>
          </w:rPr>
          <w:t>-</w:t>
        </w:r>
      </w:ins>
      <w:del w:id="693" w:author="Author" w:date="2022-03-14T14:05:00Z">
        <w:r w:rsidDel="0088222A">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 was 0.26 (S1 Table</w:t>
      </w:r>
      <w:r>
        <w:rPr>
          <w:rFonts w:ascii="Times New Roman" w:hAnsi="Times New Roman" w:cs="Times New Roman"/>
          <w:sz w:val="22"/>
        </w:rPr>
        <w:fldChar w:fldCharType="begin"/>
      </w:r>
      <w:r>
        <w:rPr>
          <w:rFonts w:ascii="Times New Roman" w:hAnsi="Times New Roman" w:cs="Times New Roman"/>
          <w:sz w:val="22"/>
        </w:rPr>
        <w:instrText xml:space="preserve"> REF _Ref97309511 \h  \* MERGEFORMAT </w:instrText>
      </w:r>
      <w:r>
        <w:rPr>
          <w:rFonts w:ascii="Times New Roman" w:hAnsi="Times New Roman" w:cs="Times New Roman"/>
          <w:sz w:val="22"/>
        </w:rPr>
      </w:r>
      <w:r>
        <w:rPr>
          <w:rFonts w:ascii="Times New Roman" w:hAnsi="Times New Roman" w:cs="Times New Roman"/>
          <w:sz w:val="22"/>
        </w:rPr>
        <w:fldChar w:fldCharType="end"/>
      </w:r>
      <w:r>
        <w:rPr>
          <w:rFonts w:ascii="Times New Roman" w:eastAsia="Times New Roman" w:hAnsi="Times New Roman" w:cs="Times New Roman"/>
          <w:sz w:val="22"/>
        </w:rPr>
        <w:t>).</w:t>
      </w:r>
    </w:p>
    <w:p w14:paraId="1F809BC9" w14:textId="623F16CC" w:rsidR="00940DD6" w:rsidDel="002C3FE0" w:rsidRDefault="00940DD6">
      <w:pPr>
        <w:spacing w:line="480" w:lineRule="auto"/>
        <w:jc w:val="left"/>
        <w:rPr>
          <w:del w:id="694" w:author="Author" w:date="2022-03-14T13:58:00Z"/>
          <w:rFonts w:ascii="Times New Roman" w:eastAsia="Times New Roman" w:hAnsi="Times New Roman" w:cs="Times New Roman"/>
          <w:sz w:val="22"/>
        </w:rPr>
      </w:pPr>
    </w:p>
    <w:p w14:paraId="23E523F8" w14:textId="4AAAE29B" w:rsidR="00940DD6" w:rsidRDefault="00CD2E03">
      <w:pPr>
        <w:pStyle w:val="Caption"/>
      </w:pPr>
      <w:r>
        <w:t xml:space="preserve">Table </w:t>
      </w:r>
      <w:fldSimple w:instr=" SEQ Table \* ARABIC ">
        <w:r>
          <w:t>2</w:t>
        </w:r>
      </w:fldSimple>
      <w:r>
        <w:t>. The electro</w:t>
      </w:r>
      <w:del w:id="695" w:author="Author">
        <w:r w:rsidDel="000E760B">
          <w:delText>-</w:delText>
        </w:r>
      </w:del>
      <w:r>
        <w:t>diagnosis results by physicians and classification results by the deep</w:t>
      </w:r>
      <w:ins w:id="696" w:author="Author">
        <w:r w:rsidR="002B0F6B">
          <w:t>-</w:t>
        </w:r>
      </w:ins>
      <w:del w:id="697" w:author="Author">
        <w:r w:rsidDel="002B0F6B">
          <w:delText xml:space="preserve"> </w:delText>
        </w:r>
      </w:del>
      <w:r>
        <w:t>learning model</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7"/>
        <w:gridCol w:w="3011"/>
      </w:tblGrid>
      <w:tr w:rsidR="00940DD6" w14:paraId="50FA838F" w14:textId="77777777">
        <w:trPr>
          <w:trHeight w:val="20"/>
        </w:trPr>
        <w:tc>
          <w:tcPr>
            <w:tcW w:w="3008" w:type="dxa"/>
            <w:tcBorders>
              <w:top w:val="single" w:sz="4" w:space="0" w:color="000000"/>
              <w:bottom w:val="single" w:sz="4" w:space="0" w:color="auto"/>
            </w:tcBorders>
          </w:tcPr>
          <w:p w14:paraId="28A1B28B" w14:textId="77777777" w:rsidR="00940DD6" w:rsidRDefault="00940DD6">
            <w:pPr>
              <w:rPr>
                <w:rFonts w:ascii="Times New Roman" w:eastAsia="Times New Roman" w:hAnsi="Times New Roman" w:cs="Times New Roman"/>
                <w:sz w:val="16"/>
              </w:rPr>
            </w:pPr>
          </w:p>
        </w:tc>
        <w:tc>
          <w:tcPr>
            <w:tcW w:w="3007" w:type="dxa"/>
            <w:tcBorders>
              <w:top w:val="single" w:sz="4" w:space="0" w:color="000000"/>
              <w:bottom w:val="single" w:sz="4" w:space="0" w:color="auto"/>
            </w:tcBorders>
            <w:vAlign w:val="center"/>
          </w:tcPr>
          <w:p w14:paraId="5E4B42FB" w14:textId="77777777" w:rsidR="00940DD6" w:rsidRDefault="00CD2E03">
            <w:pPr>
              <w:jc w:val="center"/>
              <w:rPr>
                <w:rFonts w:ascii="Times New Roman" w:eastAsia="Times New Roman" w:hAnsi="Times New Roman" w:cs="Times New Roman"/>
                <w:sz w:val="16"/>
              </w:rPr>
            </w:pPr>
            <w:r>
              <w:rPr>
                <w:rFonts w:ascii="Times New Roman" w:eastAsia="Times New Roman" w:hAnsi="Times New Roman" w:cs="Times New Roman"/>
                <w:sz w:val="16"/>
              </w:rPr>
              <w:t>Physicians (95% CI)</w:t>
            </w:r>
          </w:p>
        </w:tc>
        <w:tc>
          <w:tcPr>
            <w:tcW w:w="3011" w:type="dxa"/>
            <w:tcBorders>
              <w:top w:val="single" w:sz="4" w:space="0" w:color="000000"/>
              <w:bottom w:val="single" w:sz="4" w:space="0" w:color="auto"/>
            </w:tcBorders>
            <w:vAlign w:val="center"/>
          </w:tcPr>
          <w:p w14:paraId="085571C7" w14:textId="14311F68" w:rsidR="00940DD6" w:rsidRDefault="00CD2E03">
            <w:pPr>
              <w:jc w:val="center"/>
              <w:rPr>
                <w:rFonts w:ascii="Times New Roman" w:eastAsia="Times New Roman" w:hAnsi="Times New Roman" w:cs="Times New Roman"/>
                <w:sz w:val="16"/>
              </w:rPr>
            </w:pPr>
            <w:r>
              <w:rPr>
                <w:rFonts w:ascii="Times New Roman" w:eastAsia="Times New Roman" w:hAnsi="Times New Roman" w:cs="Times New Roman"/>
                <w:sz w:val="16"/>
              </w:rPr>
              <w:t>Deep</w:t>
            </w:r>
            <w:ins w:id="698" w:author="Author">
              <w:r w:rsidR="002B0F6B">
                <w:rPr>
                  <w:rFonts w:ascii="Times New Roman" w:eastAsia="Times New Roman" w:hAnsi="Times New Roman" w:cs="Times New Roman"/>
                  <w:sz w:val="16"/>
                </w:rPr>
                <w:t>-</w:t>
              </w:r>
            </w:ins>
            <w:del w:id="699" w:author="Author">
              <w:r w:rsidDel="002B0F6B">
                <w:rPr>
                  <w:rFonts w:ascii="Times New Roman" w:eastAsia="Times New Roman" w:hAnsi="Times New Roman" w:cs="Times New Roman"/>
                  <w:sz w:val="16"/>
                </w:rPr>
                <w:delText xml:space="preserve"> </w:delText>
              </w:r>
            </w:del>
            <w:r>
              <w:rPr>
                <w:rFonts w:ascii="Times New Roman" w:eastAsia="Times New Roman" w:hAnsi="Times New Roman" w:cs="Times New Roman"/>
                <w:sz w:val="16"/>
              </w:rPr>
              <w:t>learning model (95% CI)</w:t>
            </w:r>
          </w:p>
        </w:tc>
      </w:tr>
      <w:tr w:rsidR="00940DD6" w14:paraId="7F889C9F" w14:textId="77777777">
        <w:trPr>
          <w:trHeight w:val="20"/>
        </w:trPr>
        <w:tc>
          <w:tcPr>
            <w:tcW w:w="3008" w:type="dxa"/>
            <w:tcBorders>
              <w:top w:val="single" w:sz="4" w:space="0" w:color="auto"/>
            </w:tcBorders>
            <w:vAlign w:val="center"/>
          </w:tcPr>
          <w:p w14:paraId="3595DB7E" w14:textId="77777777" w:rsidR="00940DD6" w:rsidRDefault="00CD2E03">
            <w:pPr>
              <w:rPr>
                <w:rFonts w:ascii="Times New Roman" w:eastAsia="Times New Roman" w:hAnsi="Times New Roman" w:cs="Times New Roman"/>
                <w:sz w:val="16"/>
              </w:rPr>
            </w:pPr>
            <w:r>
              <w:rPr>
                <w:rFonts w:ascii="Times New Roman" w:eastAsia="Times New Roman" w:hAnsi="Times New Roman" w:cs="Times New Roman"/>
                <w:sz w:val="16"/>
              </w:rPr>
              <w:t xml:space="preserve">Accuracy </w:t>
            </w:r>
          </w:p>
        </w:tc>
        <w:tc>
          <w:tcPr>
            <w:tcW w:w="3007" w:type="dxa"/>
            <w:tcBorders>
              <w:top w:val="single" w:sz="4" w:space="0" w:color="auto"/>
            </w:tcBorders>
            <w:vAlign w:val="center"/>
          </w:tcPr>
          <w:p w14:paraId="511242BF" w14:textId="77777777" w:rsidR="00940DD6" w:rsidRDefault="00CD2E03">
            <w:pPr>
              <w:jc w:val="center"/>
              <w:rPr>
                <w:rFonts w:ascii="Times New Roman" w:eastAsia="Times New Roman" w:hAnsi="Times New Roman" w:cs="Times New Roman"/>
                <w:sz w:val="16"/>
              </w:rPr>
            </w:pPr>
            <w:r>
              <w:rPr>
                <w:rFonts w:ascii="Times New Roman" w:eastAsia="Times New Roman" w:hAnsi="Times New Roman" w:cs="Times New Roman"/>
                <w:sz w:val="16"/>
              </w:rPr>
              <w:t>0.537 (0.491–0.583)</w:t>
            </w:r>
            <w:r>
              <w:rPr>
                <w:rFonts w:ascii="Times New Roman" w:eastAsia="Times New Roman" w:hAnsi="Times New Roman" w:cs="Times New Roman"/>
                <w:sz w:val="16"/>
                <w:vertAlign w:val="superscript"/>
              </w:rPr>
              <w:t>*</w:t>
            </w:r>
          </w:p>
        </w:tc>
        <w:tc>
          <w:tcPr>
            <w:tcW w:w="3011" w:type="dxa"/>
            <w:tcBorders>
              <w:top w:val="single" w:sz="4" w:space="0" w:color="auto"/>
            </w:tcBorders>
            <w:vAlign w:val="center"/>
          </w:tcPr>
          <w:p w14:paraId="44976849" w14:textId="77777777" w:rsidR="00940DD6" w:rsidRDefault="00CD2E03">
            <w:pPr>
              <w:jc w:val="center"/>
              <w:rPr>
                <w:rFonts w:ascii="Times New Roman" w:eastAsia="Times New Roman" w:hAnsi="Times New Roman" w:cs="Times New Roman"/>
                <w:sz w:val="16"/>
              </w:rPr>
            </w:pPr>
            <w:r>
              <w:rPr>
                <w:rFonts w:ascii="Times New Roman" w:eastAsia="Times New Roman" w:hAnsi="Times New Roman" w:cs="Times New Roman"/>
                <w:sz w:val="16"/>
              </w:rPr>
              <w:t>0.811(0.682–0.758)</w:t>
            </w:r>
            <w:r>
              <w:rPr>
                <w:rFonts w:ascii="Times New Roman" w:eastAsia="Times New Roman" w:hAnsi="Times New Roman" w:cs="Times New Roman"/>
                <w:sz w:val="16"/>
                <w:vertAlign w:val="superscript"/>
              </w:rPr>
              <w:t>†</w:t>
            </w:r>
          </w:p>
        </w:tc>
      </w:tr>
      <w:tr w:rsidR="00940DD6" w14:paraId="45907B40" w14:textId="77777777">
        <w:trPr>
          <w:trHeight w:val="20"/>
        </w:trPr>
        <w:tc>
          <w:tcPr>
            <w:tcW w:w="3008" w:type="dxa"/>
            <w:vAlign w:val="center"/>
          </w:tcPr>
          <w:p w14:paraId="36ED7361" w14:textId="77777777" w:rsidR="00940DD6" w:rsidRDefault="00CD2E03">
            <w:pPr>
              <w:rPr>
                <w:rFonts w:ascii="Times New Roman" w:eastAsia="Times New Roman" w:hAnsi="Times New Roman" w:cs="Times New Roman"/>
                <w:sz w:val="16"/>
              </w:rPr>
            </w:pPr>
            <w:r>
              <w:rPr>
                <w:rFonts w:ascii="Times New Roman" w:eastAsia="Times New Roman" w:hAnsi="Times New Roman" w:cs="Times New Roman"/>
                <w:sz w:val="16"/>
              </w:rPr>
              <w:t>Sensitivity (recall)</w:t>
            </w:r>
          </w:p>
        </w:tc>
        <w:tc>
          <w:tcPr>
            <w:tcW w:w="3007" w:type="dxa"/>
            <w:vAlign w:val="center"/>
          </w:tcPr>
          <w:p w14:paraId="4E700E34" w14:textId="77777777" w:rsidR="00940DD6" w:rsidRDefault="00CD2E03">
            <w:pPr>
              <w:jc w:val="center"/>
              <w:rPr>
                <w:rFonts w:ascii="Times New Roman" w:eastAsia="Times New Roman" w:hAnsi="Times New Roman" w:cs="Times New Roman"/>
                <w:sz w:val="16"/>
              </w:rPr>
            </w:pPr>
            <w:r>
              <w:rPr>
                <w:rFonts w:ascii="Times New Roman" w:eastAsia="Times New Roman" w:hAnsi="Times New Roman" w:cs="Times New Roman"/>
                <w:sz w:val="16"/>
              </w:rPr>
              <w:t>0.527(0.480–0.573)</w:t>
            </w:r>
            <w:r>
              <w:rPr>
                <w:rFonts w:ascii="Times New Roman" w:eastAsia="Times New Roman" w:hAnsi="Times New Roman" w:cs="Times New Roman"/>
                <w:sz w:val="16"/>
                <w:vertAlign w:val="superscript"/>
              </w:rPr>
              <w:t>*</w:t>
            </w:r>
          </w:p>
        </w:tc>
        <w:tc>
          <w:tcPr>
            <w:tcW w:w="3011" w:type="dxa"/>
            <w:vAlign w:val="center"/>
          </w:tcPr>
          <w:p w14:paraId="3BDDC30C" w14:textId="77777777" w:rsidR="00940DD6" w:rsidRDefault="00CD2E03">
            <w:pPr>
              <w:jc w:val="center"/>
              <w:rPr>
                <w:rFonts w:ascii="Times New Roman" w:eastAsia="Times New Roman" w:hAnsi="Times New Roman" w:cs="Times New Roman"/>
                <w:sz w:val="16"/>
              </w:rPr>
            </w:pPr>
            <w:r>
              <w:rPr>
                <w:rFonts w:ascii="Times New Roman" w:eastAsia="Times New Roman" w:hAnsi="Times New Roman" w:cs="Times New Roman"/>
                <w:sz w:val="16"/>
              </w:rPr>
              <w:t>0.720(0.668–0.762)</w:t>
            </w:r>
            <w:r>
              <w:rPr>
                <w:rFonts w:ascii="Times New Roman" w:eastAsia="Times New Roman" w:hAnsi="Times New Roman" w:cs="Times New Roman"/>
                <w:sz w:val="16"/>
                <w:vertAlign w:val="superscript"/>
              </w:rPr>
              <w:t>†</w:t>
            </w:r>
          </w:p>
        </w:tc>
      </w:tr>
      <w:tr w:rsidR="00940DD6" w14:paraId="69342ABD" w14:textId="77777777">
        <w:trPr>
          <w:trHeight w:val="20"/>
        </w:trPr>
        <w:tc>
          <w:tcPr>
            <w:tcW w:w="3008" w:type="dxa"/>
            <w:tcBorders>
              <w:bottom w:val="nil"/>
            </w:tcBorders>
            <w:vAlign w:val="center"/>
          </w:tcPr>
          <w:p w14:paraId="52D52290" w14:textId="77777777" w:rsidR="00940DD6" w:rsidRDefault="00CD2E03">
            <w:pPr>
              <w:rPr>
                <w:rFonts w:ascii="Times New Roman" w:eastAsia="Times New Roman" w:hAnsi="Times New Roman" w:cs="Times New Roman"/>
                <w:sz w:val="16"/>
              </w:rPr>
            </w:pPr>
            <w:r>
              <w:rPr>
                <w:rFonts w:ascii="Times New Roman" w:eastAsia="Times New Roman" w:hAnsi="Times New Roman" w:cs="Times New Roman"/>
                <w:sz w:val="16"/>
              </w:rPr>
              <w:t xml:space="preserve">Specificity </w:t>
            </w:r>
          </w:p>
        </w:tc>
        <w:tc>
          <w:tcPr>
            <w:tcW w:w="3007" w:type="dxa"/>
            <w:tcBorders>
              <w:bottom w:val="nil"/>
            </w:tcBorders>
            <w:vAlign w:val="center"/>
          </w:tcPr>
          <w:p w14:paraId="559BBFC2" w14:textId="77777777" w:rsidR="00940DD6" w:rsidRDefault="00CD2E03">
            <w:pPr>
              <w:jc w:val="center"/>
              <w:rPr>
                <w:rFonts w:ascii="Times New Roman" w:eastAsia="Times New Roman" w:hAnsi="Times New Roman" w:cs="Times New Roman"/>
                <w:sz w:val="16"/>
              </w:rPr>
            </w:pPr>
            <w:r>
              <w:rPr>
                <w:rFonts w:ascii="Times New Roman" w:eastAsia="Times New Roman" w:hAnsi="Times New Roman" w:cs="Times New Roman"/>
                <w:sz w:val="16"/>
              </w:rPr>
              <w:t>0.770(0.747–0.793)</w:t>
            </w:r>
            <w:r>
              <w:rPr>
                <w:rFonts w:ascii="Times New Roman" w:eastAsia="Times New Roman" w:hAnsi="Times New Roman" w:cs="Times New Roman"/>
                <w:sz w:val="16"/>
                <w:vertAlign w:val="superscript"/>
              </w:rPr>
              <w:t>*</w:t>
            </w:r>
          </w:p>
        </w:tc>
        <w:tc>
          <w:tcPr>
            <w:tcW w:w="3011" w:type="dxa"/>
            <w:tcBorders>
              <w:bottom w:val="nil"/>
            </w:tcBorders>
            <w:vAlign w:val="center"/>
          </w:tcPr>
          <w:p w14:paraId="53186053" w14:textId="77777777" w:rsidR="00940DD6" w:rsidRDefault="00CD2E03">
            <w:pPr>
              <w:jc w:val="center"/>
              <w:rPr>
                <w:rFonts w:ascii="Times New Roman" w:eastAsia="Times New Roman" w:hAnsi="Times New Roman" w:cs="Times New Roman"/>
                <w:sz w:val="16"/>
              </w:rPr>
            </w:pPr>
            <w:r>
              <w:rPr>
                <w:rFonts w:ascii="Times New Roman" w:eastAsia="Times New Roman" w:hAnsi="Times New Roman" w:cs="Times New Roman"/>
                <w:sz w:val="16"/>
              </w:rPr>
              <w:t>0.853(0.836–0.879)</w:t>
            </w:r>
            <w:r>
              <w:rPr>
                <w:rFonts w:ascii="Times New Roman" w:eastAsia="Times New Roman" w:hAnsi="Times New Roman" w:cs="Times New Roman"/>
                <w:sz w:val="16"/>
                <w:vertAlign w:val="superscript"/>
              </w:rPr>
              <w:t>†</w:t>
            </w:r>
          </w:p>
        </w:tc>
      </w:tr>
      <w:tr w:rsidR="00940DD6" w14:paraId="51D832C1" w14:textId="77777777">
        <w:trPr>
          <w:trHeight w:val="20"/>
        </w:trPr>
        <w:tc>
          <w:tcPr>
            <w:tcW w:w="3008" w:type="dxa"/>
            <w:tcBorders>
              <w:top w:val="nil"/>
              <w:bottom w:val="nil"/>
            </w:tcBorders>
            <w:vAlign w:val="center"/>
          </w:tcPr>
          <w:p w14:paraId="115885A8" w14:textId="75B55AB2" w:rsidR="00940DD6" w:rsidRDefault="00CD2E03">
            <w:pPr>
              <w:rPr>
                <w:rFonts w:ascii="Times New Roman" w:eastAsia="Times New Roman" w:hAnsi="Times New Roman" w:cs="Times New Roman"/>
                <w:sz w:val="16"/>
              </w:rPr>
            </w:pPr>
            <w:del w:id="700" w:author="Author">
              <w:r w:rsidDel="00062123">
                <w:rPr>
                  <w:rFonts w:ascii="Times New Roman" w:eastAsia="Times New Roman" w:hAnsi="Times New Roman" w:cs="Times New Roman"/>
                  <w:sz w:val="16"/>
                </w:rPr>
                <w:delText>Posivie</w:delText>
              </w:r>
            </w:del>
            <w:ins w:id="701" w:author="Author">
              <w:r w:rsidR="00062123">
                <w:rPr>
                  <w:rFonts w:ascii="Times New Roman" w:eastAsia="Times New Roman" w:hAnsi="Times New Roman" w:cs="Times New Roman"/>
                  <w:sz w:val="16"/>
                </w:rPr>
                <w:t>Positive</w:t>
              </w:r>
            </w:ins>
            <w:r>
              <w:rPr>
                <w:rFonts w:ascii="Times New Roman" w:eastAsia="Times New Roman" w:hAnsi="Times New Roman" w:cs="Times New Roman"/>
                <w:sz w:val="16"/>
              </w:rPr>
              <w:t xml:space="preserve"> predictive value (PPV, Precision)</w:t>
            </w:r>
          </w:p>
        </w:tc>
        <w:tc>
          <w:tcPr>
            <w:tcW w:w="3007" w:type="dxa"/>
            <w:tcBorders>
              <w:top w:val="nil"/>
              <w:bottom w:val="nil"/>
            </w:tcBorders>
            <w:vAlign w:val="center"/>
          </w:tcPr>
          <w:p w14:paraId="0C0C2E37" w14:textId="77777777" w:rsidR="00940DD6" w:rsidRDefault="00CD2E03">
            <w:pPr>
              <w:jc w:val="center"/>
              <w:rPr>
                <w:rFonts w:ascii="Times New Roman" w:eastAsia="Times New Roman" w:hAnsi="Times New Roman" w:cs="Times New Roman"/>
                <w:sz w:val="16"/>
              </w:rPr>
            </w:pPr>
            <w:r>
              <w:rPr>
                <w:rFonts w:ascii="Times New Roman" w:eastAsia="Times New Roman" w:hAnsi="Times New Roman" w:cs="Times New Roman"/>
                <w:sz w:val="16"/>
              </w:rPr>
              <w:t>0.582(0.530–0.633)</w:t>
            </w:r>
            <w:r>
              <w:rPr>
                <w:rFonts w:ascii="Times New Roman" w:eastAsia="Times New Roman" w:hAnsi="Times New Roman" w:cs="Times New Roman"/>
                <w:sz w:val="16"/>
                <w:vertAlign w:val="superscript"/>
              </w:rPr>
              <w:t>*</w:t>
            </w:r>
          </w:p>
        </w:tc>
        <w:tc>
          <w:tcPr>
            <w:tcW w:w="3011" w:type="dxa"/>
            <w:tcBorders>
              <w:top w:val="nil"/>
              <w:bottom w:val="nil"/>
            </w:tcBorders>
            <w:vAlign w:val="center"/>
          </w:tcPr>
          <w:p w14:paraId="4A559F97" w14:textId="77777777" w:rsidR="00940DD6" w:rsidRDefault="00CD2E03">
            <w:pPr>
              <w:jc w:val="center"/>
              <w:rPr>
                <w:rFonts w:ascii="Times New Roman" w:eastAsia="Times New Roman" w:hAnsi="Times New Roman" w:cs="Times New Roman"/>
                <w:sz w:val="16"/>
              </w:rPr>
            </w:pPr>
            <w:r>
              <w:rPr>
                <w:rFonts w:ascii="Times New Roman" w:eastAsia="Times New Roman" w:hAnsi="Times New Roman" w:cs="Times New Roman"/>
                <w:sz w:val="16"/>
              </w:rPr>
              <w:t>0.725(0.695–0.757)</w:t>
            </w:r>
            <w:r>
              <w:rPr>
                <w:rFonts w:ascii="Times New Roman" w:eastAsia="Times New Roman" w:hAnsi="Times New Roman" w:cs="Times New Roman"/>
                <w:sz w:val="16"/>
                <w:vertAlign w:val="superscript"/>
              </w:rPr>
              <w:t>†</w:t>
            </w:r>
          </w:p>
        </w:tc>
      </w:tr>
      <w:tr w:rsidR="00940DD6" w14:paraId="6A395703" w14:textId="77777777">
        <w:trPr>
          <w:trHeight w:val="20"/>
        </w:trPr>
        <w:tc>
          <w:tcPr>
            <w:tcW w:w="3008" w:type="dxa"/>
            <w:tcBorders>
              <w:top w:val="nil"/>
              <w:bottom w:val="single" w:sz="4" w:space="0" w:color="000000"/>
            </w:tcBorders>
            <w:vAlign w:val="center"/>
          </w:tcPr>
          <w:p w14:paraId="6E1FFA37" w14:textId="77777777" w:rsidR="00940DD6" w:rsidRDefault="00CD2E03">
            <w:pPr>
              <w:rPr>
                <w:rFonts w:ascii="Times New Roman" w:eastAsia="Times New Roman" w:hAnsi="Times New Roman" w:cs="Times New Roman"/>
                <w:sz w:val="16"/>
              </w:rPr>
            </w:pPr>
            <w:r>
              <w:rPr>
                <w:rFonts w:ascii="Times New Roman" w:eastAsia="Times New Roman" w:hAnsi="Times New Roman" w:cs="Times New Roman"/>
                <w:sz w:val="16"/>
              </w:rPr>
              <w:t>F1 score</w:t>
            </w:r>
          </w:p>
        </w:tc>
        <w:tc>
          <w:tcPr>
            <w:tcW w:w="3007" w:type="dxa"/>
            <w:tcBorders>
              <w:top w:val="nil"/>
              <w:bottom w:val="single" w:sz="4" w:space="0" w:color="000000"/>
            </w:tcBorders>
            <w:vAlign w:val="center"/>
          </w:tcPr>
          <w:p w14:paraId="5BCF0398" w14:textId="77777777" w:rsidR="00940DD6" w:rsidRDefault="00CD2E03">
            <w:pPr>
              <w:jc w:val="center"/>
              <w:rPr>
                <w:rFonts w:ascii="Times New Roman" w:eastAsia="Times New Roman" w:hAnsi="Times New Roman" w:cs="Times New Roman"/>
                <w:sz w:val="16"/>
              </w:rPr>
            </w:pPr>
            <w:r>
              <w:rPr>
                <w:rFonts w:ascii="Times New Roman" w:eastAsia="Times New Roman" w:hAnsi="Times New Roman" w:cs="Times New Roman"/>
                <w:sz w:val="16"/>
              </w:rPr>
              <w:t>0.511(0.455–0.568)</w:t>
            </w:r>
            <w:r>
              <w:rPr>
                <w:rFonts w:ascii="Times New Roman" w:eastAsia="Times New Roman" w:hAnsi="Times New Roman" w:cs="Times New Roman"/>
                <w:sz w:val="16"/>
                <w:vertAlign w:val="superscript"/>
              </w:rPr>
              <w:t>*</w:t>
            </w:r>
          </w:p>
        </w:tc>
        <w:tc>
          <w:tcPr>
            <w:tcW w:w="3011" w:type="dxa"/>
            <w:tcBorders>
              <w:top w:val="nil"/>
              <w:bottom w:val="single" w:sz="4" w:space="0" w:color="000000"/>
            </w:tcBorders>
            <w:vAlign w:val="center"/>
          </w:tcPr>
          <w:p w14:paraId="2FC9C28D" w14:textId="77777777" w:rsidR="00940DD6" w:rsidRDefault="00CD2E03">
            <w:pPr>
              <w:jc w:val="center"/>
              <w:rPr>
                <w:rFonts w:ascii="Times New Roman" w:eastAsia="Times New Roman" w:hAnsi="Times New Roman" w:cs="Times New Roman"/>
                <w:sz w:val="16"/>
              </w:rPr>
            </w:pPr>
            <w:r>
              <w:rPr>
                <w:rFonts w:ascii="Times New Roman" w:eastAsia="Times New Roman" w:hAnsi="Times New Roman" w:cs="Times New Roman"/>
                <w:sz w:val="16"/>
              </w:rPr>
              <w:t>0.715(0-.673–0.757)</w:t>
            </w:r>
            <w:r>
              <w:rPr>
                <w:rFonts w:ascii="Times New Roman" w:eastAsia="Times New Roman" w:hAnsi="Times New Roman" w:cs="Times New Roman"/>
                <w:sz w:val="16"/>
                <w:vertAlign w:val="superscript"/>
              </w:rPr>
              <w:t>†</w:t>
            </w:r>
          </w:p>
        </w:tc>
      </w:tr>
    </w:tbl>
    <w:p w14:paraId="34CC0C58" w14:textId="16C20625" w:rsidR="00940DD6" w:rsidRDefault="00CD2E03">
      <w:pPr>
        <w:spacing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 Average results of </w:t>
      </w:r>
      <w:ins w:id="702" w:author="Author">
        <w:r>
          <w:rPr>
            <w:rFonts w:ascii="Times New Roman" w:eastAsia="Times New Roman" w:hAnsi="Times New Roman" w:cs="Times New Roman"/>
            <w:sz w:val="22"/>
          </w:rPr>
          <w:t>electrodiagnosis</w:t>
        </w:r>
      </w:ins>
      <w:del w:id="703" w:author="Author">
        <w:r>
          <w:rPr>
            <w:rFonts w:ascii="Times New Roman" w:eastAsia="Times New Roman" w:hAnsi="Times New Roman" w:cs="Times New Roman"/>
            <w:sz w:val="22"/>
          </w:rPr>
          <w:delText>electro-diagnosis</w:delText>
        </w:r>
      </w:del>
      <w:r>
        <w:rPr>
          <w:rFonts w:ascii="Times New Roman" w:eastAsia="Times New Roman" w:hAnsi="Times New Roman" w:cs="Times New Roman"/>
          <w:sz w:val="22"/>
        </w:rPr>
        <w:t xml:space="preserve"> by </w:t>
      </w:r>
      <w:del w:id="704" w:author="Author">
        <w:r w:rsidDel="000E760B">
          <w:rPr>
            <w:rFonts w:ascii="Times New Roman" w:eastAsia="Times New Roman" w:hAnsi="Times New Roman" w:cs="Times New Roman"/>
            <w:sz w:val="22"/>
          </w:rPr>
          <w:delText>6</w:delText>
        </w:r>
      </w:del>
      <w:ins w:id="705" w:author="Author">
        <w:r w:rsidR="000E760B">
          <w:rPr>
            <w:rFonts w:ascii="Times New Roman" w:eastAsia="Times New Roman" w:hAnsi="Times New Roman" w:cs="Times New Roman"/>
            <w:sz w:val="22"/>
          </w:rPr>
          <w:t>six</w:t>
        </w:r>
      </w:ins>
      <w:r>
        <w:rPr>
          <w:rFonts w:ascii="Times New Roman" w:eastAsia="Times New Roman" w:hAnsi="Times New Roman" w:cs="Times New Roman"/>
          <w:sz w:val="22"/>
        </w:rPr>
        <w:t xml:space="preserve"> physicians</w:t>
      </w:r>
      <w:ins w:id="706" w:author="Author">
        <w:r>
          <w:rPr>
            <w:rFonts w:ascii="Times New Roman" w:eastAsia="Times New Roman" w:hAnsi="Times New Roman" w:cs="Times New Roman"/>
            <w:sz w:val="22"/>
          </w:rPr>
          <w:t>.</w:t>
        </w:r>
      </w:ins>
    </w:p>
    <w:p w14:paraId="13026849" w14:textId="7A204B94" w:rsidR="00940DD6" w:rsidRDefault="00CD2E03">
      <w:pPr>
        <w:spacing w:line="240" w:lineRule="auto"/>
        <w:rPr>
          <w:rFonts w:ascii="Times New Roman" w:eastAsia="Times New Roman" w:hAnsi="Times New Roman" w:cs="Times New Roman"/>
          <w:sz w:val="22"/>
        </w:rPr>
      </w:pPr>
      <w:r>
        <w:rPr>
          <w:rFonts w:ascii="Times New Roman" w:eastAsia="Times New Roman" w:hAnsi="Times New Roman" w:cs="Times New Roman"/>
          <w:sz w:val="22"/>
        </w:rPr>
        <w:t>†</w:t>
      </w:r>
      <w:r>
        <w:rPr>
          <w:rFonts w:ascii="Times New Roman" w:eastAsia="Times New Roman" w:hAnsi="Times New Roman" w:cs="Times New Roman"/>
          <w:sz w:val="16"/>
        </w:rPr>
        <w:t xml:space="preserve"> </w:t>
      </w:r>
      <w:r>
        <w:rPr>
          <w:rFonts w:ascii="Times New Roman" w:eastAsia="Times New Roman" w:hAnsi="Times New Roman" w:cs="Times New Roman"/>
          <w:sz w:val="22"/>
        </w:rPr>
        <w:t xml:space="preserve">Average results of classification </w:t>
      </w:r>
      <w:ins w:id="707" w:author="Author">
        <w:r>
          <w:rPr>
            <w:rFonts w:ascii="Times New Roman" w:eastAsia="Times New Roman" w:hAnsi="Times New Roman" w:cs="Times New Roman"/>
            <w:sz w:val="22"/>
          </w:rPr>
          <w:t>using</w:t>
        </w:r>
      </w:ins>
      <w:del w:id="708" w:author="Author">
        <w:r>
          <w:rPr>
            <w:rFonts w:ascii="Times New Roman" w:eastAsia="Times New Roman" w:hAnsi="Times New Roman" w:cs="Times New Roman"/>
            <w:sz w:val="22"/>
          </w:rPr>
          <w:delText>by</w:delText>
        </w:r>
      </w:del>
      <w:r>
        <w:rPr>
          <w:rFonts w:ascii="Times New Roman" w:eastAsia="Times New Roman" w:hAnsi="Times New Roman" w:cs="Times New Roman"/>
          <w:sz w:val="22"/>
        </w:rPr>
        <w:t xml:space="preserve"> </w:t>
      </w:r>
      <w:ins w:id="709" w:author="Author">
        <w:r>
          <w:rPr>
            <w:rFonts w:ascii="Times New Roman" w:eastAsia="Times New Roman" w:hAnsi="Times New Roman" w:cs="Times New Roman"/>
            <w:sz w:val="22"/>
          </w:rPr>
          <w:t>three</w:t>
        </w:r>
      </w:ins>
      <w:del w:id="710" w:author="Author">
        <w:r>
          <w:rPr>
            <w:rFonts w:ascii="Times New Roman" w:eastAsia="Times New Roman" w:hAnsi="Times New Roman" w:cs="Times New Roman"/>
            <w:sz w:val="22"/>
          </w:rPr>
          <w:delText>3</w:delText>
        </w:r>
      </w:del>
      <w:r>
        <w:rPr>
          <w:rFonts w:ascii="Times New Roman" w:eastAsia="Times New Roman" w:hAnsi="Times New Roman" w:cs="Times New Roman"/>
          <w:sz w:val="22"/>
        </w:rPr>
        <w:t xml:space="preserve"> deep</w:t>
      </w:r>
      <w:ins w:id="711" w:author="Author">
        <w:r w:rsidR="002B0F6B">
          <w:rPr>
            <w:rFonts w:ascii="Times New Roman" w:eastAsia="Times New Roman" w:hAnsi="Times New Roman" w:cs="Times New Roman"/>
            <w:sz w:val="22"/>
          </w:rPr>
          <w:t>-</w:t>
        </w:r>
      </w:ins>
      <w:del w:id="712"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models</w:t>
      </w:r>
    </w:p>
    <w:p w14:paraId="5E67639A" w14:textId="77777777" w:rsidR="00940DD6" w:rsidRDefault="00CD2E03">
      <w:pPr>
        <w:spacing w:line="240" w:lineRule="auto"/>
        <w:rPr>
          <w:rFonts w:ascii="Times New Roman" w:eastAsia="Times New Roman" w:hAnsi="Times New Roman" w:cs="Times New Roman"/>
          <w:sz w:val="22"/>
        </w:rPr>
      </w:pPr>
      <w:r>
        <w:rPr>
          <w:rFonts w:ascii="Times New Roman" w:eastAsia="Times New Roman" w:hAnsi="Times New Roman" w:cs="Times New Roman"/>
          <w:sz w:val="22"/>
        </w:rPr>
        <w:t>The metrics</w:t>
      </w:r>
      <w:ins w:id="713"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except for accuracy</w:t>
      </w:r>
      <w:ins w:id="714"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are </w:t>
      </w:r>
      <w:ins w:id="715"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average of </w:t>
      </w:r>
      <w:ins w:id="716"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binary classification scores for each class from </w:t>
      </w:r>
      <w:ins w:id="717"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one-versus-rest method.</w:t>
      </w:r>
    </w:p>
    <w:p w14:paraId="3F64F5CB" w14:textId="4B9907CE" w:rsidR="00940DD6" w:rsidRDefault="00CD2E03">
      <w:pPr>
        <w:spacing w:line="240" w:lineRule="auto"/>
        <w:rPr>
          <w:rFonts w:ascii="Times New Roman" w:eastAsia="Times New Roman" w:hAnsi="Times New Roman" w:cs="Times New Roman"/>
          <w:sz w:val="22"/>
        </w:rPr>
      </w:pPr>
      <w:r>
        <w:rPr>
          <w:rFonts w:ascii="Times New Roman" w:eastAsia="Times New Roman" w:hAnsi="Times New Roman" w:cs="Times New Roman"/>
          <w:sz w:val="22"/>
        </w:rPr>
        <w:t>95% CI</w:t>
      </w:r>
      <w:ins w:id="718" w:author="Author">
        <w:r w:rsidR="00062123">
          <w:rPr>
            <w:rFonts w:ascii="Times New Roman" w:eastAsia="Times New Roman" w:hAnsi="Times New Roman" w:cs="Times New Roman"/>
            <w:sz w:val="22"/>
          </w:rPr>
          <w:t xml:space="preserve">, </w:t>
        </w:r>
      </w:ins>
      <w:del w:id="719" w:author="Author">
        <w:r w:rsidDel="00062123">
          <w:rPr>
            <w:rFonts w:ascii="Times New Roman" w:eastAsia="Times New Roman" w:hAnsi="Times New Roman" w:cs="Times New Roman"/>
            <w:sz w:val="22"/>
          </w:rPr>
          <w:delText>=</w:delText>
        </w:r>
      </w:del>
      <w:r>
        <w:rPr>
          <w:rFonts w:ascii="Times New Roman" w:eastAsia="Times New Roman" w:hAnsi="Times New Roman" w:cs="Times New Roman"/>
          <w:sz w:val="22"/>
        </w:rPr>
        <w:t>95% confidence interval</w:t>
      </w:r>
    </w:p>
    <w:p w14:paraId="1F364756" w14:textId="77777777" w:rsidR="00940DD6" w:rsidRDefault="00940DD6">
      <w:pPr>
        <w:spacing w:line="240" w:lineRule="auto"/>
        <w:rPr>
          <w:rFonts w:ascii="Times New Roman" w:eastAsia="Times New Roman" w:hAnsi="Times New Roman" w:cs="Times New Roman"/>
          <w:sz w:val="22"/>
        </w:rPr>
      </w:pPr>
    </w:p>
    <w:p w14:paraId="005B78E0" w14:textId="0D15545A" w:rsidR="00940DD6" w:rsidRDefault="00CD2E03">
      <w:pPr>
        <w:spacing w:line="480" w:lineRule="auto"/>
        <w:rPr>
          <w:rFonts w:ascii="Times New Roman" w:eastAsia="Times New Roman" w:hAnsi="Times New Roman" w:cs="Times New Roman"/>
          <w:sz w:val="22"/>
        </w:rPr>
      </w:pPr>
      <w:r>
        <w:rPr>
          <w:rFonts w:ascii="Times New Roman" w:eastAsia="Times New Roman" w:hAnsi="Times New Roman" w:cs="Times New Roman"/>
          <w:sz w:val="22"/>
        </w:rPr>
        <w:t>Per-class ROC curves and precision-recall curves of the deep</w:t>
      </w:r>
      <w:ins w:id="720" w:author="Author">
        <w:r w:rsidR="002B0F6B">
          <w:rPr>
            <w:rFonts w:ascii="Times New Roman" w:eastAsia="Times New Roman" w:hAnsi="Times New Roman" w:cs="Times New Roman"/>
            <w:sz w:val="22"/>
          </w:rPr>
          <w:t>-</w:t>
        </w:r>
      </w:ins>
      <w:del w:id="721"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 were measured and depicted</w:t>
      </w:r>
      <w:ins w:id="722" w:author="Author">
        <w:r>
          <w:rPr>
            <w:rFonts w:ascii="Times New Roman" w:eastAsia="Times New Roman" w:hAnsi="Times New Roman" w:cs="Times New Roman"/>
            <w:sz w:val="22"/>
          </w:rPr>
          <w:t>. For</w:t>
        </w:r>
      </w:ins>
      <w:del w:id="723" w:author="Author">
        <w:r>
          <w:rPr>
            <w:rFonts w:ascii="Times New Roman" w:eastAsia="Times New Roman" w:hAnsi="Times New Roman" w:cs="Times New Roman"/>
            <w:sz w:val="22"/>
          </w:rPr>
          <w:delText>; for</w:delText>
        </w:r>
      </w:del>
      <w:r>
        <w:rPr>
          <w:rFonts w:ascii="Times New Roman" w:eastAsia="Times New Roman" w:hAnsi="Times New Roman" w:cs="Times New Roman"/>
          <w:sz w:val="22"/>
        </w:rPr>
        <w:t xml:space="preserve"> comparison, </w:t>
      </w:r>
      <w:ins w:id="724"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electro</w:t>
      </w:r>
      <w:del w:id="725" w:author="Author">
        <w:r w:rsidDel="000E760B">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diagnosis results of individual </w:t>
      </w:r>
      <w:ins w:id="726" w:author="Author">
        <w:r>
          <w:rPr>
            <w:rFonts w:ascii="Times New Roman" w:eastAsia="Times New Roman" w:hAnsi="Times New Roman" w:cs="Times New Roman"/>
            <w:sz w:val="22"/>
          </w:rPr>
          <w:t>physicians</w:t>
        </w:r>
      </w:ins>
      <w:del w:id="727" w:author="Author">
        <w:r>
          <w:rPr>
            <w:rFonts w:ascii="Times New Roman" w:eastAsia="Times New Roman" w:hAnsi="Times New Roman" w:cs="Times New Roman"/>
            <w:sz w:val="22"/>
          </w:rPr>
          <w:delText>physician</w:delText>
        </w:r>
      </w:del>
      <w:r>
        <w:rPr>
          <w:rFonts w:ascii="Times New Roman" w:eastAsia="Times New Roman" w:hAnsi="Times New Roman" w:cs="Times New Roman"/>
          <w:sz w:val="22"/>
        </w:rPr>
        <w:t xml:space="preserve"> and averaged </w:t>
      </w:r>
      <w:ins w:id="728" w:author="Author">
        <w:r>
          <w:rPr>
            <w:rFonts w:ascii="Times New Roman" w:eastAsia="Times New Roman" w:hAnsi="Times New Roman" w:cs="Times New Roman"/>
            <w:sz w:val="22"/>
          </w:rPr>
          <w:t>physicians</w:t>
        </w:r>
      </w:ins>
      <w:del w:id="729" w:author="Author">
        <w:r>
          <w:rPr>
            <w:rFonts w:ascii="Times New Roman" w:eastAsia="Times New Roman" w:hAnsi="Times New Roman" w:cs="Times New Roman"/>
            <w:sz w:val="22"/>
          </w:rPr>
          <w:delText>physician</w:delText>
        </w:r>
      </w:del>
      <w:r>
        <w:rPr>
          <w:rFonts w:ascii="Times New Roman" w:eastAsia="Times New Roman" w:hAnsi="Times New Roman" w:cs="Times New Roman"/>
          <w:sz w:val="22"/>
        </w:rPr>
        <w:t xml:space="preserve"> were measured and depicted in terms of sensitivity, specificity, and </w:t>
      </w:r>
      <w:ins w:id="730" w:author="Author" w:date="2022-03-14T14:06:00Z">
        <w:r w:rsidR="0088222A">
          <w:rPr>
            <w:rFonts w:ascii="Times New Roman" w:eastAsia="Times New Roman" w:hAnsi="Times New Roman" w:cs="Times New Roman"/>
            <w:sz w:val="22"/>
          </w:rPr>
          <w:t>PPV</w:t>
        </w:r>
      </w:ins>
      <w:del w:id="731" w:author="Author" w:date="2022-03-14T14:06:00Z">
        <w:r w:rsidDel="0088222A">
          <w:rPr>
            <w:rFonts w:ascii="Times New Roman" w:eastAsia="Times New Roman" w:hAnsi="Times New Roman" w:cs="Times New Roman"/>
            <w:sz w:val="22"/>
          </w:rPr>
          <w:delText>positive predictive value</w:delText>
        </w:r>
      </w:del>
      <w:r>
        <w:rPr>
          <w:rFonts w:ascii="Times New Roman" w:eastAsia="Times New Roman" w:hAnsi="Times New Roman" w:cs="Times New Roman"/>
          <w:sz w:val="22"/>
        </w:rPr>
        <w:t xml:space="preserve"> </w:t>
      </w:r>
      <w:ins w:id="732" w:author="Author">
        <w:r>
          <w:rPr>
            <w:rFonts w:ascii="Times New Roman" w:eastAsia="Times New Roman" w:hAnsi="Times New Roman" w:cs="Times New Roman"/>
            <w:sz w:val="22"/>
          </w:rPr>
          <w:t>in</w:t>
        </w:r>
      </w:ins>
      <w:del w:id="733" w:author="Author">
        <w:r>
          <w:rPr>
            <w:rFonts w:ascii="Times New Roman" w:eastAsia="Times New Roman" w:hAnsi="Times New Roman" w:cs="Times New Roman"/>
            <w:sz w:val="22"/>
          </w:rPr>
          <w:delText>on</w:delText>
        </w:r>
      </w:del>
      <w:r>
        <w:rPr>
          <w:rFonts w:ascii="Times New Roman" w:eastAsia="Times New Roman" w:hAnsi="Times New Roman" w:cs="Times New Roman"/>
          <w:sz w:val="22"/>
        </w:rPr>
        <w:t xml:space="preserve"> </w:t>
      </w:r>
      <w:r>
        <w:rPr>
          <w:rFonts w:ascii="Times New Roman" w:hAnsi="Times New Roman" w:cs="Times New Roman"/>
          <w:sz w:val="22"/>
        </w:rPr>
        <w:fldChar w:fldCharType="begin"/>
      </w:r>
      <w:r>
        <w:rPr>
          <w:rFonts w:ascii="Times New Roman" w:hAnsi="Times New Roman" w:cs="Times New Roman"/>
          <w:sz w:val="22"/>
        </w:rPr>
        <w:instrText xml:space="preserve"> REF _Ref97315947 \h  \* MERGEFORMAT </w:instrText>
      </w:r>
      <w:r>
        <w:rPr>
          <w:rFonts w:ascii="Times New Roman" w:hAnsi="Times New Roman" w:cs="Times New Roman"/>
          <w:sz w:val="22"/>
        </w:rPr>
      </w:r>
      <w:r>
        <w:rPr>
          <w:rFonts w:ascii="Times New Roman" w:hAnsi="Times New Roman" w:cs="Times New Roman"/>
          <w:sz w:val="22"/>
        </w:rPr>
        <w:fldChar w:fldCharType="separate"/>
      </w:r>
      <w:ins w:id="734" w:author="Author">
        <w:r>
          <w:rPr>
            <w:rFonts w:ascii="Times New Roman" w:eastAsia="Times New Roman" w:hAnsi="Times New Roman" w:cs="Times New Roman"/>
            <w:sz w:val="22"/>
          </w:rPr>
          <w:t>Fig.</w:t>
        </w:r>
      </w:ins>
      <w:del w:id="735" w:author="Author">
        <w:r>
          <w:rPr>
            <w:rFonts w:ascii="Times New Roman" w:eastAsia="Times New Roman" w:hAnsi="Times New Roman" w:cs="Times New Roman"/>
            <w:sz w:val="22"/>
          </w:rPr>
          <w:delText>Fig</w:delText>
        </w:r>
      </w:del>
      <w:r>
        <w:rPr>
          <w:rFonts w:ascii="Times New Roman" w:eastAsia="Times New Roman" w:hAnsi="Times New Roman" w:cs="Times New Roman"/>
          <w:sz w:val="22"/>
        </w:rPr>
        <w:t xml:space="preserve"> 1</w:t>
      </w:r>
      <w:r>
        <w:rPr>
          <w:rFonts w:ascii="Times New Roman" w:eastAsia="Times New Roman" w:hAnsi="Times New Roman" w:cs="Times New Roman"/>
          <w:sz w:val="22"/>
        </w:rPr>
        <w:fldChar w:fldCharType="end"/>
      </w:r>
      <w:r>
        <w:rPr>
          <w:rFonts w:ascii="Times New Roman" w:eastAsia="Times New Roman" w:hAnsi="Times New Roman" w:cs="Times New Roman"/>
          <w:sz w:val="22"/>
        </w:rPr>
        <w:t>. The per-class physicians</w:t>
      </w:r>
      <w:ins w:id="736"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results for myopathy and neuropathy were placed near </w:t>
      </w:r>
      <w:ins w:id="737"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ROC </w:t>
      </w:r>
      <w:commentRangeStart w:id="738"/>
      <w:commentRangeEnd w:id="738"/>
      <w:r>
        <w:rPr>
          <w:rStyle w:val="CommentReference"/>
        </w:rPr>
        <w:commentReference w:id="738"/>
      </w:r>
      <w:ins w:id="739" w:author="Author">
        <w:r>
          <w:rPr>
            <w:rFonts w:ascii="Times New Roman" w:eastAsia="Times New Roman" w:hAnsi="Times New Roman" w:cs="Times New Roman"/>
            <w:sz w:val="22"/>
          </w:rPr>
          <w:t>and precision-recall curves</w:t>
        </w:r>
      </w:ins>
      <w:del w:id="740" w:author="Author">
        <w:r>
          <w:rPr>
            <w:rFonts w:ascii="Times New Roman" w:eastAsia="Times New Roman" w:hAnsi="Times New Roman" w:cs="Times New Roman"/>
            <w:sz w:val="22"/>
          </w:rPr>
          <w:delText>curve and precision-recall curve</w:delText>
        </w:r>
      </w:del>
      <w:r>
        <w:rPr>
          <w:rFonts w:ascii="Times New Roman" w:eastAsia="Times New Roman" w:hAnsi="Times New Roman" w:cs="Times New Roman"/>
          <w:sz w:val="22"/>
        </w:rPr>
        <w:t xml:space="preserve"> of the deep</w:t>
      </w:r>
      <w:ins w:id="741" w:author="Author">
        <w:r w:rsidR="002B0F6B">
          <w:rPr>
            <w:rFonts w:ascii="Times New Roman" w:eastAsia="Times New Roman" w:hAnsi="Times New Roman" w:cs="Times New Roman"/>
            <w:sz w:val="22"/>
          </w:rPr>
          <w:t>-</w:t>
        </w:r>
      </w:ins>
      <w:del w:id="742"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 The deep</w:t>
      </w:r>
      <w:ins w:id="743" w:author="Author">
        <w:r w:rsidR="002B0F6B">
          <w:rPr>
            <w:rFonts w:ascii="Times New Roman" w:eastAsia="Times New Roman" w:hAnsi="Times New Roman" w:cs="Times New Roman"/>
            <w:sz w:val="22"/>
          </w:rPr>
          <w:t>-</w:t>
        </w:r>
      </w:ins>
      <w:del w:id="744"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outperformed </w:t>
      </w:r>
      <w:ins w:id="745" w:author="Author">
        <w:r>
          <w:rPr>
            <w:rFonts w:ascii="Times New Roman" w:eastAsia="Times New Roman" w:hAnsi="Times New Roman" w:cs="Times New Roman"/>
            <w:sz w:val="22"/>
          </w:rPr>
          <w:t>the classification of</w:t>
        </w:r>
      </w:ins>
      <w:del w:id="746" w:author="Author">
        <w:r>
          <w:rPr>
            <w:rFonts w:ascii="Times New Roman" w:eastAsia="Times New Roman" w:hAnsi="Times New Roman" w:cs="Times New Roman"/>
            <w:sz w:val="22"/>
          </w:rPr>
          <w:delText>when classifying</w:delText>
        </w:r>
      </w:del>
      <w:r>
        <w:rPr>
          <w:rFonts w:ascii="Times New Roman" w:eastAsia="Times New Roman" w:hAnsi="Times New Roman" w:cs="Times New Roman"/>
          <w:sz w:val="22"/>
        </w:rPr>
        <w:t xml:space="preserve"> normal patients. The AUROC of </w:t>
      </w:r>
      <w:ins w:id="747"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deep</w:t>
      </w:r>
      <w:ins w:id="748" w:author="Author">
        <w:r w:rsidR="002B0F6B">
          <w:rPr>
            <w:rFonts w:ascii="Times New Roman" w:eastAsia="Times New Roman" w:hAnsi="Times New Roman" w:cs="Times New Roman"/>
            <w:sz w:val="22"/>
          </w:rPr>
          <w:t>-</w:t>
        </w:r>
      </w:ins>
      <w:del w:id="749"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 classification result per</w:t>
      </w:r>
      <w:ins w:id="750" w:author="Author">
        <w:r w:rsidR="000E760B">
          <w:rPr>
            <w:rFonts w:ascii="Times New Roman" w:eastAsia="Times New Roman" w:hAnsi="Times New Roman" w:cs="Times New Roman"/>
            <w:sz w:val="22"/>
          </w:rPr>
          <w:t>-</w:t>
        </w:r>
      </w:ins>
      <w:del w:id="751" w:author="Author">
        <w:r w:rsidDel="000E760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class </w:t>
      </w:r>
      <w:ins w:id="752" w:author="Author">
        <w:r>
          <w:rPr>
            <w:rFonts w:ascii="Times New Roman" w:eastAsia="Times New Roman" w:hAnsi="Times New Roman" w:cs="Times New Roman"/>
            <w:sz w:val="22"/>
          </w:rPr>
          <w:t>were</w:t>
        </w:r>
      </w:ins>
      <w:del w:id="753" w:author="Author">
        <w:r>
          <w:rPr>
            <w:rFonts w:ascii="Times New Roman" w:eastAsia="Times New Roman" w:hAnsi="Times New Roman" w:cs="Times New Roman"/>
            <w:sz w:val="22"/>
          </w:rPr>
          <w:delText>was</w:delText>
        </w:r>
      </w:del>
      <w:r>
        <w:rPr>
          <w:rFonts w:ascii="Times New Roman" w:eastAsia="Times New Roman" w:hAnsi="Times New Roman" w:cs="Times New Roman"/>
          <w:sz w:val="22"/>
        </w:rPr>
        <w:t xml:space="preserve"> 0.874 (95% confidence interval [CI] 0.858–0.889), 0.781 (95% CI 0.723–0.839), and 0.906 (95% CI 0.899–0.913) for myopathy, neuropathy, and normal</w:t>
      </w:r>
      <w:ins w:id="754" w:author="Author">
        <w:r w:rsidR="006E1D97">
          <w:rPr>
            <w:rFonts w:ascii="Times New Roman" w:eastAsia="Times New Roman" w:hAnsi="Times New Roman" w:cs="Times New Roman"/>
            <w:sz w:val="22"/>
          </w:rPr>
          <w:t xml:space="preserve"> patients</w:t>
        </w:r>
      </w:ins>
      <w:r>
        <w:rPr>
          <w:rFonts w:ascii="Times New Roman" w:eastAsia="Times New Roman" w:hAnsi="Times New Roman" w:cs="Times New Roman"/>
          <w:sz w:val="22"/>
        </w:rPr>
        <w:t>, respectively.</w:t>
      </w:r>
    </w:p>
    <w:p w14:paraId="2FFEEE8F" w14:textId="77777777" w:rsidR="00940DD6" w:rsidRDefault="00940DD6">
      <w:pPr>
        <w:spacing w:line="480" w:lineRule="auto"/>
        <w:rPr>
          <w:rFonts w:ascii="Times New Roman" w:eastAsia="Times New Roman" w:hAnsi="Times New Roman" w:cs="Times New Roman"/>
          <w:sz w:val="22"/>
        </w:rPr>
      </w:pPr>
    </w:p>
    <w:p w14:paraId="6212C13C" w14:textId="0308115B" w:rsidR="00940DD6" w:rsidRDefault="00CD2E03">
      <w:pPr>
        <w:pStyle w:val="Caption"/>
      </w:pPr>
      <w:del w:id="755" w:author="Author">
        <w:r w:rsidDel="006E1D97">
          <w:lastRenderedPageBreak/>
          <w:delText xml:space="preserve">Fig </w:delText>
        </w:r>
        <w:r w:rsidDel="006E1D97">
          <w:fldChar w:fldCharType="begin"/>
        </w:r>
        <w:r w:rsidDel="006E1D97">
          <w:delInstrText xml:space="preserve"> SEQ Figure \* ARABIC </w:delInstrText>
        </w:r>
        <w:r w:rsidDel="006E1D97">
          <w:fldChar w:fldCharType="separate"/>
        </w:r>
        <w:r w:rsidDel="006E1D97">
          <w:delText>1</w:delText>
        </w:r>
        <w:r w:rsidDel="006E1D97">
          <w:fldChar w:fldCharType="end"/>
        </w:r>
        <w:r w:rsidDel="006E1D97">
          <w:delText>. Per-class receiver operating characteristic and precision-recall curves of the deep learning model and six physicians</w:delText>
        </w:r>
      </w:del>
      <w:r>
        <w:rPr>
          <w:noProof/>
        </w:rPr>
        <w:drawing>
          <wp:anchor distT="0" distB="0" distL="114300" distR="114300" simplePos="0" relativeHeight="251658240" behindDoc="0" locked="0" layoutInCell="1" allowOverlap="1" wp14:anchorId="05DC11BC" wp14:editId="66A1129D">
            <wp:simplePos x="0" y="0"/>
            <wp:positionH relativeFrom="column">
              <wp:posOffset>0</wp:posOffset>
            </wp:positionH>
            <wp:positionV relativeFrom="paragraph">
              <wp:posOffset>424815</wp:posOffset>
            </wp:positionV>
            <wp:extent cx="5731510" cy="3862070"/>
            <wp:effectExtent l="0" t="0" r="2540" b="5080"/>
            <wp:wrapTopAndBottom/>
            <wp:docPr id="1"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anchor>
        </w:drawing>
      </w:r>
    </w:p>
    <w:p w14:paraId="6CAFC346" w14:textId="5D8D24F3" w:rsidR="006E1D97" w:rsidRDefault="006E1D97">
      <w:pPr>
        <w:spacing w:line="480" w:lineRule="auto"/>
        <w:rPr>
          <w:ins w:id="756" w:author="Author"/>
          <w:rFonts w:ascii="Times New Roman" w:eastAsia="Times New Roman" w:hAnsi="Times New Roman" w:cs="Times New Roman"/>
          <w:sz w:val="22"/>
        </w:rPr>
      </w:pPr>
      <w:commentRangeStart w:id="757"/>
      <w:ins w:id="758" w:author="Author">
        <w:r>
          <w:rPr>
            <w:rFonts w:ascii="Times New Roman" w:eastAsia="Times New Roman" w:hAnsi="Times New Roman" w:cs="Times New Roman"/>
            <w:b/>
            <w:sz w:val="22"/>
          </w:rPr>
          <w:t>F</w:t>
        </w:r>
        <w:commentRangeEnd w:id="757"/>
        <w:r>
          <w:rPr>
            <w:rStyle w:val="CommentReference"/>
          </w:rPr>
          <w:commentReference w:id="757"/>
        </w:r>
        <w:r>
          <w:rPr>
            <w:rFonts w:ascii="Times New Roman" w:eastAsia="Times New Roman" w:hAnsi="Times New Roman" w:cs="Times New Roman"/>
            <w:b/>
            <w:sz w:val="22"/>
          </w:rPr>
          <w:t xml:space="preserve">ig </w:t>
        </w:r>
        <w:r>
          <w:fldChar w:fldCharType="begin"/>
        </w:r>
        <w:r>
          <w:rPr>
            <w:rFonts w:cs="Times New Roman"/>
          </w:rPr>
          <w:instrText xml:space="preserve"> SEQ Figure \* ARABIC </w:instrText>
        </w:r>
        <w:r>
          <w:fldChar w:fldCharType="separate"/>
        </w:r>
        <w:r>
          <w:rPr>
            <w:rFonts w:ascii="Times New Roman" w:eastAsia="Times New Roman" w:hAnsi="Times New Roman" w:cs="Times New Roman"/>
            <w:b/>
            <w:sz w:val="22"/>
          </w:rPr>
          <w:t>1</w:t>
        </w:r>
        <w:r>
          <w:fldChar w:fldCharType="end"/>
        </w:r>
        <w:r>
          <w:rPr>
            <w:rFonts w:ascii="Times New Roman" w:eastAsia="Times New Roman" w:hAnsi="Times New Roman" w:cs="Times New Roman"/>
            <w:b/>
            <w:sz w:val="22"/>
          </w:rPr>
          <w:t>. Per-class receiver operating characteristic and precision-recall curves of the deep</w:t>
        </w:r>
        <w:r w:rsidR="002B0F6B">
          <w:rPr>
            <w:rFonts w:ascii="Times New Roman" w:eastAsia="Times New Roman" w:hAnsi="Times New Roman" w:cs="Times New Roman"/>
            <w:b/>
            <w:sz w:val="22"/>
          </w:rPr>
          <w:t>-</w:t>
        </w:r>
        <w:r>
          <w:rPr>
            <w:rFonts w:ascii="Times New Roman" w:eastAsia="Times New Roman" w:hAnsi="Times New Roman" w:cs="Times New Roman"/>
            <w:b/>
            <w:sz w:val="22"/>
          </w:rPr>
          <w:t>learning model and six physicians</w:t>
        </w:r>
      </w:ins>
    </w:p>
    <w:p w14:paraId="048BFA1C" w14:textId="7493602A" w:rsidR="00940DD6" w:rsidRDefault="00CD2E03">
      <w:pPr>
        <w:spacing w:line="480" w:lineRule="auto"/>
        <w:rPr>
          <w:rFonts w:ascii="Times New Roman" w:eastAsia="Times New Roman" w:hAnsi="Times New Roman" w:cs="Times New Roman"/>
          <w:sz w:val="22"/>
        </w:rPr>
      </w:pPr>
      <w:r>
        <w:rPr>
          <w:rFonts w:ascii="Times New Roman" w:eastAsia="Times New Roman" w:hAnsi="Times New Roman" w:cs="Times New Roman"/>
          <w:sz w:val="22"/>
        </w:rPr>
        <w:t>DLM</w:t>
      </w:r>
      <w:del w:id="759" w:author="Author">
        <w:r w:rsidDel="006E1D97">
          <w:rPr>
            <w:rFonts w:ascii="Times New Roman" w:eastAsia="Times New Roman" w:hAnsi="Times New Roman" w:cs="Times New Roman"/>
            <w:sz w:val="22"/>
          </w:rPr>
          <w:delText>=</w:delText>
        </w:r>
      </w:del>
      <w:ins w:id="760" w:author="Author">
        <w:r w:rsidR="006E1D97">
          <w:rPr>
            <w:rFonts w:ascii="Times New Roman" w:eastAsia="Times New Roman" w:hAnsi="Times New Roman" w:cs="Times New Roman"/>
            <w:sz w:val="22"/>
          </w:rPr>
          <w:t xml:space="preserve">, </w:t>
        </w:r>
      </w:ins>
      <w:del w:id="761" w:author="Author">
        <w:r w:rsidDel="006E1D97">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Deep</w:t>
      </w:r>
      <w:ins w:id="762" w:author="Author">
        <w:r w:rsidR="002B0F6B">
          <w:rPr>
            <w:rFonts w:ascii="Times New Roman" w:eastAsia="Times New Roman" w:hAnsi="Times New Roman" w:cs="Times New Roman"/>
            <w:sz w:val="22"/>
          </w:rPr>
          <w:t>-</w:t>
        </w:r>
      </w:ins>
      <w:del w:id="763"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w:t>
      </w:r>
    </w:p>
    <w:p w14:paraId="0906B973" w14:textId="380E71D8" w:rsidR="00940DD6" w:rsidRDefault="00CD2E03">
      <w:pPr>
        <w:spacing w:line="480" w:lineRule="auto"/>
        <w:rPr>
          <w:rFonts w:ascii="Times New Roman" w:eastAsia="Times New Roman" w:hAnsi="Times New Roman" w:cs="Times New Roman"/>
          <w:sz w:val="22"/>
        </w:rPr>
      </w:pPr>
      <w:del w:id="764" w:author="Author">
        <w:r w:rsidDel="006E1D97">
          <w:rPr>
            <w:rFonts w:ascii="Times New Roman" w:eastAsia="Times New Roman" w:hAnsi="Times New Roman" w:cs="Times New Roman"/>
            <w:sz w:val="22"/>
          </w:rPr>
          <w:delText xml:space="preserve">A. </w:delText>
        </w:r>
      </w:del>
      <w:r>
        <w:rPr>
          <w:rFonts w:ascii="Times New Roman" w:eastAsia="Times New Roman" w:hAnsi="Times New Roman" w:cs="Times New Roman"/>
          <w:sz w:val="22"/>
        </w:rPr>
        <w:t xml:space="preserve">Area under </w:t>
      </w:r>
      <w:ins w:id="765"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receiver operating characteristic curve (A) and precision-recall curve (B) </w:t>
      </w:r>
      <w:ins w:id="766" w:author="Author">
        <w:r>
          <w:rPr>
            <w:rFonts w:ascii="Times New Roman" w:eastAsia="Times New Roman" w:hAnsi="Times New Roman" w:cs="Times New Roman"/>
            <w:sz w:val="22"/>
          </w:rPr>
          <w:t>were</w:t>
        </w:r>
      </w:ins>
      <w:del w:id="767" w:author="Author">
        <w:r>
          <w:rPr>
            <w:rFonts w:ascii="Times New Roman" w:eastAsia="Times New Roman" w:hAnsi="Times New Roman" w:cs="Times New Roman"/>
            <w:sz w:val="22"/>
          </w:rPr>
          <w:delText>was</w:delText>
        </w:r>
      </w:del>
      <w:r>
        <w:rPr>
          <w:rFonts w:ascii="Times New Roman" w:eastAsia="Times New Roman" w:hAnsi="Times New Roman" w:cs="Times New Roman"/>
          <w:sz w:val="22"/>
        </w:rPr>
        <w:t xml:space="preserve"> measured and depicted by dividing all data into myopathy, neuropathy, and normal.</w:t>
      </w:r>
      <w:del w:id="768" w:author="Author">
        <w:r w:rsidDel="00BC7853">
          <w:rPr>
            <w:rFonts w:ascii="Times New Roman" w:eastAsia="Times New Roman" w:hAnsi="Times New Roman" w:cs="Times New Roman"/>
            <w:sz w:val="22"/>
          </w:rPr>
          <w:delText xml:space="preserve"> </w:delText>
        </w:r>
      </w:del>
    </w:p>
    <w:p w14:paraId="620529DF" w14:textId="72B6671D" w:rsidR="00940DD6" w:rsidRDefault="00CD2E03">
      <w:pPr>
        <w:spacing w:line="480" w:lineRule="auto"/>
        <w:rPr>
          <w:rFonts w:ascii="Times New Roman" w:eastAsia="Times New Roman" w:hAnsi="Times New Roman" w:cs="Times New Roman"/>
          <w:sz w:val="22"/>
        </w:rPr>
      </w:pPr>
      <w:ins w:id="769" w:author="Author">
        <w:r>
          <w:rPr>
            <w:rFonts w:ascii="Times New Roman" w:eastAsia="Times New Roman" w:hAnsi="Times New Roman" w:cs="Times New Roman"/>
            <w:sz w:val="22"/>
          </w:rPr>
          <w:t>The individual</w:t>
        </w:r>
      </w:ins>
      <w:del w:id="770" w:author="Author">
        <w:r>
          <w:rPr>
            <w:rFonts w:ascii="Times New Roman" w:eastAsia="Times New Roman" w:hAnsi="Times New Roman" w:cs="Times New Roman"/>
            <w:sz w:val="22"/>
          </w:rPr>
          <w:delText>Individual</w:delText>
        </w:r>
      </w:del>
      <w:r>
        <w:rPr>
          <w:rFonts w:ascii="Times New Roman" w:eastAsia="Times New Roman" w:hAnsi="Times New Roman" w:cs="Times New Roman"/>
          <w:sz w:val="22"/>
        </w:rPr>
        <w:t xml:space="preserve"> physician performance is annotated by the blue cross</w:t>
      </w:r>
      <w:ins w:id="771"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and </w:t>
      </w:r>
      <w:ins w:id="772" w:author="Author">
        <w:r>
          <w:rPr>
            <w:rFonts w:ascii="Times New Roman" w:eastAsia="Times New Roman" w:hAnsi="Times New Roman" w:cs="Times New Roman"/>
            <w:sz w:val="22"/>
          </w:rPr>
          <w:t>the average</w:t>
        </w:r>
      </w:ins>
      <w:del w:id="773" w:author="Author">
        <w:r>
          <w:rPr>
            <w:rFonts w:ascii="Times New Roman" w:eastAsia="Times New Roman" w:hAnsi="Times New Roman" w:cs="Times New Roman"/>
            <w:sz w:val="22"/>
          </w:rPr>
          <w:delText>averaged</w:delText>
        </w:r>
      </w:del>
      <w:r>
        <w:rPr>
          <w:rFonts w:ascii="Times New Roman" w:eastAsia="Times New Roman" w:hAnsi="Times New Roman" w:cs="Times New Roman"/>
          <w:sz w:val="22"/>
        </w:rPr>
        <w:t xml:space="preserve"> physician performance is annotated by the red dot.</w:t>
      </w:r>
      <w:del w:id="774" w:author="Author">
        <w:r w:rsidDel="00BC7853">
          <w:rPr>
            <w:rFonts w:ascii="Times New Roman" w:eastAsia="Times New Roman" w:hAnsi="Times New Roman" w:cs="Times New Roman"/>
            <w:sz w:val="22"/>
          </w:rPr>
          <w:delText xml:space="preserve"> </w:delText>
        </w:r>
      </w:del>
    </w:p>
    <w:p w14:paraId="7B243995" w14:textId="77777777" w:rsidR="00940DD6" w:rsidRDefault="00940DD6">
      <w:pPr>
        <w:spacing w:line="480" w:lineRule="auto"/>
        <w:rPr>
          <w:rFonts w:ascii="Times New Roman" w:eastAsia="Times New Roman" w:hAnsi="Times New Roman" w:cs="Times New Roman"/>
          <w:sz w:val="22"/>
        </w:rPr>
      </w:pPr>
    </w:p>
    <w:p w14:paraId="37C206B6" w14:textId="2F74FF10" w:rsidR="00940DD6" w:rsidRDefault="00CD2E03">
      <w:pPr>
        <w:spacing w:line="480" w:lineRule="auto"/>
        <w:jc w:val="left"/>
        <w:rPr>
          <w:rFonts w:ascii="Times New Roman" w:eastAsia="Times New Roman" w:hAnsi="Times New Roman" w:cs="Times New Roman"/>
          <w:sz w:val="22"/>
        </w:rPr>
      </w:pPr>
      <w:ins w:id="775" w:author="Author">
        <w:r>
          <w:rPr>
            <w:rFonts w:ascii="Times New Roman" w:eastAsia="Times New Roman" w:hAnsi="Times New Roman" w:cs="Times New Roman"/>
            <w:sz w:val="22"/>
          </w:rPr>
          <w:t>The overall prediction pattern was identified from</w:t>
        </w:r>
      </w:ins>
      <w:del w:id="776" w:author="Author">
        <w:r>
          <w:rPr>
            <w:rFonts w:ascii="Times New Roman" w:eastAsia="Times New Roman" w:hAnsi="Times New Roman" w:cs="Times New Roman"/>
            <w:sz w:val="22"/>
          </w:rPr>
          <w:delText>From</w:delText>
        </w:r>
      </w:del>
      <w:r>
        <w:rPr>
          <w:rFonts w:ascii="Times New Roman" w:eastAsia="Times New Roman" w:hAnsi="Times New Roman" w:cs="Times New Roman"/>
          <w:sz w:val="22"/>
        </w:rPr>
        <w:t xml:space="preserve"> the confusion matrix of physicians and the deep</w:t>
      </w:r>
      <w:ins w:id="777" w:author="Author" w:date="2022-03-14T14:05:00Z">
        <w:r w:rsidR="0088222A">
          <w:rPr>
            <w:rFonts w:ascii="Times New Roman" w:eastAsia="Times New Roman" w:hAnsi="Times New Roman" w:cs="Times New Roman"/>
            <w:sz w:val="22"/>
          </w:rPr>
          <w:t>-</w:t>
        </w:r>
      </w:ins>
      <w:del w:id="778" w:author="Author" w:date="2022-03-14T14:05:00Z">
        <w:r w:rsidDel="0088222A">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w:t>
      </w:r>
      <w:del w:id="779" w:author="Author">
        <w:r>
          <w:rPr>
            <w:rFonts w:ascii="Times New Roman" w:eastAsia="Times New Roman" w:hAnsi="Times New Roman" w:cs="Times New Roman"/>
            <w:sz w:val="22"/>
          </w:rPr>
          <w:delText>, the overall prediction pattern was identified</w:delText>
        </w:r>
      </w:del>
      <w:r>
        <w:rPr>
          <w:rFonts w:ascii="Times New Roman" w:eastAsia="Times New Roman" w:hAnsi="Times New Roman" w:cs="Times New Roman"/>
          <w:sz w:val="22"/>
        </w:rPr>
        <w:t xml:space="preserve"> (</w:t>
      </w:r>
      <w:r>
        <w:rPr>
          <w:rFonts w:ascii="Times New Roman" w:hAnsi="Times New Roman" w:cs="Times New Roman"/>
          <w:sz w:val="22"/>
        </w:rPr>
        <w:fldChar w:fldCharType="begin"/>
      </w:r>
      <w:r>
        <w:rPr>
          <w:rFonts w:ascii="Times New Roman" w:hAnsi="Times New Roman" w:cs="Times New Roman"/>
          <w:sz w:val="22"/>
        </w:rPr>
        <w:instrText xml:space="preserve"> REF _Ref97337786 \h  \* MERGEFORMAT </w:instrText>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Fig 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The correctly predicted ratios for myopathy, neuropathy, and normal </w:t>
      </w:r>
      <w:ins w:id="780" w:author="Author">
        <w:r w:rsidR="006E1D97">
          <w:rPr>
            <w:rFonts w:ascii="Times New Roman" w:eastAsia="Times New Roman" w:hAnsi="Times New Roman" w:cs="Times New Roman"/>
            <w:sz w:val="22"/>
          </w:rPr>
          <w:t xml:space="preserve">patients </w:t>
        </w:r>
      </w:ins>
      <w:r>
        <w:rPr>
          <w:rFonts w:ascii="Times New Roman" w:eastAsia="Times New Roman" w:hAnsi="Times New Roman" w:cs="Times New Roman"/>
          <w:sz w:val="22"/>
        </w:rPr>
        <w:t>by the deep</w:t>
      </w:r>
      <w:ins w:id="781" w:author="Author">
        <w:r w:rsidR="002B0F6B">
          <w:rPr>
            <w:rFonts w:ascii="Times New Roman" w:eastAsia="Times New Roman" w:hAnsi="Times New Roman" w:cs="Times New Roman"/>
            <w:sz w:val="22"/>
          </w:rPr>
          <w:t>-</w:t>
        </w:r>
      </w:ins>
      <w:del w:id="782"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 were 80.70%±4.96%, 64.71%±4.80%, and 69.05%±12.14%, respectively</w:t>
      </w:r>
      <w:ins w:id="783" w:author="Author">
        <w:r>
          <w:rPr>
            <w:rFonts w:ascii="Times New Roman" w:eastAsia="Times New Roman" w:hAnsi="Times New Roman" w:cs="Times New Roman"/>
            <w:sz w:val="22"/>
          </w:rPr>
          <w:t>. The</w:t>
        </w:r>
      </w:ins>
      <w:del w:id="784" w:author="Author">
        <w:r>
          <w:rPr>
            <w:rFonts w:ascii="Times New Roman" w:eastAsia="Times New Roman" w:hAnsi="Times New Roman" w:cs="Times New Roman"/>
            <w:sz w:val="22"/>
          </w:rPr>
          <w:delText>; the</w:delText>
        </w:r>
      </w:del>
      <w:r>
        <w:rPr>
          <w:rFonts w:ascii="Times New Roman" w:eastAsia="Times New Roman" w:hAnsi="Times New Roman" w:cs="Times New Roman"/>
          <w:sz w:val="22"/>
        </w:rPr>
        <w:t xml:space="preserve"> correctly electro-diagnosed ratios for myopathy, neuropathy, and normal </w:t>
      </w:r>
      <w:ins w:id="785" w:author="Author">
        <w:r w:rsidR="006E1D97">
          <w:rPr>
            <w:rFonts w:ascii="Times New Roman" w:eastAsia="Times New Roman" w:hAnsi="Times New Roman" w:cs="Times New Roman"/>
            <w:sz w:val="22"/>
          </w:rPr>
          <w:t xml:space="preserve">patients </w:t>
        </w:r>
      </w:ins>
      <w:r>
        <w:rPr>
          <w:rFonts w:ascii="Times New Roman" w:eastAsia="Times New Roman" w:hAnsi="Times New Roman" w:cs="Times New Roman"/>
          <w:sz w:val="22"/>
        </w:rPr>
        <w:t xml:space="preserve">by the </w:t>
      </w:r>
      <w:r>
        <w:rPr>
          <w:rFonts w:ascii="Times New Roman" w:eastAsia="Times New Roman" w:hAnsi="Times New Roman" w:cs="Times New Roman"/>
          <w:sz w:val="22"/>
        </w:rPr>
        <w:lastRenderedPageBreak/>
        <w:t>physicians were 49.49%±13.04%, 79.41%±2.94%, and 32.14%±12.20%, respectively. The deep</w:t>
      </w:r>
      <w:ins w:id="786" w:author="Author">
        <w:r w:rsidR="002B0F6B">
          <w:rPr>
            <w:rFonts w:ascii="Times New Roman" w:eastAsia="Times New Roman" w:hAnsi="Times New Roman" w:cs="Times New Roman"/>
            <w:sz w:val="22"/>
          </w:rPr>
          <w:t>-</w:t>
        </w:r>
      </w:ins>
      <w:del w:id="787"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outperformed physicians in predicting myopathy and </w:t>
      </w:r>
      <w:ins w:id="788" w:author="Author">
        <w:del w:id="789" w:author="Author">
          <w:r w:rsidDel="006E1D97">
            <w:rPr>
              <w:rFonts w:ascii="Times New Roman" w:eastAsia="Times New Roman" w:hAnsi="Times New Roman" w:cs="Times New Roman"/>
              <w:sz w:val="22"/>
            </w:rPr>
            <w:delText>normalcy</w:delText>
          </w:r>
        </w:del>
      </w:ins>
      <w:r>
        <w:rPr>
          <w:rFonts w:ascii="Times New Roman" w:eastAsia="Times New Roman" w:hAnsi="Times New Roman" w:cs="Times New Roman"/>
          <w:sz w:val="22"/>
        </w:rPr>
        <w:t>normal</w:t>
      </w:r>
      <w:ins w:id="790" w:author="Author">
        <w:r w:rsidR="006E1D97">
          <w:rPr>
            <w:rFonts w:ascii="Times New Roman" w:eastAsia="Times New Roman" w:hAnsi="Times New Roman" w:cs="Times New Roman"/>
            <w:sz w:val="22"/>
          </w:rPr>
          <w:t xml:space="preserve"> patients</w:t>
        </w:r>
      </w:ins>
      <w:r>
        <w:rPr>
          <w:rFonts w:ascii="Times New Roman" w:eastAsia="Times New Roman" w:hAnsi="Times New Roman" w:cs="Times New Roman"/>
          <w:sz w:val="22"/>
        </w:rPr>
        <w:t xml:space="preserve">, </w:t>
      </w:r>
      <w:commentRangeStart w:id="791"/>
      <w:commentRangeEnd w:id="791"/>
      <w:r>
        <w:rPr>
          <w:rStyle w:val="CommentReference"/>
        </w:rPr>
        <w:commentReference w:id="791"/>
      </w:r>
      <w:ins w:id="792" w:author="Author">
        <w:r>
          <w:rPr>
            <w:rFonts w:ascii="Times New Roman" w:eastAsia="Times New Roman" w:hAnsi="Times New Roman" w:cs="Times New Roman"/>
            <w:sz w:val="22"/>
          </w:rPr>
          <w:t>but</w:t>
        </w:r>
      </w:ins>
      <w:del w:id="793" w:author="Author">
        <w:r>
          <w:rPr>
            <w:rFonts w:ascii="Times New Roman" w:eastAsia="Times New Roman" w:hAnsi="Times New Roman" w:cs="Times New Roman"/>
            <w:sz w:val="22"/>
          </w:rPr>
          <w:delText>and</w:delText>
        </w:r>
      </w:del>
      <w:r>
        <w:rPr>
          <w:rFonts w:ascii="Times New Roman" w:eastAsia="Times New Roman" w:hAnsi="Times New Roman" w:cs="Times New Roman"/>
          <w:sz w:val="22"/>
        </w:rPr>
        <w:t xml:space="preserve"> not in predicting neuropathy.</w:t>
      </w:r>
      <w:del w:id="794" w:author="Author">
        <w:r w:rsidDel="00BC7853">
          <w:rPr>
            <w:rFonts w:ascii="Times New Roman" w:eastAsia="Times New Roman" w:hAnsi="Times New Roman" w:cs="Times New Roman"/>
            <w:sz w:val="22"/>
          </w:rPr>
          <w:delText xml:space="preserve"> </w:delText>
        </w:r>
      </w:del>
    </w:p>
    <w:p w14:paraId="69DC2770" w14:textId="77777777" w:rsidR="00940DD6" w:rsidRDefault="00940DD6">
      <w:pPr>
        <w:spacing w:line="480" w:lineRule="auto"/>
        <w:jc w:val="left"/>
        <w:rPr>
          <w:rFonts w:ascii="Times New Roman" w:eastAsia="Times New Roman" w:hAnsi="Times New Roman" w:cs="Times New Roman"/>
          <w:sz w:val="22"/>
        </w:rPr>
      </w:pPr>
    </w:p>
    <w:p w14:paraId="3DE1DB2A" w14:textId="61612A9C" w:rsidR="00940DD6" w:rsidDel="009E6293" w:rsidRDefault="00CD2E03">
      <w:pPr>
        <w:pStyle w:val="Caption"/>
        <w:rPr>
          <w:del w:id="795" w:author="Author"/>
        </w:rPr>
      </w:pPr>
      <w:del w:id="796" w:author="Author">
        <w:r w:rsidDel="009E6293">
          <w:delText xml:space="preserve">Fig </w:delText>
        </w:r>
        <w:r w:rsidDel="009E6293">
          <w:fldChar w:fldCharType="begin"/>
        </w:r>
        <w:r w:rsidDel="009E6293">
          <w:delInstrText xml:space="preserve"> SEQ Figure \* ARABIC </w:delInstrText>
        </w:r>
        <w:r w:rsidDel="009E6293">
          <w:fldChar w:fldCharType="separate"/>
        </w:r>
        <w:r w:rsidDel="009E6293">
          <w:delText>2</w:delText>
        </w:r>
        <w:r w:rsidDel="009E6293">
          <w:fldChar w:fldCharType="end"/>
        </w:r>
        <w:r w:rsidDel="009E6293">
          <w:delText>. Confusion matrices of (A) physician electro-diagnosis results and (B) the deep learning model prediction results</w:delText>
        </w:r>
      </w:del>
    </w:p>
    <w:p w14:paraId="1CA1AE2E" w14:textId="77777777" w:rsidR="00940DD6" w:rsidRDefault="00CD2E03">
      <w:pPr>
        <w:spacing w:line="480" w:lineRule="auto"/>
        <w:rPr>
          <w:rFonts w:ascii="Times New Roman" w:eastAsia="Times New Roman" w:hAnsi="Times New Roman" w:cs="Times New Roman"/>
          <w:sz w:val="22"/>
        </w:rPr>
      </w:pPr>
      <w:r>
        <w:rPr>
          <w:noProof/>
        </w:rPr>
        <w:drawing>
          <wp:inline distT="0" distB="0" distL="0" distR="0" wp14:anchorId="4C540F84" wp14:editId="4FE405CE">
            <wp:extent cx="5731510" cy="2561590"/>
            <wp:effectExtent l="0" t="0" r="2540" b="0"/>
            <wp:docPr id="830856158"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2. confusion matri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229B0F2F" w14:textId="045541E0" w:rsidR="009E6293" w:rsidRDefault="009E6293" w:rsidP="009E6293">
      <w:pPr>
        <w:pStyle w:val="Caption"/>
        <w:rPr>
          <w:ins w:id="797" w:author="Author"/>
        </w:rPr>
      </w:pPr>
      <w:ins w:id="798" w:author="Author">
        <w:r>
          <w:t xml:space="preserve">Fig </w:t>
        </w:r>
        <w:r>
          <w:fldChar w:fldCharType="begin"/>
        </w:r>
        <w:r>
          <w:instrText xml:space="preserve"> SEQ Figure \* ARABIC </w:instrText>
        </w:r>
        <w:r>
          <w:fldChar w:fldCharType="separate"/>
        </w:r>
        <w:r>
          <w:t>2</w:t>
        </w:r>
        <w:r>
          <w:fldChar w:fldCharType="end"/>
        </w:r>
        <w:r>
          <w:t>. Confusion matrices of (A) physician electrodiagnosis results and (B) the deep</w:t>
        </w:r>
        <w:r w:rsidR="002B0F6B">
          <w:t>-</w:t>
        </w:r>
        <w:r>
          <w:t>learning model prediction results</w:t>
        </w:r>
      </w:ins>
    </w:p>
    <w:p w14:paraId="01A3DEFA" w14:textId="77777777" w:rsidR="00940DD6" w:rsidRDefault="00940DD6">
      <w:pPr>
        <w:spacing w:line="480" w:lineRule="auto"/>
        <w:rPr>
          <w:rFonts w:ascii="Times New Roman" w:eastAsia="Times New Roman" w:hAnsi="Times New Roman" w:cs="Times New Roman"/>
          <w:sz w:val="22"/>
        </w:rPr>
      </w:pPr>
    </w:p>
    <w:p w14:paraId="06ADBC25" w14:textId="04DFDC2D" w:rsidR="00940DD6" w:rsidRDefault="00CD2E03">
      <w:pPr>
        <w:spacing w:line="480" w:lineRule="auto"/>
        <w:rPr>
          <w:rFonts w:ascii="Times New Roman" w:eastAsia="Times New Roman" w:hAnsi="Times New Roman" w:cs="Times New Roman"/>
          <w:sz w:val="22"/>
        </w:rPr>
      </w:pPr>
      <w:r>
        <w:rPr>
          <w:rFonts w:ascii="Times New Roman" w:eastAsia="Times New Roman" w:hAnsi="Times New Roman" w:cs="Times New Roman"/>
          <w:b/>
          <w:sz w:val="24"/>
        </w:rPr>
        <w:t xml:space="preserve">Performance of the machine learning model considering </w:t>
      </w:r>
      <w:del w:id="799" w:author="Author">
        <w:r w:rsidDel="009E6293">
          <w:rPr>
            <w:rFonts w:ascii="Times New Roman" w:eastAsia="Times New Roman" w:hAnsi="Times New Roman" w:cs="Times New Roman"/>
            <w:b/>
            <w:sz w:val="24"/>
          </w:rPr>
          <w:delText xml:space="preserve">the </w:delText>
        </w:r>
      </w:del>
      <w:r>
        <w:rPr>
          <w:rFonts w:ascii="Times New Roman" w:eastAsia="Times New Roman" w:hAnsi="Times New Roman" w:cs="Times New Roman"/>
          <w:b/>
          <w:sz w:val="24"/>
        </w:rPr>
        <w:t>muscle location information</w:t>
      </w:r>
    </w:p>
    <w:p w14:paraId="52178812" w14:textId="2A109ED9" w:rsidR="00940DD6" w:rsidRDefault="00CD2E03">
      <w:pPr>
        <w:spacing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The </w:t>
      </w:r>
      <w:ins w:id="800" w:author="Author">
        <w:r>
          <w:rPr>
            <w:rFonts w:ascii="Times New Roman" w:eastAsia="Times New Roman" w:hAnsi="Times New Roman" w:cs="Times New Roman"/>
            <w:sz w:val="22"/>
          </w:rPr>
          <w:t>performance</w:t>
        </w:r>
      </w:ins>
      <w:del w:id="801" w:author="Author">
        <w:r>
          <w:rPr>
            <w:rFonts w:ascii="Times New Roman" w:eastAsia="Times New Roman" w:hAnsi="Times New Roman" w:cs="Times New Roman"/>
            <w:sz w:val="22"/>
          </w:rPr>
          <w:delText>performances</w:delText>
        </w:r>
      </w:del>
      <w:r>
        <w:rPr>
          <w:rFonts w:ascii="Times New Roman" w:eastAsia="Times New Roman" w:hAnsi="Times New Roman" w:cs="Times New Roman"/>
          <w:sz w:val="22"/>
        </w:rPr>
        <w:t xml:space="preserve"> of </w:t>
      </w:r>
      <w:ins w:id="802"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deep</w:t>
      </w:r>
      <w:ins w:id="803" w:author="Author">
        <w:r w:rsidR="002B0F6B">
          <w:rPr>
            <w:rFonts w:ascii="Times New Roman" w:eastAsia="Times New Roman" w:hAnsi="Times New Roman" w:cs="Times New Roman"/>
            <w:sz w:val="22"/>
          </w:rPr>
          <w:t>-</w:t>
        </w:r>
      </w:ins>
      <w:del w:id="804"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 did not change significantly when muscle location information was added. The accuracy, sensitivity, specificity, PPC, and F1 score of the deep</w:t>
      </w:r>
      <w:ins w:id="805" w:author="Author">
        <w:r w:rsidR="002B0F6B">
          <w:rPr>
            <w:rFonts w:ascii="Times New Roman" w:eastAsia="Times New Roman" w:hAnsi="Times New Roman" w:cs="Times New Roman"/>
            <w:sz w:val="22"/>
          </w:rPr>
          <w:t>-</w:t>
        </w:r>
      </w:ins>
      <w:del w:id="806"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considering </w:t>
      </w:r>
      <w:del w:id="807"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muscle location information were 0.700±0.053, 0.698±0.048, 0.848±0.026, 0.703±0.058, and 0.694±0.049, respectively (S2 Table). The AUROC of the same deep</w:t>
      </w:r>
      <w:ins w:id="808" w:author="Author">
        <w:r w:rsidR="002B0F6B">
          <w:rPr>
            <w:rFonts w:ascii="Times New Roman" w:eastAsia="Times New Roman" w:hAnsi="Times New Roman" w:cs="Times New Roman"/>
            <w:sz w:val="22"/>
          </w:rPr>
          <w:t>-</w:t>
        </w:r>
      </w:ins>
      <w:del w:id="809"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 were 0.841 (95% CI</w:t>
      </w:r>
      <w:ins w:id="810"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0.811–0.871), 0.736 (95% CI 0.731–0.741), and 0.792 (95% CI 0.719–0.864) for myopathy, neuropathy, and normal</w:t>
      </w:r>
      <w:ins w:id="811" w:author="Author">
        <w:r w:rsidR="00DB7E40">
          <w:rPr>
            <w:rFonts w:ascii="Times New Roman" w:eastAsia="Times New Roman" w:hAnsi="Times New Roman" w:cs="Times New Roman"/>
            <w:sz w:val="22"/>
          </w:rPr>
          <w:t xml:space="preserve"> patients</w:t>
        </w:r>
      </w:ins>
      <w:r>
        <w:rPr>
          <w:rFonts w:ascii="Times New Roman" w:eastAsia="Times New Roman" w:hAnsi="Times New Roman" w:cs="Times New Roman"/>
          <w:sz w:val="22"/>
        </w:rPr>
        <w:t>, respectively (</w:t>
      </w:r>
      <w:r>
        <w:rPr>
          <w:rFonts w:ascii="Times New Roman" w:hAnsi="Times New Roman" w:cs="Times New Roman"/>
          <w:sz w:val="22"/>
        </w:rPr>
        <w:fldChar w:fldCharType="begin"/>
      </w:r>
      <w:r>
        <w:rPr>
          <w:rFonts w:ascii="Times New Roman" w:hAnsi="Times New Roman" w:cs="Times New Roman"/>
          <w:sz w:val="22"/>
        </w:rPr>
        <w:instrText xml:space="preserve"> REF _Ref97340200 \h  \* MERGEFORMAT </w:instrText>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S3</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Fig). The correctly predicted ratios for myopathy, neuropathy, and normal </w:t>
      </w:r>
      <w:ins w:id="812" w:author="Author">
        <w:r w:rsidR="00DB7E40">
          <w:rPr>
            <w:rFonts w:ascii="Times New Roman" w:eastAsia="Times New Roman" w:hAnsi="Times New Roman" w:cs="Times New Roman"/>
            <w:sz w:val="22"/>
          </w:rPr>
          <w:t xml:space="preserve">patients </w:t>
        </w:r>
      </w:ins>
      <w:r>
        <w:rPr>
          <w:rFonts w:ascii="Times New Roman" w:eastAsia="Times New Roman" w:hAnsi="Times New Roman" w:cs="Times New Roman"/>
          <w:sz w:val="22"/>
        </w:rPr>
        <w:t>were 80.70%±8.95%, 54.90%±2.77%, and 73.81%±3.37%, respectively (</w:t>
      </w:r>
      <w:r>
        <w:rPr>
          <w:rFonts w:ascii="Times New Roman" w:hAnsi="Times New Roman" w:cs="Times New Roman"/>
          <w:sz w:val="22"/>
        </w:rPr>
        <w:fldChar w:fldCharType="begin"/>
      </w:r>
      <w:r>
        <w:rPr>
          <w:rFonts w:ascii="Times New Roman" w:hAnsi="Times New Roman" w:cs="Times New Roman"/>
          <w:sz w:val="22"/>
        </w:rPr>
        <w:instrText xml:space="preserve"> REF _Ref97340594 \h  \* MERGEFORMAT </w:instrText>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S4</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Fig). </w:t>
      </w:r>
      <w:del w:id="813" w:author="Author">
        <w:r>
          <w:rPr>
            <w:rFonts w:ascii="Times New Roman" w:eastAsia="Times New Roman" w:hAnsi="Times New Roman" w:cs="Times New Roman"/>
            <w:sz w:val="22"/>
          </w:rPr>
          <w:delText xml:space="preserve">From the </w:delText>
        </w:r>
      </w:del>
      <w:r>
        <w:rPr>
          <w:rFonts w:ascii="Times New Roman" w:eastAsia="Times New Roman" w:hAnsi="Times New Roman" w:cs="Times New Roman"/>
          <w:sz w:val="22"/>
        </w:rPr>
        <w:t>The prediction accuracies of CNN with muscle location information and those of CNN without muscle location information were as follows</w:t>
      </w:r>
      <w:ins w:id="814" w:author="Author">
        <w:r>
          <w:rPr>
            <w:rFonts w:ascii="Times New Roman" w:eastAsia="Times New Roman" w:hAnsi="Times New Roman" w:cs="Times New Roman"/>
            <w:sz w:val="22"/>
          </w:rPr>
          <w:t>:</w:t>
        </w:r>
      </w:ins>
      <w:del w:id="815"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the former and latter results for myopathy, </w:t>
      </w:r>
      <w:r>
        <w:rPr>
          <w:rFonts w:ascii="Times New Roman" w:eastAsia="Times New Roman" w:hAnsi="Times New Roman" w:cs="Times New Roman"/>
          <w:sz w:val="22"/>
        </w:rPr>
        <w:lastRenderedPageBreak/>
        <w:t xml:space="preserve">neuropathy, and normal </w:t>
      </w:r>
      <w:ins w:id="816" w:author="Author">
        <w:r w:rsidR="00DB7E40">
          <w:rPr>
            <w:rFonts w:ascii="Times New Roman" w:eastAsia="Times New Roman" w:hAnsi="Times New Roman" w:cs="Times New Roman"/>
            <w:sz w:val="22"/>
          </w:rPr>
          <w:t xml:space="preserve">patients </w:t>
        </w:r>
      </w:ins>
      <w:r>
        <w:rPr>
          <w:rFonts w:ascii="Times New Roman" w:eastAsia="Times New Roman" w:hAnsi="Times New Roman" w:cs="Times New Roman"/>
          <w:sz w:val="22"/>
        </w:rPr>
        <w:t xml:space="preserve">were 80.70%±8.95%, 54.90%±2.77%, </w:t>
      </w:r>
      <w:ins w:id="817" w:author="Author">
        <w:r w:rsidR="00DB7E40">
          <w:rPr>
            <w:rFonts w:ascii="Times New Roman" w:eastAsia="Times New Roman" w:hAnsi="Times New Roman" w:cs="Times New Roman"/>
            <w:sz w:val="22"/>
          </w:rPr>
          <w:t xml:space="preserve">and </w:t>
        </w:r>
      </w:ins>
      <w:r>
        <w:rPr>
          <w:rFonts w:ascii="Times New Roman" w:eastAsia="Times New Roman" w:hAnsi="Times New Roman" w:cs="Times New Roman"/>
          <w:sz w:val="22"/>
        </w:rPr>
        <w:t>73.81%±3.37%</w:t>
      </w:r>
      <w:del w:id="818" w:author="Author">
        <w:r w:rsidDel="00DB7E40">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and 80.70%±4.96%, 64.71%±4.80%, </w:t>
      </w:r>
      <w:ins w:id="819" w:author="Author">
        <w:r w:rsidR="00DB7E40">
          <w:rPr>
            <w:rFonts w:ascii="Times New Roman" w:eastAsia="Times New Roman" w:hAnsi="Times New Roman" w:cs="Times New Roman"/>
            <w:sz w:val="22"/>
          </w:rPr>
          <w:t xml:space="preserve">and </w:t>
        </w:r>
      </w:ins>
      <w:r>
        <w:rPr>
          <w:rFonts w:ascii="Times New Roman" w:eastAsia="Times New Roman" w:hAnsi="Times New Roman" w:cs="Times New Roman"/>
          <w:sz w:val="22"/>
        </w:rPr>
        <w:t>69.05%±12.14%, respectively (</w:t>
      </w:r>
      <w:r>
        <w:rPr>
          <w:rFonts w:ascii="Times New Roman" w:hAnsi="Times New Roman" w:cs="Times New Roman"/>
          <w:sz w:val="22"/>
        </w:rPr>
        <w:fldChar w:fldCharType="begin"/>
      </w:r>
      <w:r>
        <w:rPr>
          <w:rFonts w:ascii="Times New Roman" w:hAnsi="Times New Roman" w:cs="Times New Roman"/>
          <w:sz w:val="22"/>
        </w:rPr>
        <w:instrText xml:space="preserve"> REF _Ref97340594 \h  \* MERGEFORMAT </w:instrText>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S4</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Fig).</w:t>
      </w:r>
    </w:p>
    <w:p w14:paraId="6BCBFB75" w14:textId="0C70D61B" w:rsidR="00940DD6" w:rsidRDefault="00CD2E03">
      <w:pPr>
        <w:spacing w:line="480" w:lineRule="auto"/>
        <w:rPr>
          <w:rFonts w:ascii="Times New Roman" w:eastAsia="Times New Roman" w:hAnsi="Times New Roman" w:cs="Times New Roman"/>
          <w:b/>
          <w:sz w:val="24"/>
        </w:rPr>
      </w:pPr>
      <w:del w:id="820" w:author="Author">
        <w:r w:rsidDel="00DB7E40">
          <w:rPr>
            <w:rFonts w:ascii="Times New Roman" w:eastAsia="Times New Roman" w:hAnsi="Times New Roman" w:cs="Times New Roman"/>
            <w:b/>
            <w:sz w:val="24"/>
          </w:rPr>
          <w:delText>Mispredicted</w:delText>
        </w:r>
      </w:del>
      <w:ins w:id="821" w:author="Author">
        <w:r w:rsidR="00DB7E40">
          <w:rPr>
            <w:rFonts w:ascii="Times New Roman" w:eastAsia="Times New Roman" w:hAnsi="Times New Roman" w:cs="Times New Roman"/>
            <w:b/>
            <w:sz w:val="24"/>
          </w:rPr>
          <w:t>Mis-predicted</w:t>
        </w:r>
      </w:ins>
      <w:r>
        <w:rPr>
          <w:rFonts w:ascii="Times New Roman" w:eastAsia="Times New Roman" w:hAnsi="Times New Roman" w:cs="Times New Roman"/>
          <w:b/>
          <w:sz w:val="24"/>
        </w:rPr>
        <w:t xml:space="preserve"> cases of the deep</w:t>
      </w:r>
      <w:ins w:id="822" w:author="Author">
        <w:r w:rsidR="002B0F6B">
          <w:rPr>
            <w:rFonts w:ascii="Times New Roman" w:eastAsia="Times New Roman" w:hAnsi="Times New Roman" w:cs="Times New Roman"/>
            <w:b/>
            <w:sz w:val="24"/>
          </w:rPr>
          <w:t>-</w:t>
        </w:r>
      </w:ins>
      <w:del w:id="823" w:author="Author">
        <w:r w:rsidDel="002B0F6B">
          <w:rPr>
            <w:rFonts w:ascii="Times New Roman" w:eastAsia="Times New Roman" w:hAnsi="Times New Roman" w:cs="Times New Roman"/>
            <w:b/>
            <w:sz w:val="24"/>
          </w:rPr>
          <w:delText xml:space="preserve"> </w:delText>
        </w:r>
      </w:del>
      <w:r>
        <w:rPr>
          <w:rFonts w:ascii="Times New Roman" w:eastAsia="Times New Roman" w:hAnsi="Times New Roman" w:cs="Times New Roman"/>
          <w:b/>
          <w:sz w:val="24"/>
        </w:rPr>
        <w:t>learning model</w:t>
      </w:r>
    </w:p>
    <w:p w14:paraId="0B7AA2A8" w14:textId="1B5C9370" w:rsidR="00940DD6" w:rsidRDefault="00CD2E03">
      <w:pPr>
        <w:spacing w:line="480" w:lineRule="auto"/>
        <w:jc w:val="left"/>
        <w:rPr>
          <w:rFonts w:ascii="Times New Roman" w:eastAsia="Times New Roman" w:hAnsi="Times New Roman" w:cs="Times New Roman"/>
          <w:sz w:val="22"/>
        </w:rPr>
      </w:pPr>
      <w:del w:id="824" w:author="Author">
        <w:r>
          <w:rPr>
            <w:rFonts w:ascii="Times New Roman" w:eastAsia="Times New Roman" w:hAnsi="Times New Roman" w:cs="Times New Roman"/>
            <w:sz w:val="22"/>
          </w:rPr>
          <w:delText xml:space="preserve">In order </w:delText>
        </w:r>
      </w:del>
      <w:ins w:id="825" w:author="Author">
        <w:r>
          <w:rPr>
            <w:rFonts w:ascii="Times New Roman" w:eastAsia="Times New Roman" w:hAnsi="Times New Roman" w:cs="Times New Roman"/>
            <w:sz w:val="22"/>
          </w:rPr>
          <w:t>To</w:t>
        </w:r>
      </w:ins>
      <w:del w:id="826" w:author="Author">
        <w:r>
          <w:rPr>
            <w:rFonts w:ascii="Times New Roman" w:eastAsia="Times New Roman" w:hAnsi="Times New Roman" w:cs="Times New Roman"/>
            <w:sz w:val="22"/>
          </w:rPr>
          <w:delText>to</w:delText>
        </w:r>
      </w:del>
      <w:r>
        <w:rPr>
          <w:rFonts w:ascii="Times New Roman" w:eastAsia="Times New Roman" w:hAnsi="Times New Roman" w:cs="Times New Roman"/>
          <w:sz w:val="22"/>
        </w:rPr>
        <w:t xml:space="preserve"> analyze the reason </w:t>
      </w:r>
      <w:ins w:id="827" w:author="Author">
        <w:r>
          <w:rPr>
            <w:rFonts w:ascii="Times New Roman" w:eastAsia="Times New Roman" w:hAnsi="Times New Roman" w:cs="Times New Roman"/>
            <w:sz w:val="22"/>
          </w:rPr>
          <w:t>for the misclassification of</w:t>
        </w:r>
      </w:ins>
      <w:del w:id="828" w:author="Author">
        <w:r>
          <w:rPr>
            <w:rFonts w:ascii="Times New Roman" w:eastAsia="Times New Roman" w:hAnsi="Times New Roman" w:cs="Times New Roman"/>
            <w:sz w:val="22"/>
          </w:rPr>
          <w:delText>why</w:delText>
        </w:r>
      </w:del>
      <w:r>
        <w:rPr>
          <w:rFonts w:ascii="Times New Roman" w:eastAsia="Times New Roman" w:hAnsi="Times New Roman" w:cs="Times New Roman"/>
          <w:sz w:val="22"/>
        </w:rPr>
        <w:t xml:space="preserve"> the deep</w:t>
      </w:r>
      <w:ins w:id="829" w:author="Author">
        <w:r w:rsidR="002B0F6B">
          <w:rPr>
            <w:rFonts w:ascii="Times New Roman" w:eastAsia="Times New Roman" w:hAnsi="Times New Roman" w:cs="Times New Roman"/>
            <w:sz w:val="22"/>
          </w:rPr>
          <w:t>-</w:t>
        </w:r>
      </w:ins>
      <w:del w:id="830"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w:t>
      </w:r>
      <w:del w:id="831" w:author="Author">
        <w:r>
          <w:rPr>
            <w:rFonts w:ascii="Times New Roman" w:eastAsia="Times New Roman" w:hAnsi="Times New Roman" w:cs="Times New Roman"/>
            <w:sz w:val="22"/>
          </w:rPr>
          <w:delText xml:space="preserve"> misclassified</w:delText>
        </w:r>
      </w:del>
      <w:r>
        <w:rPr>
          <w:rFonts w:ascii="Times New Roman" w:eastAsia="Times New Roman" w:hAnsi="Times New Roman" w:cs="Times New Roman"/>
          <w:sz w:val="22"/>
        </w:rPr>
        <w:t xml:space="preserve">, we reviewed </w:t>
      </w:r>
      <w:del w:id="832"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 xml:space="preserve">misclassified nEMG signals. </w:t>
      </w:r>
      <w:ins w:id="833" w:author="Author">
        <w:r>
          <w:rPr>
            <w:rFonts w:ascii="Times New Roman" w:eastAsia="Times New Roman" w:hAnsi="Times New Roman" w:cs="Times New Roman"/>
            <w:sz w:val="22"/>
          </w:rPr>
          <w:t>Examples</w:t>
        </w:r>
      </w:ins>
      <w:del w:id="834" w:author="Author">
        <w:r>
          <w:rPr>
            <w:rFonts w:ascii="Times New Roman" w:eastAsia="Times New Roman" w:hAnsi="Times New Roman" w:cs="Times New Roman"/>
            <w:sz w:val="22"/>
          </w:rPr>
          <w:delText>The examples</w:delText>
        </w:r>
      </w:del>
      <w:r>
        <w:rPr>
          <w:rFonts w:ascii="Times New Roman" w:eastAsia="Times New Roman" w:hAnsi="Times New Roman" w:cs="Times New Roman"/>
          <w:sz w:val="22"/>
        </w:rPr>
        <w:t xml:space="preserve"> of </w:t>
      </w:r>
      <w:ins w:id="835" w:author="Author">
        <w:r>
          <w:rPr>
            <w:rFonts w:ascii="Times New Roman" w:eastAsia="Times New Roman" w:hAnsi="Times New Roman" w:cs="Times New Roman"/>
            <w:sz w:val="22"/>
          </w:rPr>
          <w:t>these</w:t>
        </w:r>
      </w:ins>
      <w:del w:id="836" w:author="Author">
        <w:r>
          <w:rPr>
            <w:rFonts w:ascii="Times New Roman" w:eastAsia="Times New Roman" w:hAnsi="Times New Roman" w:cs="Times New Roman"/>
            <w:sz w:val="22"/>
          </w:rPr>
          <w:delText>those</w:delText>
        </w:r>
      </w:del>
      <w:r>
        <w:rPr>
          <w:rFonts w:ascii="Times New Roman" w:eastAsia="Times New Roman" w:hAnsi="Times New Roman" w:cs="Times New Roman"/>
          <w:sz w:val="22"/>
        </w:rPr>
        <w:t xml:space="preserve"> are shown in </w:t>
      </w:r>
      <w:r>
        <w:rPr>
          <w:rFonts w:ascii="Times New Roman" w:hAnsi="Times New Roman" w:cs="Times New Roman"/>
          <w:sz w:val="22"/>
        </w:rPr>
        <w:fldChar w:fldCharType="begin"/>
      </w:r>
      <w:r>
        <w:rPr>
          <w:rFonts w:ascii="Times New Roman" w:hAnsi="Times New Roman" w:cs="Times New Roman"/>
          <w:sz w:val="22"/>
        </w:rPr>
        <w:instrText xml:space="preserve"> REF _Ref97341726 \h  \* MERGEFORMAT </w:instrText>
      </w:r>
      <w:r>
        <w:rPr>
          <w:rFonts w:ascii="Times New Roman" w:hAnsi="Times New Roman" w:cs="Times New Roman"/>
          <w:sz w:val="22"/>
        </w:rPr>
      </w:r>
      <w:r>
        <w:rPr>
          <w:rFonts w:ascii="Times New Roman" w:hAnsi="Times New Roman" w:cs="Times New Roman"/>
          <w:sz w:val="22"/>
        </w:rPr>
        <w:fldChar w:fldCharType="separate"/>
      </w:r>
      <w:ins w:id="837" w:author="Author">
        <w:r>
          <w:rPr>
            <w:rFonts w:ascii="Times New Roman" w:eastAsia="Times New Roman" w:hAnsi="Times New Roman" w:cs="Times New Roman"/>
            <w:sz w:val="22"/>
          </w:rPr>
          <w:t>Figure S5</w:t>
        </w:r>
      </w:ins>
      <w:del w:id="838" w:author="Author">
        <w:r>
          <w:rPr>
            <w:rFonts w:ascii="Times New Roman" w:eastAsia="Times New Roman" w:hAnsi="Times New Roman" w:cs="Times New Roman"/>
            <w:sz w:val="22"/>
          </w:rPr>
          <w:delText>S5</w:delText>
        </w:r>
      </w:del>
      <w:r>
        <w:rPr>
          <w:rFonts w:ascii="Times New Roman" w:eastAsia="Times New Roman" w:hAnsi="Times New Roman" w:cs="Times New Roman"/>
          <w:sz w:val="22"/>
        </w:rPr>
        <w:fldChar w:fldCharType="end"/>
      </w:r>
      <w:del w:id="839" w:author="Author">
        <w:r>
          <w:rPr>
            <w:rFonts w:ascii="Times New Roman" w:eastAsia="Times New Roman" w:hAnsi="Times New Roman" w:cs="Times New Roman"/>
            <w:sz w:val="22"/>
          </w:rPr>
          <w:delText xml:space="preserve"> Fig</w:delText>
        </w:r>
      </w:del>
      <w:r>
        <w:rPr>
          <w:rFonts w:ascii="Times New Roman" w:eastAsia="Times New Roman" w:hAnsi="Times New Roman" w:cs="Times New Roman"/>
          <w:sz w:val="22"/>
        </w:rPr>
        <w:t>.</w:t>
      </w:r>
    </w:p>
    <w:p w14:paraId="7ABEB0EA" w14:textId="7EC262E9" w:rsidR="00940DD6" w:rsidRDefault="00CD2E03">
      <w:pPr>
        <w:spacing w:line="480" w:lineRule="auto"/>
        <w:jc w:val="left"/>
        <w:rPr>
          <w:rFonts w:ascii="Times New Roman" w:eastAsia="Times New Roman" w:hAnsi="Times New Roman" w:cs="Times New Roman"/>
          <w:b/>
          <w:sz w:val="24"/>
        </w:rPr>
      </w:pPr>
      <w:r>
        <w:rPr>
          <w:rFonts w:ascii="Times New Roman" w:eastAsia="Times New Roman" w:hAnsi="Times New Roman" w:cs="Times New Roman"/>
          <w:b/>
          <w:sz w:val="24"/>
        </w:rPr>
        <w:t>Learned features of the deep</w:t>
      </w:r>
      <w:ins w:id="840" w:author="Author">
        <w:r w:rsidR="002B0F6B">
          <w:rPr>
            <w:rFonts w:ascii="Times New Roman" w:eastAsia="Times New Roman" w:hAnsi="Times New Roman" w:cs="Times New Roman"/>
            <w:b/>
            <w:sz w:val="24"/>
          </w:rPr>
          <w:t>-</w:t>
        </w:r>
      </w:ins>
      <w:del w:id="841" w:author="Author">
        <w:r w:rsidDel="002B0F6B">
          <w:rPr>
            <w:rFonts w:ascii="Times New Roman" w:eastAsia="Times New Roman" w:hAnsi="Times New Roman" w:cs="Times New Roman"/>
            <w:b/>
            <w:sz w:val="24"/>
          </w:rPr>
          <w:delText xml:space="preserve"> </w:delText>
        </w:r>
      </w:del>
      <w:r>
        <w:rPr>
          <w:rFonts w:ascii="Times New Roman" w:eastAsia="Times New Roman" w:hAnsi="Times New Roman" w:cs="Times New Roman"/>
          <w:b/>
          <w:sz w:val="24"/>
        </w:rPr>
        <w:t>learning model</w:t>
      </w:r>
      <w:del w:id="842" w:author="Author">
        <w:r w:rsidDel="00BC7853">
          <w:rPr>
            <w:rFonts w:ascii="Times New Roman" w:eastAsia="Times New Roman" w:hAnsi="Times New Roman" w:cs="Times New Roman"/>
            <w:b/>
            <w:sz w:val="24"/>
          </w:rPr>
          <w:delText xml:space="preserve"> </w:delText>
        </w:r>
      </w:del>
    </w:p>
    <w:p w14:paraId="0095EF75" w14:textId="53A75225"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 xml:space="preserve">The learned features of the </w:t>
      </w:r>
      <w:ins w:id="843" w:author="Author">
        <w:r>
          <w:rPr>
            <w:rFonts w:ascii="Times New Roman" w:eastAsia="Times New Roman" w:hAnsi="Times New Roman" w:cs="Times New Roman"/>
            <w:sz w:val="22"/>
          </w:rPr>
          <w:t>deep-learning</w:t>
        </w:r>
      </w:ins>
      <w:del w:id="844" w:author="Author">
        <w:r>
          <w:rPr>
            <w:rFonts w:ascii="Times New Roman" w:eastAsia="Times New Roman" w:hAnsi="Times New Roman" w:cs="Times New Roman"/>
            <w:sz w:val="22"/>
          </w:rPr>
          <w:delText>deep learning</w:delText>
        </w:r>
      </w:del>
      <w:r>
        <w:rPr>
          <w:rFonts w:ascii="Times New Roman" w:eastAsia="Times New Roman" w:hAnsi="Times New Roman" w:cs="Times New Roman"/>
          <w:sz w:val="22"/>
        </w:rPr>
        <w:t xml:space="preserve"> model were identified from </w:t>
      </w:r>
      <w:ins w:id="845" w:author="Author">
        <w:r>
          <w:rPr>
            <w:rFonts w:ascii="Times New Roman" w:eastAsia="Times New Roman" w:hAnsi="Times New Roman" w:cs="Times New Roman"/>
            <w:sz w:val="22"/>
          </w:rPr>
          <w:t>the signals created</w:t>
        </w:r>
      </w:ins>
      <w:del w:id="846" w:author="Author">
        <w:r>
          <w:rPr>
            <w:rFonts w:ascii="Times New Roman" w:eastAsia="Times New Roman" w:hAnsi="Times New Roman" w:cs="Times New Roman"/>
            <w:sz w:val="22"/>
          </w:rPr>
          <w:delText>created signals</w:delText>
        </w:r>
      </w:del>
      <w:r>
        <w:rPr>
          <w:rFonts w:ascii="Times New Roman" w:eastAsia="Times New Roman" w:hAnsi="Times New Roman" w:cs="Times New Roman"/>
          <w:sz w:val="22"/>
        </w:rPr>
        <w:t xml:space="preserve"> by applying feature visualization. The </w:t>
      </w:r>
      <w:ins w:id="847" w:author="Author">
        <w:r>
          <w:rPr>
            <w:rFonts w:ascii="Times New Roman" w:eastAsia="Times New Roman" w:hAnsi="Times New Roman" w:cs="Times New Roman"/>
            <w:sz w:val="22"/>
          </w:rPr>
          <w:t>generated</w:t>
        </w:r>
      </w:ins>
      <w:del w:id="848" w:author="Author">
        <w:r>
          <w:rPr>
            <w:rFonts w:ascii="Times New Roman" w:eastAsia="Times New Roman" w:hAnsi="Times New Roman" w:cs="Times New Roman"/>
            <w:sz w:val="22"/>
          </w:rPr>
          <w:delText>created</w:delText>
        </w:r>
      </w:del>
      <w:r>
        <w:rPr>
          <w:rFonts w:ascii="Times New Roman" w:eastAsia="Times New Roman" w:hAnsi="Times New Roman" w:cs="Times New Roman"/>
          <w:sz w:val="22"/>
        </w:rPr>
        <w:t xml:space="preserve"> signals were similar to the typical characteristics of neuropathy, myopathy, and normal</w:t>
      </w:r>
      <w:ins w:id="849" w:author="Author">
        <w:r w:rsidR="005E7E0F">
          <w:rPr>
            <w:rFonts w:ascii="Times New Roman" w:eastAsia="Times New Roman" w:hAnsi="Times New Roman" w:cs="Times New Roman"/>
            <w:sz w:val="22"/>
          </w:rPr>
          <w:t xml:space="preserve"> patients</w:t>
        </w:r>
      </w:ins>
      <w:r>
        <w:rPr>
          <w:rFonts w:ascii="Times New Roman" w:eastAsia="Times New Roman" w:hAnsi="Times New Roman" w:cs="Times New Roman"/>
          <w:sz w:val="22"/>
        </w:rPr>
        <w:t xml:space="preserve">. The waveform most likely to be predicted as myopathy and neuropathy showed small amplitudes </w:t>
      </w:r>
      <w:ins w:id="850" w:author="Author">
        <w:r w:rsidR="005E7E0F">
          <w:rPr>
            <w:rFonts w:ascii="Times New Roman" w:eastAsia="Times New Roman" w:hAnsi="Times New Roman" w:cs="Times New Roman"/>
            <w:sz w:val="22"/>
          </w:rPr>
          <w:t xml:space="preserve">and </w:t>
        </w:r>
      </w:ins>
      <w:del w:id="851" w:author="Author">
        <w:r w:rsidDel="005E7E0F">
          <w:rPr>
            <w:rFonts w:ascii="Times New Roman" w:eastAsia="Times New Roman" w:hAnsi="Times New Roman" w:cs="Times New Roman"/>
            <w:sz w:val="22"/>
          </w:rPr>
          <w:delText xml:space="preserve">as well as </w:delText>
        </w:r>
      </w:del>
      <w:r>
        <w:rPr>
          <w:rFonts w:ascii="Times New Roman" w:eastAsia="Times New Roman" w:hAnsi="Times New Roman" w:cs="Times New Roman"/>
          <w:sz w:val="22"/>
        </w:rPr>
        <w:t>short durations (</w:t>
      </w:r>
      <w:r>
        <w:rPr>
          <w:rFonts w:ascii="Times New Roman" w:hAnsi="Times New Roman" w:cs="Times New Roman"/>
          <w:sz w:val="22"/>
        </w:rPr>
        <w:fldChar w:fldCharType="begin"/>
      </w:r>
      <w:r>
        <w:rPr>
          <w:rFonts w:ascii="Times New Roman" w:hAnsi="Times New Roman" w:cs="Times New Roman"/>
          <w:sz w:val="22"/>
        </w:rPr>
        <w:instrText xml:space="preserve"> REF _Ref97342186 \h  \* MERGEFORMAT </w:instrText>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Fig 3</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A,B) and high amplitudes </w:t>
      </w:r>
      <w:ins w:id="852" w:author="Author">
        <w:r w:rsidR="005E7E0F">
          <w:rPr>
            <w:rFonts w:ascii="Times New Roman" w:eastAsia="Times New Roman" w:hAnsi="Times New Roman" w:cs="Times New Roman"/>
            <w:sz w:val="22"/>
          </w:rPr>
          <w:t xml:space="preserve">and </w:t>
        </w:r>
      </w:ins>
      <w:del w:id="853" w:author="Author">
        <w:r w:rsidDel="005E7E0F">
          <w:rPr>
            <w:rFonts w:ascii="Times New Roman" w:eastAsia="Times New Roman" w:hAnsi="Times New Roman" w:cs="Times New Roman"/>
            <w:sz w:val="22"/>
          </w:rPr>
          <w:delText xml:space="preserve">as well as </w:delText>
        </w:r>
      </w:del>
      <w:r>
        <w:rPr>
          <w:rFonts w:ascii="Times New Roman" w:eastAsia="Times New Roman" w:hAnsi="Times New Roman" w:cs="Times New Roman"/>
          <w:sz w:val="22"/>
        </w:rPr>
        <w:t>long durations, respectively (</w:t>
      </w:r>
      <w:r>
        <w:rPr>
          <w:rFonts w:ascii="Times New Roman" w:hAnsi="Times New Roman" w:cs="Times New Roman"/>
          <w:sz w:val="22"/>
        </w:rPr>
        <w:fldChar w:fldCharType="begin"/>
      </w:r>
      <w:r>
        <w:rPr>
          <w:rFonts w:ascii="Times New Roman" w:hAnsi="Times New Roman" w:cs="Times New Roman"/>
          <w:sz w:val="22"/>
        </w:rPr>
        <w:instrText xml:space="preserve"> REF _Ref97342186 \h  \* MERGEFORMAT </w:instrText>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Fig 3</w:t>
      </w:r>
      <w:r>
        <w:rPr>
          <w:rFonts w:ascii="Times New Roman" w:eastAsia="Times New Roman" w:hAnsi="Times New Roman" w:cs="Times New Roman"/>
          <w:sz w:val="22"/>
        </w:rPr>
        <w:fldChar w:fldCharType="end"/>
      </w:r>
      <w:r>
        <w:rPr>
          <w:rFonts w:ascii="Times New Roman" w:eastAsia="Times New Roman" w:hAnsi="Times New Roman" w:cs="Times New Roman"/>
          <w:sz w:val="22"/>
        </w:rPr>
        <w:t>C,D). Thus, we validated that the deep</w:t>
      </w:r>
      <w:ins w:id="854" w:author="Author">
        <w:r w:rsidR="002B0F6B">
          <w:rPr>
            <w:rFonts w:ascii="Times New Roman" w:eastAsia="Times New Roman" w:hAnsi="Times New Roman" w:cs="Times New Roman"/>
            <w:sz w:val="22"/>
          </w:rPr>
          <w:t>-</w:t>
        </w:r>
      </w:ins>
      <w:del w:id="855"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w:t>
      </w:r>
      <w:del w:id="856" w:author="Author">
        <w:r>
          <w:rPr>
            <w:rFonts w:ascii="Times New Roman" w:eastAsia="Times New Roman" w:hAnsi="Times New Roman" w:cs="Times New Roman"/>
            <w:sz w:val="22"/>
          </w:rPr>
          <w:delText xml:space="preserve">had </w:delText>
        </w:r>
      </w:del>
      <w:r>
        <w:rPr>
          <w:rFonts w:ascii="Times New Roman" w:eastAsia="Times New Roman" w:hAnsi="Times New Roman" w:cs="Times New Roman"/>
          <w:sz w:val="22"/>
        </w:rPr>
        <w:t xml:space="preserve">made predictions based on relevant features </w:t>
      </w:r>
      <w:ins w:id="857" w:author="Author">
        <w:r>
          <w:rPr>
            <w:rFonts w:ascii="Times New Roman" w:eastAsia="Times New Roman" w:hAnsi="Times New Roman" w:cs="Times New Roman"/>
            <w:sz w:val="22"/>
          </w:rPr>
          <w:t>rather than on</w:t>
        </w:r>
      </w:ins>
      <w:del w:id="858" w:author="Author">
        <w:r>
          <w:rPr>
            <w:rFonts w:ascii="Times New Roman" w:eastAsia="Times New Roman" w:hAnsi="Times New Roman" w:cs="Times New Roman"/>
            <w:sz w:val="22"/>
          </w:rPr>
          <w:delText>not</w:delText>
        </w:r>
      </w:del>
      <w:r>
        <w:rPr>
          <w:rFonts w:ascii="Times New Roman" w:eastAsia="Times New Roman" w:hAnsi="Times New Roman" w:cs="Times New Roman"/>
          <w:sz w:val="22"/>
        </w:rPr>
        <w:t xml:space="preserve"> artifacts.</w:t>
      </w:r>
    </w:p>
    <w:p w14:paraId="13100518" w14:textId="77777777" w:rsidR="00940DD6" w:rsidRDefault="00940DD6">
      <w:pPr>
        <w:spacing w:line="480" w:lineRule="auto"/>
        <w:jc w:val="left"/>
        <w:rPr>
          <w:rFonts w:ascii="Times New Roman" w:eastAsia="Times New Roman" w:hAnsi="Times New Roman" w:cs="Times New Roman"/>
          <w:sz w:val="22"/>
        </w:rPr>
      </w:pPr>
    </w:p>
    <w:p w14:paraId="68A015ED" w14:textId="507F8F69" w:rsidR="00940DD6" w:rsidDel="005E7E0F" w:rsidRDefault="00CD2E03">
      <w:pPr>
        <w:pStyle w:val="Caption"/>
        <w:rPr>
          <w:del w:id="859" w:author="Author"/>
        </w:rPr>
      </w:pPr>
      <w:del w:id="860" w:author="Author">
        <w:r w:rsidDel="005E7E0F">
          <w:lastRenderedPageBreak/>
          <w:delText xml:space="preserve">Fig </w:delText>
        </w:r>
        <w:r w:rsidDel="005E7E0F">
          <w:fldChar w:fldCharType="begin"/>
        </w:r>
        <w:r w:rsidDel="005E7E0F">
          <w:delInstrText xml:space="preserve"> SEQ Figure \* ARABIC </w:delInstrText>
        </w:r>
        <w:r w:rsidDel="005E7E0F">
          <w:fldChar w:fldCharType="separate"/>
        </w:r>
        <w:r w:rsidDel="005E7E0F">
          <w:delText>3</w:delText>
        </w:r>
        <w:r w:rsidDel="005E7E0F">
          <w:fldChar w:fldCharType="end"/>
        </w:r>
        <w:r w:rsidDel="005E7E0F">
          <w:delText>. Feature visualization results of the deep learning model</w:delText>
        </w:r>
      </w:del>
    </w:p>
    <w:p w14:paraId="607610E1" w14:textId="77777777" w:rsidR="00940DD6" w:rsidRDefault="00CD2E03">
      <w:pPr>
        <w:spacing w:line="480" w:lineRule="auto"/>
        <w:rPr>
          <w:rFonts w:ascii="Times New Roman" w:eastAsia="Times New Roman" w:hAnsi="Times New Roman" w:cs="Times New Roman"/>
          <w:sz w:val="22"/>
        </w:rPr>
      </w:pPr>
      <w:r>
        <w:rPr>
          <w:noProof/>
        </w:rPr>
        <w:drawing>
          <wp:inline distT="0" distB="0" distL="0" distR="0" wp14:anchorId="79BF9B48" wp14:editId="46B50521">
            <wp:extent cx="3754283" cy="5549900"/>
            <wp:effectExtent l="0" t="0" r="0" b="0"/>
            <wp:docPr id="3"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대지 1.png"/>
                    <pic:cNvPicPr/>
                  </pic:nvPicPr>
                  <pic:blipFill>
                    <a:blip r:embed="rId10">
                      <a:extLst>
                        <a:ext uri="{28A0092B-C50C-407E-A947-70E740481C1C}">
                          <a14:useLocalDpi xmlns:a14="http://schemas.microsoft.com/office/drawing/2010/main" val="0"/>
                        </a:ext>
                      </a:extLst>
                    </a:blip>
                    <a:stretch>
                      <a:fillRect/>
                    </a:stretch>
                  </pic:blipFill>
                  <pic:spPr>
                    <a:xfrm>
                      <a:off x="0" y="0"/>
                      <a:ext cx="3782344" cy="5591382"/>
                    </a:xfrm>
                    <a:prstGeom prst="rect">
                      <a:avLst/>
                    </a:prstGeom>
                  </pic:spPr>
                </pic:pic>
              </a:graphicData>
            </a:graphic>
          </wp:inline>
        </w:drawing>
      </w:r>
    </w:p>
    <w:p w14:paraId="67D145EE" w14:textId="52F82A0C" w:rsidR="005E7E0F" w:rsidRDefault="005E7E0F" w:rsidP="005E7E0F">
      <w:pPr>
        <w:pStyle w:val="Caption"/>
        <w:rPr>
          <w:ins w:id="861" w:author="Author"/>
        </w:rPr>
      </w:pPr>
      <w:ins w:id="862" w:author="Author">
        <w:r>
          <w:t xml:space="preserve">Fig </w:t>
        </w:r>
        <w:r>
          <w:fldChar w:fldCharType="begin"/>
        </w:r>
        <w:r>
          <w:instrText xml:space="preserve"> SEQ Figure \* ARABIC </w:instrText>
        </w:r>
        <w:r>
          <w:fldChar w:fldCharType="separate"/>
        </w:r>
        <w:r>
          <w:t>3</w:t>
        </w:r>
        <w:r>
          <w:fldChar w:fldCharType="end"/>
        </w:r>
        <w:r>
          <w:t>. Feature visualization results of the deep</w:t>
        </w:r>
        <w:r w:rsidR="002B0F6B">
          <w:t>-</w:t>
        </w:r>
        <w:r>
          <w:t>learning model</w:t>
        </w:r>
      </w:ins>
    </w:p>
    <w:p w14:paraId="2C727FED" w14:textId="559F739D"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A and B, Myopathy; C and D, Neuropathy; E and F, Normal.</w:t>
      </w:r>
      <w:del w:id="863" w:author="Author">
        <w:r w:rsidDel="00BC7853">
          <w:rPr>
            <w:rFonts w:ascii="Times New Roman" w:eastAsia="Times New Roman" w:hAnsi="Times New Roman" w:cs="Times New Roman"/>
            <w:sz w:val="22"/>
          </w:rPr>
          <w:delText xml:space="preserve"> </w:delText>
        </w:r>
      </w:del>
    </w:p>
    <w:p w14:paraId="3FA26810" w14:textId="28BB5F65"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 xml:space="preserve">Note that A, C, </w:t>
      </w:r>
      <w:ins w:id="864" w:author="Author">
        <w:r>
          <w:rPr>
            <w:rFonts w:ascii="Times New Roman" w:eastAsia="Times New Roman" w:hAnsi="Times New Roman" w:cs="Times New Roman"/>
            <w:sz w:val="22"/>
          </w:rPr>
          <w:t xml:space="preserve">and </w:t>
        </w:r>
      </w:ins>
      <w:r>
        <w:rPr>
          <w:rFonts w:ascii="Times New Roman" w:eastAsia="Times New Roman" w:hAnsi="Times New Roman" w:cs="Times New Roman"/>
          <w:sz w:val="22"/>
        </w:rPr>
        <w:t xml:space="preserve">E were plotted with 10 </w:t>
      </w:r>
      <w:ins w:id="865" w:author="Author">
        <w:r>
          <w:rPr>
            <w:rFonts w:ascii="Times New Roman" w:eastAsia="Times New Roman" w:hAnsi="Times New Roman" w:cs="Times New Roman"/>
            <w:sz w:val="22"/>
          </w:rPr>
          <w:t>ms</w:t>
        </w:r>
      </w:ins>
      <w:del w:id="866" w:author="Author">
        <w:r>
          <w:rPr>
            <w:rFonts w:ascii="Times New Roman" w:eastAsia="Times New Roman" w:hAnsi="Times New Roman" w:cs="Times New Roman"/>
            <w:sz w:val="22"/>
          </w:rPr>
          <w:delText>milli seconds</w:delText>
        </w:r>
      </w:del>
      <w:r>
        <w:rPr>
          <w:rFonts w:ascii="Times New Roman" w:eastAsia="Times New Roman" w:hAnsi="Times New Roman" w:cs="Times New Roman"/>
          <w:sz w:val="22"/>
        </w:rPr>
        <w:t xml:space="preserve"> of x-axis interval and B, D, </w:t>
      </w:r>
      <w:ins w:id="867" w:author="Author">
        <w:r>
          <w:rPr>
            <w:rFonts w:ascii="Times New Roman" w:eastAsia="Times New Roman" w:hAnsi="Times New Roman" w:cs="Times New Roman"/>
            <w:sz w:val="22"/>
          </w:rPr>
          <w:t xml:space="preserve">and </w:t>
        </w:r>
      </w:ins>
      <w:r>
        <w:rPr>
          <w:rFonts w:ascii="Times New Roman" w:eastAsia="Times New Roman" w:hAnsi="Times New Roman" w:cs="Times New Roman"/>
          <w:sz w:val="22"/>
        </w:rPr>
        <w:t>F were plotted with 40</w:t>
      </w:r>
      <w:ins w:id="868" w:author="Author">
        <w:r>
          <w:rPr>
            <w:rFonts w:ascii="Times New Roman" w:eastAsia="Times New Roman" w:hAnsi="Times New Roman" w:cs="Times New Roman"/>
            <w:sz w:val="22"/>
          </w:rPr>
          <w:t xml:space="preserve"> </w:t>
        </w:r>
        <w:r w:rsidR="005E7E0F">
          <w:rPr>
            <w:rFonts w:ascii="Times New Roman" w:eastAsia="Times New Roman" w:hAnsi="Times New Roman" w:cs="Times New Roman"/>
            <w:sz w:val="22"/>
          </w:rPr>
          <w:t xml:space="preserve">ms </w:t>
        </w:r>
      </w:ins>
      <w:del w:id="869" w:author="Author">
        <w:r w:rsidDel="005E7E0F">
          <w:rPr>
            <w:rFonts w:ascii="Times New Roman" w:eastAsia="Times New Roman" w:hAnsi="Times New Roman" w:cs="Times New Roman"/>
            <w:sz w:val="22"/>
          </w:rPr>
          <w:delText xml:space="preserve">milli seconds </w:delText>
        </w:r>
      </w:del>
      <w:r>
        <w:rPr>
          <w:rFonts w:ascii="Times New Roman" w:eastAsia="Times New Roman" w:hAnsi="Times New Roman" w:cs="Times New Roman"/>
          <w:sz w:val="22"/>
        </w:rPr>
        <w:t xml:space="preserve">of x-axis interval to show the recruitment and interference pattern of </w:t>
      </w:r>
      <w:ins w:id="870"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overall waveforms.</w:t>
      </w:r>
      <w:del w:id="871" w:author="Author">
        <w:r w:rsidDel="00BC7853">
          <w:rPr>
            <w:rFonts w:ascii="Times New Roman" w:eastAsia="Times New Roman" w:hAnsi="Times New Roman" w:cs="Times New Roman"/>
            <w:sz w:val="22"/>
          </w:rPr>
          <w:delText xml:space="preserve"> </w:delText>
        </w:r>
      </w:del>
    </w:p>
    <w:p w14:paraId="547EF3CB" w14:textId="77777777" w:rsidR="00940DD6" w:rsidRDefault="00940DD6">
      <w:pPr>
        <w:spacing w:line="480" w:lineRule="auto"/>
        <w:rPr>
          <w:rFonts w:ascii="Times New Roman" w:eastAsia="Times New Roman" w:hAnsi="Times New Roman" w:cs="Times New Roman"/>
          <w:sz w:val="22"/>
        </w:rPr>
      </w:pPr>
    </w:p>
    <w:p w14:paraId="255BA59D" w14:textId="3FE25483" w:rsidR="00940DD6" w:rsidRDefault="00CD2E03">
      <w:pPr>
        <w:widowControl/>
        <w:spacing w:line="480" w:lineRule="auto"/>
        <w:rPr>
          <w:rFonts w:ascii="Times New Roman" w:eastAsia="Times New Roman" w:hAnsi="Times New Roman" w:cs="Times New Roman"/>
          <w:b/>
          <w:sz w:val="32"/>
        </w:rPr>
      </w:pPr>
      <w:r>
        <w:br w:type="page"/>
      </w:r>
      <w:r>
        <w:rPr>
          <w:rFonts w:ascii="Times New Roman" w:eastAsia="Times New Roman" w:hAnsi="Times New Roman" w:cs="Times New Roman"/>
          <w:b/>
          <w:sz w:val="32"/>
        </w:rPr>
        <w:lastRenderedPageBreak/>
        <w:t>Discussion</w:t>
      </w:r>
      <w:del w:id="872" w:author="Author">
        <w:r w:rsidDel="00BC7853">
          <w:rPr>
            <w:rFonts w:ascii="Times New Roman" w:eastAsia="Times New Roman" w:hAnsi="Times New Roman" w:cs="Times New Roman"/>
            <w:b/>
            <w:sz w:val="32"/>
          </w:rPr>
          <w:delText xml:space="preserve"> </w:delText>
        </w:r>
      </w:del>
    </w:p>
    <w:p w14:paraId="47ED3CF8" w14:textId="08806367"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 xml:space="preserve">The aim of the present study was to validate the diagnostic performance of </w:t>
      </w:r>
      <w:del w:id="873"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machine learning using nEMG signals in a volitional state</w:t>
      </w:r>
      <w:commentRangeStart w:id="874"/>
      <w:commentRangeEnd w:id="874"/>
      <w:r>
        <w:rPr>
          <w:rStyle w:val="CommentReference"/>
        </w:rPr>
        <w:commentReference w:id="874"/>
      </w:r>
      <w:ins w:id="875" w:author="Author">
        <w:r>
          <w:rPr>
            <w:rFonts w:ascii="Times New Roman" w:eastAsia="Times New Roman" w:hAnsi="Times New Roman" w:cs="Times New Roman"/>
            <w:sz w:val="22"/>
          </w:rPr>
          <w:t>, and</w:t>
        </w:r>
      </w:ins>
      <w:r>
        <w:rPr>
          <w:rFonts w:ascii="Times New Roman" w:eastAsia="Times New Roman" w:hAnsi="Times New Roman" w:cs="Times New Roman"/>
          <w:sz w:val="22"/>
        </w:rPr>
        <w:t xml:space="preserve"> whether machine learning could support </w:t>
      </w:r>
      <w:ins w:id="876" w:author="Author">
        <w:r>
          <w:rPr>
            <w:rFonts w:ascii="Times New Roman" w:eastAsia="Times New Roman" w:hAnsi="Times New Roman" w:cs="Times New Roman"/>
            <w:sz w:val="22"/>
          </w:rPr>
          <w:t>physicians’</w:t>
        </w:r>
      </w:ins>
      <w:del w:id="877" w:author="Author">
        <w:r>
          <w:rPr>
            <w:rFonts w:ascii="Times New Roman" w:eastAsia="Times New Roman" w:hAnsi="Times New Roman" w:cs="Times New Roman"/>
            <w:sz w:val="22"/>
          </w:rPr>
          <w:delText>physician’s</w:delText>
        </w:r>
      </w:del>
      <w:r>
        <w:rPr>
          <w:rFonts w:ascii="Times New Roman" w:eastAsia="Times New Roman" w:hAnsi="Times New Roman" w:cs="Times New Roman"/>
          <w:sz w:val="22"/>
        </w:rPr>
        <w:t xml:space="preserve"> </w:t>
      </w:r>
      <w:ins w:id="878" w:author="Author">
        <w:r>
          <w:rPr>
            <w:rFonts w:ascii="Times New Roman" w:eastAsia="Times New Roman" w:hAnsi="Times New Roman" w:cs="Times New Roman"/>
            <w:sz w:val="22"/>
          </w:rPr>
          <w:t>decisions</w:t>
        </w:r>
      </w:ins>
      <w:del w:id="879" w:author="Author">
        <w:r>
          <w:rPr>
            <w:rFonts w:ascii="Times New Roman" w:eastAsia="Times New Roman" w:hAnsi="Times New Roman" w:cs="Times New Roman"/>
            <w:sz w:val="22"/>
          </w:rPr>
          <w:delText>decision</w:delText>
        </w:r>
      </w:del>
      <w:r>
        <w:rPr>
          <w:rFonts w:ascii="Times New Roman" w:eastAsia="Times New Roman" w:hAnsi="Times New Roman" w:cs="Times New Roman"/>
          <w:sz w:val="22"/>
        </w:rPr>
        <w:t xml:space="preserve"> for more accurate and efficient diagnosis. For </w:t>
      </w:r>
      <w:ins w:id="880" w:author="Author">
        <w:r>
          <w:rPr>
            <w:rFonts w:ascii="Times New Roman" w:eastAsia="Times New Roman" w:hAnsi="Times New Roman" w:cs="Times New Roman"/>
            <w:sz w:val="22"/>
          </w:rPr>
          <w:t>this</w:t>
        </w:r>
      </w:ins>
      <w:del w:id="881" w:author="Author">
        <w:r>
          <w:rPr>
            <w:rFonts w:ascii="Times New Roman" w:eastAsia="Times New Roman" w:hAnsi="Times New Roman" w:cs="Times New Roman"/>
            <w:sz w:val="22"/>
          </w:rPr>
          <w:delText>that</w:delText>
        </w:r>
      </w:del>
      <w:r>
        <w:rPr>
          <w:rFonts w:ascii="Times New Roman" w:eastAsia="Times New Roman" w:hAnsi="Times New Roman" w:cs="Times New Roman"/>
          <w:sz w:val="22"/>
        </w:rPr>
        <w:t xml:space="preserve"> purpose, deep</w:t>
      </w:r>
      <w:ins w:id="882" w:author="Author">
        <w:r w:rsidR="002B0F6B">
          <w:rPr>
            <w:rFonts w:ascii="Times New Roman" w:eastAsia="Times New Roman" w:hAnsi="Times New Roman" w:cs="Times New Roman"/>
            <w:sz w:val="22"/>
          </w:rPr>
          <w:t>-</w:t>
        </w:r>
      </w:ins>
      <w:del w:id="883"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was used to classify the nEMG signals </w:t>
      </w:r>
      <w:ins w:id="884" w:author="Author">
        <w:r>
          <w:rPr>
            <w:rFonts w:ascii="Times New Roman" w:eastAsia="Times New Roman" w:hAnsi="Times New Roman" w:cs="Times New Roman"/>
            <w:sz w:val="22"/>
          </w:rPr>
          <w:t>as</w:t>
        </w:r>
      </w:ins>
      <w:del w:id="885" w:author="Author">
        <w:r>
          <w:rPr>
            <w:rFonts w:ascii="Times New Roman" w:eastAsia="Times New Roman" w:hAnsi="Times New Roman" w:cs="Times New Roman"/>
            <w:sz w:val="22"/>
          </w:rPr>
          <w:delText>into</w:delText>
        </w:r>
      </w:del>
      <w:r>
        <w:rPr>
          <w:rFonts w:ascii="Times New Roman" w:eastAsia="Times New Roman" w:hAnsi="Times New Roman" w:cs="Times New Roman"/>
          <w:sz w:val="22"/>
        </w:rPr>
        <w:t xml:space="preserve"> myopathy, neuropathy, and normal</w:t>
      </w:r>
      <w:ins w:id="886" w:author="Author">
        <w:r>
          <w:rPr>
            <w:rFonts w:ascii="Times New Roman" w:eastAsia="Times New Roman" w:hAnsi="Times New Roman" w:cs="Times New Roman"/>
            <w:sz w:val="22"/>
          </w:rPr>
          <w:t>,</w:t>
        </w:r>
      </w:ins>
      <w:del w:id="887"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and the classified results were compared with </w:t>
      </w:r>
      <w:ins w:id="888" w:author="Author">
        <w:r>
          <w:rPr>
            <w:rFonts w:ascii="Times New Roman" w:eastAsia="Times New Roman" w:hAnsi="Times New Roman" w:cs="Times New Roman"/>
            <w:sz w:val="22"/>
          </w:rPr>
          <w:t>the electrodiagnosis</w:t>
        </w:r>
      </w:ins>
      <w:del w:id="889" w:author="Author">
        <w:r>
          <w:rPr>
            <w:rFonts w:ascii="Times New Roman" w:eastAsia="Times New Roman" w:hAnsi="Times New Roman" w:cs="Times New Roman"/>
            <w:sz w:val="22"/>
          </w:rPr>
          <w:delText>electro-diagnosis</w:delText>
        </w:r>
      </w:del>
      <w:r>
        <w:rPr>
          <w:rFonts w:ascii="Times New Roman" w:eastAsia="Times New Roman" w:hAnsi="Times New Roman" w:cs="Times New Roman"/>
          <w:sz w:val="22"/>
        </w:rPr>
        <w:t xml:space="preserve"> results </w:t>
      </w:r>
      <w:ins w:id="890" w:author="Author">
        <w:r>
          <w:rPr>
            <w:rFonts w:ascii="Times New Roman" w:eastAsia="Times New Roman" w:hAnsi="Times New Roman" w:cs="Times New Roman"/>
            <w:sz w:val="22"/>
          </w:rPr>
          <w:t>of</w:t>
        </w:r>
      </w:ins>
      <w:del w:id="891" w:author="Author">
        <w:r>
          <w:rPr>
            <w:rFonts w:ascii="Times New Roman" w:eastAsia="Times New Roman" w:hAnsi="Times New Roman" w:cs="Times New Roman"/>
            <w:sz w:val="22"/>
          </w:rPr>
          <w:delText>by</w:delText>
        </w:r>
      </w:del>
      <w:r>
        <w:rPr>
          <w:rFonts w:ascii="Times New Roman" w:eastAsia="Times New Roman" w:hAnsi="Times New Roman" w:cs="Times New Roman"/>
          <w:sz w:val="22"/>
        </w:rPr>
        <w:t xml:space="preserve"> six physicians. </w:t>
      </w:r>
      <w:ins w:id="892" w:author="Author">
        <w:r>
          <w:rPr>
            <w:rFonts w:ascii="Times New Roman" w:eastAsia="Times New Roman" w:hAnsi="Times New Roman" w:cs="Times New Roman"/>
            <w:sz w:val="22"/>
          </w:rPr>
          <w:t>The results</w:t>
        </w:r>
      </w:ins>
      <w:del w:id="893" w:author="Author">
        <w:r>
          <w:rPr>
            <w:rFonts w:ascii="Times New Roman" w:eastAsia="Times New Roman" w:hAnsi="Times New Roman" w:cs="Times New Roman"/>
            <w:sz w:val="22"/>
          </w:rPr>
          <w:delText>Results</w:delText>
        </w:r>
      </w:del>
      <w:r>
        <w:rPr>
          <w:rFonts w:ascii="Times New Roman" w:eastAsia="Times New Roman" w:hAnsi="Times New Roman" w:cs="Times New Roman"/>
          <w:sz w:val="22"/>
        </w:rPr>
        <w:t xml:space="preserve"> demonstrated that our deep</w:t>
      </w:r>
      <w:ins w:id="894" w:author="Author">
        <w:r w:rsidR="002B0F6B">
          <w:rPr>
            <w:rFonts w:ascii="Times New Roman" w:eastAsia="Times New Roman" w:hAnsi="Times New Roman" w:cs="Times New Roman"/>
            <w:sz w:val="22"/>
          </w:rPr>
          <w:t>-</w:t>
        </w:r>
      </w:ins>
      <w:del w:id="895"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outperformed </w:t>
      </w:r>
      <w:ins w:id="896" w:author="Author">
        <w:r>
          <w:rPr>
            <w:rFonts w:ascii="Times New Roman" w:eastAsia="Times New Roman" w:hAnsi="Times New Roman" w:cs="Times New Roman"/>
            <w:sz w:val="22"/>
          </w:rPr>
          <w:t>the electrodiagnosis</w:t>
        </w:r>
      </w:ins>
      <w:del w:id="897" w:author="Author">
        <w:r>
          <w:rPr>
            <w:rFonts w:ascii="Times New Roman" w:eastAsia="Times New Roman" w:hAnsi="Times New Roman" w:cs="Times New Roman"/>
            <w:sz w:val="22"/>
          </w:rPr>
          <w:delText>electro-diagnosis</w:delText>
        </w:r>
      </w:del>
      <w:r>
        <w:rPr>
          <w:rFonts w:ascii="Times New Roman" w:eastAsia="Times New Roman" w:hAnsi="Times New Roman" w:cs="Times New Roman"/>
          <w:sz w:val="22"/>
        </w:rPr>
        <w:t xml:space="preserve"> results of physicians in all performance scores, </w:t>
      </w:r>
      <w:ins w:id="898" w:author="Author">
        <w:r w:rsidR="00AA78F8">
          <w:rPr>
            <w:rFonts w:ascii="Times New Roman" w:eastAsia="Times New Roman" w:hAnsi="Times New Roman" w:cs="Times New Roman"/>
            <w:sz w:val="22"/>
          </w:rPr>
          <w:t>with</w:t>
        </w:r>
      </w:ins>
      <w:del w:id="899" w:author="Author">
        <w:r w:rsidDel="00AA78F8">
          <w:rPr>
            <w:rFonts w:ascii="Times New Roman" w:eastAsia="Times New Roman" w:hAnsi="Times New Roman" w:cs="Times New Roman"/>
            <w:sz w:val="22"/>
          </w:rPr>
          <w:delText>including</w:delText>
        </w:r>
      </w:del>
      <w:r>
        <w:rPr>
          <w:rFonts w:ascii="Times New Roman" w:eastAsia="Times New Roman" w:hAnsi="Times New Roman" w:cs="Times New Roman"/>
          <w:sz w:val="22"/>
        </w:rPr>
        <w:t xml:space="preserve"> </w:t>
      </w:r>
      <w:ins w:id="900" w:author="Author">
        <w:r>
          <w:rPr>
            <w:rFonts w:ascii="Times New Roman" w:eastAsia="Times New Roman" w:hAnsi="Times New Roman" w:cs="Times New Roman"/>
            <w:sz w:val="22"/>
          </w:rPr>
          <w:t>an accuracy of</w:t>
        </w:r>
      </w:ins>
      <w:del w:id="901" w:author="Author">
        <w:r>
          <w:rPr>
            <w:rFonts w:ascii="Times New Roman" w:eastAsia="Times New Roman" w:hAnsi="Times New Roman" w:cs="Times New Roman"/>
            <w:sz w:val="22"/>
          </w:rPr>
          <w:delText>the accuracy which was</w:delText>
        </w:r>
      </w:del>
      <w:r>
        <w:rPr>
          <w:rFonts w:ascii="Times New Roman" w:eastAsia="Times New Roman" w:hAnsi="Times New Roman" w:cs="Times New Roman"/>
          <w:sz w:val="22"/>
        </w:rPr>
        <w:t xml:space="preserve"> 0.720±0.040 for the deep</w:t>
      </w:r>
      <w:ins w:id="902" w:author="Author">
        <w:r w:rsidR="002B0F6B">
          <w:rPr>
            <w:rFonts w:ascii="Times New Roman" w:eastAsia="Times New Roman" w:hAnsi="Times New Roman" w:cs="Times New Roman"/>
            <w:sz w:val="22"/>
          </w:rPr>
          <w:t>-</w:t>
        </w:r>
      </w:ins>
      <w:del w:id="903"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and 0.537±0.069 for </w:t>
      </w:r>
      <w:del w:id="904"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physicians.</w:t>
      </w:r>
      <w:del w:id="905" w:author="Author">
        <w:r w:rsidDel="00BC7853">
          <w:rPr>
            <w:rFonts w:ascii="Times New Roman" w:eastAsia="Times New Roman" w:hAnsi="Times New Roman" w:cs="Times New Roman"/>
            <w:sz w:val="22"/>
          </w:rPr>
          <w:delText xml:space="preserve"> </w:delText>
        </w:r>
      </w:del>
    </w:p>
    <w:p w14:paraId="4BFECE41" w14:textId="07E46F1B"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 xml:space="preserve">There have been reports that machine learning </w:t>
      </w:r>
      <w:ins w:id="906" w:author="Author">
        <w:r>
          <w:rPr>
            <w:rFonts w:ascii="Times New Roman" w:eastAsia="Times New Roman" w:hAnsi="Times New Roman" w:cs="Times New Roman"/>
            <w:sz w:val="22"/>
          </w:rPr>
          <w:t>shows</w:t>
        </w:r>
      </w:ins>
      <w:del w:id="907" w:author="Author">
        <w:r>
          <w:rPr>
            <w:rFonts w:ascii="Times New Roman" w:eastAsia="Times New Roman" w:hAnsi="Times New Roman" w:cs="Times New Roman"/>
            <w:sz w:val="22"/>
          </w:rPr>
          <w:delText>showed</w:delText>
        </w:r>
      </w:del>
      <w:r>
        <w:rPr>
          <w:rFonts w:ascii="Times New Roman" w:eastAsia="Times New Roman" w:hAnsi="Times New Roman" w:cs="Times New Roman"/>
          <w:sz w:val="22"/>
        </w:rPr>
        <w:t xml:space="preserve"> good performance when applied to analyzing EMG signals </w:t>
      </w:r>
      <w:r>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Pr>
          <w:rFonts w:ascii="Times New Roman" w:hAnsi="Times New Roman" w:cs="Times New Roman"/>
          <w:kern w:val="0"/>
          <w:sz w:val="22"/>
        </w:rPr>
        <w:instrText xml:space="preserve"> ADDIN EN.CITE </w:instrText>
      </w:r>
      <w:r>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Pr>
          <w:rFonts w:ascii="Times New Roman" w:hAnsi="Times New Roman" w:cs="Times New Roman"/>
          <w:kern w:val="0"/>
          <w:sz w:val="22"/>
        </w:rPr>
        <w:instrText xml:space="preserve"> ADDIN EN.CITE.DATA </w:instrText>
      </w:r>
      <w:r>
        <w:rPr>
          <w:rFonts w:ascii="Times New Roman" w:hAnsi="Times New Roman" w:cs="Times New Roman"/>
          <w:kern w:val="0"/>
          <w:sz w:val="22"/>
        </w:rPr>
      </w:r>
      <w:r>
        <w:rPr>
          <w:rFonts w:ascii="Times New Roman" w:hAnsi="Times New Roman" w:cs="Times New Roman"/>
          <w:kern w:val="0"/>
          <w:sz w:val="22"/>
        </w:rPr>
        <w:fldChar w:fldCharType="end"/>
      </w:r>
      <w:r>
        <w:rPr>
          <w:rFonts w:ascii="Times New Roman" w:hAnsi="Times New Roman" w:cs="Times New Roman"/>
          <w:kern w:val="0"/>
          <w:sz w:val="22"/>
        </w:rPr>
      </w:r>
      <w:r>
        <w:rPr>
          <w:rFonts w:ascii="Times New Roman" w:hAnsi="Times New Roman" w:cs="Times New Roman"/>
          <w:kern w:val="0"/>
          <w:sz w:val="22"/>
        </w:rPr>
        <w:fldChar w:fldCharType="separate"/>
      </w:r>
      <w:r>
        <w:rPr>
          <w:rFonts w:ascii="Times New Roman" w:eastAsia="Times New Roman" w:hAnsi="Times New Roman" w:cs="Times New Roman"/>
          <w:sz w:val="22"/>
        </w:rPr>
        <w:t>[31-35]</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However, previous studies </w:t>
      </w:r>
      <w:ins w:id="908" w:author="Author">
        <w:r w:rsidR="00AA78F8">
          <w:rPr>
            <w:rFonts w:ascii="Times New Roman" w:eastAsia="Times New Roman" w:hAnsi="Times New Roman" w:cs="Times New Roman"/>
            <w:sz w:val="22"/>
          </w:rPr>
          <w:t>regarding</w:t>
        </w:r>
      </w:ins>
      <w:del w:id="909" w:author="Author">
        <w:r w:rsidDel="00AA78F8">
          <w:rPr>
            <w:rFonts w:ascii="Times New Roman" w:eastAsia="Times New Roman" w:hAnsi="Times New Roman" w:cs="Times New Roman"/>
            <w:sz w:val="22"/>
          </w:rPr>
          <w:delText>on</w:delText>
        </w:r>
      </w:del>
      <w:r>
        <w:rPr>
          <w:rFonts w:ascii="Times New Roman" w:eastAsia="Times New Roman" w:hAnsi="Times New Roman" w:cs="Times New Roman"/>
          <w:sz w:val="22"/>
        </w:rPr>
        <w:t xml:space="preserve"> EMG have </w:t>
      </w:r>
      <w:del w:id="910" w:author="Author">
        <w:r>
          <w:rPr>
            <w:rFonts w:ascii="Times New Roman" w:eastAsia="Times New Roman" w:hAnsi="Times New Roman" w:cs="Times New Roman"/>
            <w:sz w:val="22"/>
          </w:rPr>
          <w:delText xml:space="preserve">been </w:delText>
        </w:r>
      </w:del>
      <w:r>
        <w:rPr>
          <w:rFonts w:ascii="Times New Roman" w:eastAsia="Times New Roman" w:hAnsi="Times New Roman" w:cs="Times New Roman"/>
          <w:sz w:val="22"/>
        </w:rPr>
        <w:t xml:space="preserve">mainly focused on abnormal spontaneous activities in </w:t>
      </w:r>
      <w:ins w:id="911" w:author="Author">
        <w:r>
          <w:rPr>
            <w:rFonts w:ascii="Times New Roman" w:eastAsia="Times New Roman" w:hAnsi="Times New Roman" w:cs="Times New Roman"/>
            <w:sz w:val="22"/>
          </w:rPr>
          <w:t>the</w:t>
        </w:r>
      </w:ins>
      <w:del w:id="912" w:author="Author">
        <w:r>
          <w:rPr>
            <w:rFonts w:ascii="Times New Roman" w:eastAsia="Times New Roman" w:hAnsi="Times New Roman" w:cs="Times New Roman"/>
            <w:sz w:val="22"/>
          </w:rPr>
          <w:delText>a</w:delText>
        </w:r>
      </w:del>
      <w:r>
        <w:rPr>
          <w:rFonts w:ascii="Times New Roman" w:eastAsia="Times New Roman" w:hAnsi="Times New Roman" w:cs="Times New Roman"/>
          <w:sz w:val="22"/>
        </w:rPr>
        <w:t xml:space="preserve"> resting state, and the signals were preprocessed to form two-dimensional features</w:t>
      </w:r>
      <w:ins w:id="913"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which may </w:t>
      </w:r>
      <w:ins w:id="914" w:author="Author">
        <w:r>
          <w:rPr>
            <w:rFonts w:ascii="Times New Roman" w:eastAsia="Times New Roman" w:hAnsi="Times New Roman" w:cs="Times New Roman"/>
            <w:sz w:val="22"/>
          </w:rPr>
          <w:t>increase</w:t>
        </w:r>
      </w:ins>
      <w:del w:id="915" w:author="Author">
        <w:r>
          <w:rPr>
            <w:rFonts w:ascii="Times New Roman" w:eastAsia="Times New Roman" w:hAnsi="Times New Roman" w:cs="Times New Roman"/>
            <w:sz w:val="22"/>
          </w:rPr>
          <w:delText>increases</w:delText>
        </w:r>
      </w:del>
      <w:r>
        <w:rPr>
          <w:rFonts w:ascii="Times New Roman" w:eastAsia="Times New Roman" w:hAnsi="Times New Roman" w:cs="Times New Roman"/>
          <w:sz w:val="22"/>
        </w:rPr>
        <w:t xml:space="preserve"> computational complexity </w:t>
      </w:r>
      <w:r>
        <w:rPr>
          <w:rFonts w:ascii="Times New Roman" w:hAnsi="Times New Roman" w:cs="Times New Roman"/>
          <w:kern w:val="0"/>
          <w:sz w:val="22"/>
        </w:rPr>
        <w:fldChar w:fldCharType="begin">
          <w:fldData xml:space="preserve">PEVuZE5vdGU+PENpdGU+PEF1dGhvcj5OYW08L0F1dGhvcj48WWVhcj4yMDE5PC9ZZWFyPjxSZWNO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==
</w:fldData>
        </w:fldChar>
      </w:r>
      <w:r>
        <w:rPr>
          <w:rFonts w:ascii="Times New Roman" w:hAnsi="Times New Roman" w:cs="Times New Roman"/>
          <w:kern w:val="0"/>
          <w:sz w:val="22"/>
        </w:rPr>
        <w:instrText xml:space="preserve"> ADDIN EN.CITE </w:instrText>
      </w:r>
      <w:r>
        <w:rPr>
          <w:rFonts w:ascii="Times New Roman" w:hAnsi="Times New Roman" w:cs="Times New Roman"/>
          <w:kern w:val="0"/>
          <w:sz w:val="22"/>
        </w:rPr>
        <w:fldChar w:fldCharType="begin">
          <w:fldData xml:space="preserve">PEVuZE5vdGU+PENpdGU+PEF1dGhvcj5OYW08L0F1dGhvcj48WWVhcj4yMDE5PC9ZZWFyPjxSZWNO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==
</w:fldData>
        </w:fldChar>
      </w:r>
      <w:r>
        <w:rPr>
          <w:rFonts w:ascii="Times New Roman" w:hAnsi="Times New Roman" w:cs="Times New Roman"/>
          <w:kern w:val="0"/>
          <w:sz w:val="22"/>
        </w:rPr>
        <w:instrText xml:space="preserve"> ADDIN EN.CITE.DATA </w:instrText>
      </w:r>
      <w:r>
        <w:rPr>
          <w:rFonts w:ascii="Times New Roman" w:hAnsi="Times New Roman" w:cs="Times New Roman"/>
          <w:kern w:val="0"/>
          <w:sz w:val="22"/>
        </w:rPr>
      </w:r>
      <w:r>
        <w:rPr>
          <w:rFonts w:ascii="Times New Roman" w:hAnsi="Times New Roman" w:cs="Times New Roman"/>
          <w:kern w:val="0"/>
          <w:sz w:val="22"/>
        </w:rPr>
        <w:fldChar w:fldCharType="end"/>
      </w:r>
      <w:r>
        <w:rPr>
          <w:rFonts w:ascii="Times New Roman" w:hAnsi="Times New Roman" w:cs="Times New Roman"/>
          <w:kern w:val="0"/>
          <w:sz w:val="22"/>
        </w:rPr>
      </w:r>
      <w:r>
        <w:rPr>
          <w:rFonts w:ascii="Times New Roman" w:hAnsi="Times New Roman" w:cs="Times New Roman"/>
          <w:kern w:val="0"/>
          <w:sz w:val="22"/>
        </w:rPr>
        <w:fldChar w:fldCharType="separate"/>
      </w:r>
      <w:r>
        <w:rPr>
          <w:rFonts w:ascii="Times New Roman" w:eastAsia="Times New Roman" w:hAnsi="Times New Roman" w:cs="Times New Roman"/>
          <w:sz w:val="22"/>
        </w:rPr>
        <w:t>[33, 34]</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It </w:t>
      </w:r>
      <w:ins w:id="916" w:author="Author">
        <w:r w:rsidR="00AA78F8">
          <w:rPr>
            <w:rFonts w:ascii="Times New Roman" w:eastAsia="Times New Roman" w:hAnsi="Times New Roman" w:cs="Times New Roman"/>
            <w:sz w:val="22"/>
          </w:rPr>
          <w:t xml:space="preserve">is </w:t>
        </w:r>
      </w:ins>
      <w:del w:id="917" w:author="Author">
        <w:r w:rsidDel="00AA78F8">
          <w:rPr>
            <w:rFonts w:ascii="Times New Roman" w:eastAsia="Times New Roman" w:hAnsi="Times New Roman" w:cs="Times New Roman"/>
            <w:sz w:val="22"/>
          </w:rPr>
          <w:delText xml:space="preserve">has been </w:delText>
        </w:r>
      </w:del>
      <w:r>
        <w:rPr>
          <w:rFonts w:ascii="Times New Roman" w:eastAsia="Times New Roman" w:hAnsi="Times New Roman" w:cs="Times New Roman"/>
          <w:sz w:val="22"/>
        </w:rPr>
        <w:t xml:space="preserve">well known that </w:t>
      </w:r>
      <w:del w:id="918" w:author="Author">
        <w:r w:rsidDel="00AA78F8">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 xml:space="preserve">EMG evaluation is important in the diagnosis of the neuromuscular disease; and EMG signals during a volitional state play an essential role in differentiating myopathy, neuropathy, normal </w:t>
      </w:r>
      <w:ins w:id="919" w:author="Author">
        <w:r w:rsidR="00AA78F8">
          <w:rPr>
            <w:rFonts w:ascii="Times New Roman" w:eastAsia="Times New Roman" w:hAnsi="Times New Roman" w:cs="Times New Roman"/>
            <w:sz w:val="22"/>
          </w:rPr>
          <w:t xml:space="preserve">patients </w:t>
        </w:r>
      </w:ins>
      <w:r>
        <w:rPr>
          <w:rFonts w:ascii="Times New Roman" w:eastAsia="Times New Roman" w:hAnsi="Times New Roman" w:cs="Times New Roman"/>
          <w:sz w:val="22"/>
        </w:rPr>
        <w:t xml:space="preserve">as well as identifying </w:t>
      </w:r>
      <w:ins w:id="920" w:author="Author">
        <w:r w:rsidR="00AA78F8">
          <w:rPr>
            <w:rFonts w:ascii="Times New Roman" w:eastAsia="Times New Roman" w:hAnsi="Times New Roman" w:cs="Times New Roman"/>
            <w:sz w:val="22"/>
          </w:rPr>
          <w:t xml:space="preserve">whether </w:t>
        </w:r>
      </w:ins>
      <w:r>
        <w:rPr>
          <w:rFonts w:ascii="Times New Roman" w:eastAsia="Times New Roman" w:hAnsi="Times New Roman" w:cs="Times New Roman"/>
          <w:sz w:val="22"/>
        </w:rPr>
        <w:t xml:space="preserve">the neuromuscular disease </w:t>
      </w:r>
      <w:ins w:id="921" w:author="Author">
        <w:r w:rsidR="00AA78F8">
          <w:rPr>
            <w:rFonts w:ascii="Times New Roman" w:eastAsia="Times New Roman" w:hAnsi="Times New Roman" w:cs="Times New Roman"/>
            <w:sz w:val="22"/>
          </w:rPr>
          <w:t xml:space="preserve">is </w:t>
        </w:r>
      </w:ins>
      <w:r>
        <w:rPr>
          <w:rFonts w:ascii="Times New Roman" w:eastAsia="Times New Roman" w:hAnsi="Times New Roman" w:cs="Times New Roman"/>
          <w:sz w:val="22"/>
        </w:rPr>
        <w:t xml:space="preserve">in the initial state or the minimally involved state </w:t>
      </w:r>
      <w:r>
        <w:rPr>
          <w:rFonts w:ascii="Times New Roman" w:hAnsi="Times New Roman" w:cs="Times New Roman"/>
          <w:kern w:val="0"/>
          <w:sz w:val="22"/>
        </w:rPr>
        <w:fldChar w:fldCharType="begin">
          <w:fldData xml:space="preserve">PEVuZE5vdGU+PENpdGU+PEF1dGhvcj5IYWlnPC9BdXRob3I+PFllYXI+MTk5NjwvWWVhcj48UmVj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=
</w:fldData>
        </w:fldChar>
      </w:r>
      <w:r>
        <w:rPr>
          <w:rFonts w:ascii="Times New Roman" w:hAnsi="Times New Roman" w:cs="Times New Roman"/>
          <w:kern w:val="0"/>
          <w:sz w:val="22"/>
        </w:rPr>
        <w:instrText xml:space="preserve"> ADDIN EN.CITE </w:instrText>
      </w:r>
      <w:r>
        <w:rPr>
          <w:rFonts w:ascii="Times New Roman" w:hAnsi="Times New Roman" w:cs="Times New Roman"/>
          <w:kern w:val="0"/>
          <w:sz w:val="22"/>
        </w:rPr>
        <w:fldChar w:fldCharType="begin">
          <w:fldData xml:space="preserve">PEVuZE5vdGU+PENpdGU+PEF1dGhvcj5IYWlnPC9BdXRob3I+PFllYXI+MTk5NjwvWWVhcj48UmVj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=
</w:fldData>
        </w:fldChar>
      </w:r>
      <w:r>
        <w:rPr>
          <w:rFonts w:ascii="Times New Roman" w:hAnsi="Times New Roman" w:cs="Times New Roman"/>
          <w:kern w:val="0"/>
          <w:sz w:val="22"/>
        </w:rPr>
        <w:instrText xml:space="preserve"> ADDIN EN.CITE.DATA </w:instrText>
      </w:r>
      <w:r>
        <w:rPr>
          <w:rFonts w:ascii="Times New Roman" w:hAnsi="Times New Roman" w:cs="Times New Roman"/>
          <w:kern w:val="0"/>
          <w:sz w:val="22"/>
        </w:rPr>
      </w:r>
      <w:r>
        <w:rPr>
          <w:rFonts w:ascii="Times New Roman" w:hAnsi="Times New Roman" w:cs="Times New Roman"/>
          <w:kern w:val="0"/>
          <w:sz w:val="22"/>
        </w:rPr>
        <w:fldChar w:fldCharType="end"/>
      </w:r>
      <w:r>
        <w:rPr>
          <w:rFonts w:ascii="Times New Roman" w:hAnsi="Times New Roman" w:cs="Times New Roman"/>
          <w:kern w:val="0"/>
          <w:sz w:val="22"/>
        </w:rPr>
      </w:r>
      <w:r>
        <w:rPr>
          <w:rFonts w:ascii="Times New Roman" w:hAnsi="Times New Roman" w:cs="Times New Roman"/>
          <w:kern w:val="0"/>
          <w:sz w:val="22"/>
        </w:rPr>
        <w:fldChar w:fldCharType="separate"/>
      </w:r>
      <w:r>
        <w:rPr>
          <w:rFonts w:ascii="Times New Roman" w:eastAsia="Times New Roman" w:hAnsi="Times New Roman" w:cs="Times New Roman"/>
          <w:sz w:val="22"/>
        </w:rPr>
        <w:t>[1-6, 8, 13, 14, 41]</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To the best of our knowledge, </w:t>
      </w:r>
      <w:ins w:id="922" w:author="Author">
        <w:r>
          <w:rPr>
            <w:rFonts w:ascii="Times New Roman" w:eastAsia="Times New Roman" w:hAnsi="Times New Roman" w:cs="Times New Roman"/>
            <w:sz w:val="22"/>
          </w:rPr>
          <w:t>only a</w:t>
        </w:r>
      </w:ins>
      <w:del w:id="923" w:author="Author">
        <w:r>
          <w:rPr>
            <w:rFonts w:ascii="Times New Roman" w:eastAsia="Times New Roman" w:hAnsi="Times New Roman" w:cs="Times New Roman"/>
            <w:sz w:val="22"/>
          </w:rPr>
          <w:delText>there have been</w:delText>
        </w:r>
      </w:del>
      <w:r>
        <w:rPr>
          <w:rFonts w:ascii="Times New Roman" w:eastAsia="Times New Roman" w:hAnsi="Times New Roman" w:cs="Times New Roman"/>
          <w:sz w:val="22"/>
        </w:rPr>
        <w:t xml:space="preserve"> few studies </w:t>
      </w:r>
      <w:ins w:id="924" w:author="Author">
        <w:r>
          <w:rPr>
            <w:rFonts w:ascii="Times New Roman" w:eastAsia="Times New Roman" w:hAnsi="Times New Roman" w:cs="Times New Roman"/>
            <w:sz w:val="22"/>
          </w:rPr>
          <w:t>have</w:t>
        </w:r>
      </w:ins>
      <w:del w:id="925" w:author="Author">
        <w:r>
          <w:rPr>
            <w:rFonts w:ascii="Times New Roman" w:eastAsia="Times New Roman" w:hAnsi="Times New Roman" w:cs="Times New Roman"/>
            <w:sz w:val="22"/>
          </w:rPr>
          <w:delText>that</w:delText>
        </w:r>
      </w:del>
      <w:r>
        <w:rPr>
          <w:rFonts w:ascii="Times New Roman" w:eastAsia="Times New Roman" w:hAnsi="Times New Roman" w:cs="Times New Roman"/>
          <w:sz w:val="22"/>
        </w:rPr>
        <w:t xml:space="preserve"> </w:t>
      </w:r>
      <w:ins w:id="926" w:author="Author">
        <w:r>
          <w:rPr>
            <w:rFonts w:ascii="Times New Roman" w:eastAsia="Times New Roman" w:hAnsi="Times New Roman" w:cs="Times New Roman"/>
            <w:sz w:val="22"/>
          </w:rPr>
          <w:t>analyzed</w:t>
        </w:r>
      </w:ins>
      <w:del w:id="927" w:author="Author">
        <w:r>
          <w:rPr>
            <w:rFonts w:ascii="Times New Roman" w:eastAsia="Times New Roman" w:hAnsi="Times New Roman" w:cs="Times New Roman"/>
            <w:sz w:val="22"/>
          </w:rPr>
          <w:delText>analyze</w:delText>
        </w:r>
      </w:del>
      <w:r>
        <w:rPr>
          <w:rFonts w:ascii="Times New Roman" w:eastAsia="Times New Roman" w:hAnsi="Times New Roman" w:cs="Times New Roman"/>
          <w:sz w:val="22"/>
        </w:rPr>
        <w:t xml:space="preserve"> </w:t>
      </w:r>
      <w:del w:id="928"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 xml:space="preserve">EMG data during </w:t>
      </w:r>
      <w:del w:id="929" w:author="Author">
        <w:r>
          <w:rPr>
            <w:rFonts w:ascii="Times New Roman" w:eastAsia="Times New Roman" w:hAnsi="Times New Roman" w:cs="Times New Roman"/>
            <w:sz w:val="22"/>
          </w:rPr>
          <w:delText xml:space="preserve">a </w:delText>
        </w:r>
      </w:del>
      <w:r>
        <w:rPr>
          <w:rFonts w:ascii="Times New Roman" w:eastAsia="Times New Roman" w:hAnsi="Times New Roman" w:cs="Times New Roman"/>
          <w:sz w:val="22"/>
        </w:rPr>
        <w:t xml:space="preserve">volitional </w:t>
      </w:r>
      <w:ins w:id="930" w:author="Author">
        <w:r>
          <w:rPr>
            <w:rFonts w:ascii="Times New Roman" w:eastAsia="Times New Roman" w:hAnsi="Times New Roman" w:cs="Times New Roman"/>
            <w:sz w:val="22"/>
          </w:rPr>
          <w:t>states</w:t>
        </w:r>
      </w:ins>
      <w:del w:id="931" w:author="Author">
        <w:r>
          <w:rPr>
            <w:rFonts w:ascii="Times New Roman" w:eastAsia="Times New Roman" w:hAnsi="Times New Roman" w:cs="Times New Roman"/>
            <w:sz w:val="22"/>
          </w:rPr>
          <w:delText>state</w:delText>
        </w:r>
      </w:del>
      <w:r>
        <w:rPr>
          <w:rFonts w:ascii="Times New Roman" w:eastAsia="Times New Roman" w:hAnsi="Times New Roman" w:cs="Times New Roman"/>
          <w:sz w:val="22"/>
        </w:rPr>
        <w:t xml:space="preserve"> using </w:t>
      </w:r>
      <w:del w:id="932" w:author="Author">
        <w:r>
          <w:rPr>
            <w:rFonts w:ascii="Times New Roman" w:eastAsia="Times New Roman" w:hAnsi="Times New Roman" w:cs="Times New Roman"/>
            <w:sz w:val="22"/>
          </w:rPr>
          <w:delText xml:space="preserve">a </w:delText>
        </w:r>
      </w:del>
      <w:r>
        <w:rPr>
          <w:rFonts w:ascii="Times New Roman" w:eastAsia="Times New Roman" w:hAnsi="Times New Roman" w:cs="Times New Roman"/>
          <w:sz w:val="22"/>
        </w:rPr>
        <w:t>deep</w:t>
      </w:r>
      <w:ins w:id="933" w:author="Author">
        <w:r w:rsidR="002B0F6B">
          <w:rPr>
            <w:rFonts w:ascii="Times New Roman" w:eastAsia="Times New Roman" w:hAnsi="Times New Roman" w:cs="Times New Roman"/>
            <w:sz w:val="22"/>
          </w:rPr>
          <w:t>-</w:t>
        </w:r>
      </w:ins>
      <w:del w:id="934"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We analyzed </w:t>
      </w:r>
      <w:ins w:id="935"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nEMG signal in </w:t>
      </w:r>
      <w:ins w:id="936"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volitional state, which is important for </w:t>
      </w:r>
      <w:ins w:id="937" w:author="Author">
        <w:r>
          <w:rPr>
            <w:rFonts w:ascii="Times New Roman" w:eastAsia="Times New Roman" w:hAnsi="Times New Roman" w:cs="Times New Roman"/>
            <w:sz w:val="22"/>
          </w:rPr>
          <w:t>the electrodiagnosis</w:t>
        </w:r>
      </w:ins>
      <w:del w:id="938" w:author="Author">
        <w:r>
          <w:rPr>
            <w:rFonts w:ascii="Times New Roman" w:eastAsia="Times New Roman" w:hAnsi="Times New Roman" w:cs="Times New Roman"/>
            <w:sz w:val="22"/>
          </w:rPr>
          <w:delText>electro-diagnosis</w:delText>
        </w:r>
      </w:del>
      <w:r>
        <w:rPr>
          <w:rFonts w:ascii="Times New Roman" w:eastAsia="Times New Roman" w:hAnsi="Times New Roman" w:cs="Times New Roman"/>
          <w:sz w:val="22"/>
        </w:rPr>
        <w:t xml:space="preserve"> of neuropathy and myopathy, and confirmed that it showed better performance than physicians.</w:t>
      </w:r>
      <w:del w:id="939" w:author="Author">
        <w:r w:rsidDel="00BC7853">
          <w:rPr>
            <w:rFonts w:ascii="Times New Roman" w:eastAsia="Times New Roman" w:hAnsi="Times New Roman" w:cs="Times New Roman"/>
            <w:sz w:val="22"/>
          </w:rPr>
          <w:delText xml:space="preserve"> </w:delText>
        </w:r>
      </w:del>
    </w:p>
    <w:p w14:paraId="093B6C8F" w14:textId="2E759BE8" w:rsidR="00940DD6" w:rsidRDefault="00CD2E03">
      <w:pPr>
        <w:spacing w:line="480" w:lineRule="auto"/>
        <w:jc w:val="left"/>
        <w:rPr>
          <w:rFonts w:ascii="Times New Roman" w:eastAsia="Times New Roman" w:hAnsi="Times New Roman" w:cs="Times New Roman"/>
          <w:sz w:val="22"/>
        </w:rPr>
      </w:pPr>
      <w:del w:id="940" w:author="Author">
        <w:r>
          <w:rPr>
            <w:rFonts w:ascii="Times New Roman" w:eastAsia="Times New Roman" w:hAnsi="Times New Roman" w:cs="Times New Roman"/>
            <w:sz w:val="22"/>
          </w:rPr>
          <w:delText xml:space="preserve">In order </w:delText>
        </w:r>
      </w:del>
      <w:ins w:id="941" w:author="Author">
        <w:r>
          <w:rPr>
            <w:rFonts w:ascii="Times New Roman" w:eastAsia="Times New Roman" w:hAnsi="Times New Roman" w:cs="Times New Roman"/>
            <w:sz w:val="22"/>
          </w:rPr>
          <w:t>To</w:t>
        </w:r>
      </w:ins>
      <w:del w:id="942" w:author="Author">
        <w:r>
          <w:rPr>
            <w:rFonts w:ascii="Times New Roman" w:eastAsia="Times New Roman" w:hAnsi="Times New Roman" w:cs="Times New Roman"/>
            <w:sz w:val="22"/>
          </w:rPr>
          <w:delText>to</w:delText>
        </w:r>
      </w:del>
      <w:r>
        <w:rPr>
          <w:rFonts w:ascii="Times New Roman" w:eastAsia="Times New Roman" w:hAnsi="Times New Roman" w:cs="Times New Roman"/>
          <w:sz w:val="22"/>
        </w:rPr>
        <w:t xml:space="preserve"> </w:t>
      </w:r>
      <w:del w:id="943" w:author="Author">
        <w:r>
          <w:rPr>
            <w:rFonts w:ascii="Times New Roman" w:eastAsia="Times New Roman" w:hAnsi="Times New Roman" w:cs="Times New Roman"/>
            <w:sz w:val="22"/>
          </w:rPr>
          <w:delText xml:space="preserve">finally </w:delText>
        </w:r>
      </w:del>
      <w:r>
        <w:rPr>
          <w:rFonts w:ascii="Times New Roman" w:eastAsia="Times New Roman" w:hAnsi="Times New Roman" w:cs="Times New Roman"/>
          <w:sz w:val="22"/>
        </w:rPr>
        <w:t xml:space="preserve">diagnose a patient, the nEMG results of all tested muscles should be considered </w:t>
      </w:r>
      <w:ins w:id="944" w:author="Author">
        <w:r>
          <w:rPr>
            <w:rFonts w:ascii="Times New Roman" w:eastAsia="Times New Roman" w:hAnsi="Times New Roman" w:cs="Times New Roman"/>
            <w:sz w:val="22"/>
          </w:rPr>
          <w:t>together</w:t>
        </w:r>
      </w:ins>
      <w:del w:id="945" w:author="Author">
        <w:r>
          <w:rPr>
            <w:rFonts w:ascii="Times New Roman" w:eastAsia="Times New Roman" w:hAnsi="Times New Roman" w:cs="Times New Roman"/>
            <w:sz w:val="22"/>
          </w:rPr>
          <w:delText>altogether</w:delText>
        </w:r>
      </w:del>
      <w:r>
        <w:rPr>
          <w:rFonts w:ascii="Times New Roman" w:eastAsia="Times New Roman" w:hAnsi="Times New Roman" w:cs="Times New Roman"/>
          <w:sz w:val="22"/>
        </w:rPr>
        <w:t>. However, not all nEMG signals from muscles show abnormalities</w:t>
      </w:r>
      <w:ins w:id="946"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and the number of muscles examined may </w:t>
      </w:r>
      <w:ins w:id="947" w:author="Author">
        <w:r w:rsidR="00B10D89">
          <w:rPr>
            <w:rFonts w:ascii="Times New Roman" w:eastAsia="Times New Roman" w:hAnsi="Times New Roman" w:cs="Times New Roman"/>
            <w:sz w:val="22"/>
          </w:rPr>
          <w:t>differ slightly between patients</w:t>
        </w:r>
      </w:ins>
      <w:del w:id="948" w:author="Author">
        <w:r w:rsidDel="00B10D89">
          <w:rPr>
            <w:rFonts w:ascii="Times New Roman" w:eastAsia="Times New Roman" w:hAnsi="Times New Roman" w:cs="Times New Roman"/>
            <w:sz w:val="22"/>
          </w:rPr>
          <w:delText>be slightly different for each patient</w:delText>
        </w:r>
      </w:del>
      <w:ins w:id="949" w:author="Author">
        <w:r>
          <w:rPr>
            <w:rFonts w:ascii="Times New Roman" w:eastAsia="Times New Roman" w:hAnsi="Times New Roman" w:cs="Times New Roman"/>
            <w:sz w:val="22"/>
          </w:rPr>
          <w:t>; therefore,</w:t>
        </w:r>
      </w:ins>
      <w:del w:id="950" w:author="Author">
        <w:r>
          <w:rPr>
            <w:rFonts w:ascii="Times New Roman" w:eastAsia="Times New Roman" w:hAnsi="Times New Roman" w:cs="Times New Roman"/>
            <w:sz w:val="22"/>
          </w:rPr>
          <w:delText>, so</w:delText>
        </w:r>
      </w:del>
      <w:r>
        <w:rPr>
          <w:rFonts w:ascii="Times New Roman" w:eastAsia="Times New Roman" w:hAnsi="Times New Roman" w:cs="Times New Roman"/>
          <w:sz w:val="22"/>
        </w:rPr>
        <w:t xml:space="preserve"> this variation needs to be considered for the deep</w:t>
      </w:r>
      <w:ins w:id="951" w:author="Author">
        <w:r w:rsidR="002B0F6B">
          <w:rPr>
            <w:rFonts w:ascii="Times New Roman" w:eastAsia="Times New Roman" w:hAnsi="Times New Roman" w:cs="Times New Roman"/>
            <w:sz w:val="22"/>
          </w:rPr>
          <w:t>-</w:t>
        </w:r>
      </w:ins>
      <w:del w:id="952"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To solve </w:t>
      </w:r>
      <w:ins w:id="953" w:author="Author">
        <w:r>
          <w:rPr>
            <w:rFonts w:ascii="Times New Roman" w:eastAsia="Times New Roman" w:hAnsi="Times New Roman" w:cs="Times New Roman"/>
            <w:sz w:val="22"/>
          </w:rPr>
          <w:t>this</w:t>
        </w:r>
      </w:ins>
      <w:del w:id="954" w:author="Author">
        <w:r>
          <w:rPr>
            <w:rFonts w:ascii="Times New Roman" w:eastAsia="Times New Roman" w:hAnsi="Times New Roman" w:cs="Times New Roman"/>
            <w:sz w:val="22"/>
          </w:rPr>
          <w:delText>these</w:delText>
        </w:r>
      </w:del>
      <w:r>
        <w:rPr>
          <w:rFonts w:ascii="Times New Roman" w:eastAsia="Times New Roman" w:hAnsi="Times New Roman" w:cs="Times New Roman"/>
          <w:sz w:val="22"/>
        </w:rPr>
        <w:t xml:space="preserve"> variation problem, we constructed feature vectors for patients from </w:t>
      </w:r>
      <w:ins w:id="955"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muscle signal prediction probabilities and utilized an additional classifier to determine the classification result of the patient. This method allows the deep</w:t>
      </w:r>
      <w:ins w:id="956" w:author="Author">
        <w:r w:rsidR="002B0F6B">
          <w:rPr>
            <w:rFonts w:ascii="Times New Roman" w:eastAsia="Times New Roman" w:hAnsi="Times New Roman" w:cs="Times New Roman"/>
            <w:sz w:val="22"/>
          </w:rPr>
          <w:t>-</w:t>
        </w:r>
      </w:ins>
      <w:del w:id="957"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w:t>
      </w:r>
      <w:ins w:id="958" w:author="Author">
        <w:r>
          <w:rPr>
            <w:rFonts w:ascii="Times New Roman" w:eastAsia="Times New Roman" w:hAnsi="Times New Roman" w:cs="Times New Roman"/>
            <w:sz w:val="22"/>
          </w:rPr>
          <w:t>to not only</w:t>
        </w:r>
      </w:ins>
      <w:del w:id="959" w:author="Author">
        <w:r>
          <w:rPr>
            <w:rFonts w:ascii="Times New Roman" w:eastAsia="Times New Roman" w:hAnsi="Times New Roman" w:cs="Times New Roman"/>
            <w:sz w:val="22"/>
          </w:rPr>
          <w:delText>not only to</w:delText>
        </w:r>
      </w:del>
      <w:r>
        <w:rPr>
          <w:rFonts w:ascii="Times New Roman" w:eastAsia="Times New Roman" w:hAnsi="Times New Roman" w:cs="Times New Roman"/>
          <w:sz w:val="22"/>
        </w:rPr>
        <w:t xml:space="preserve"> consider all the signals measured from different muscles from different patients in a consistent format</w:t>
      </w:r>
      <w:ins w:id="960"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but also</w:t>
      </w:r>
      <w:del w:id="961" w:author="Author">
        <w:r w:rsidDel="00B10D89">
          <w:rPr>
            <w:rFonts w:ascii="Times New Roman" w:eastAsia="Times New Roman" w:hAnsi="Times New Roman" w:cs="Times New Roman"/>
            <w:sz w:val="22"/>
          </w:rPr>
          <w:delText xml:space="preserve"> to</w:delText>
        </w:r>
      </w:del>
      <w:r>
        <w:rPr>
          <w:rFonts w:ascii="Times New Roman" w:eastAsia="Times New Roman" w:hAnsi="Times New Roman" w:cs="Times New Roman"/>
          <w:sz w:val="22"/>
        </w:rPr>
        <w:t xml:space="preserve"> make </w:t>
      </w:r>
      <w:r>
        <w:rPr>
          <w:rFonts w:ascii="Times New Roman" w:eastAsia="Times New Roman" w:hAnsi="Times New Roman" w:cs="Times New Roman"/>
          <w:sz w:val="22"/>
        </w:rPr>
        <w:lastRenderedPageBreak/>
        <w:t xml:space="preserve">predictions based on the signal characteristics, and not on the prevalence of nEMG signals in certain </w:t>
      </w:r>
      <w:ins w:id="962" w:author="Author">
        <w:r>
          <w:rPr>
            <w:rFonts w:ascii="Times New Roman" w:eastAsia="Times New Roman" w:hAnsi="Times New Roman" w:cs="Times New Roman"/>
            <w:sz w:val="22"/>
          </w:rPr>
          <w:t>muscle types</w:t>
        </w:r>
      </w:ins>
      <w:del w:id="963" w:author="Author">
        <w:r>
          <w:rPr>
            <w:rFonts w:ascii="Times New Roman" w:eastAsia="Times New Roman" w:hAnsi="Times New Roman" w:cs="Times New Roman"/>
            <w:sz w:val="22"/>
          </w:rPr>
          <w:delText>type of muscles</w:delText>
        </w:r>
      </w:del>
      <w:r>
        <w:rPr>
          <w:rFonts w:ascii="Times New Roman" w:eastAsia="Times New Roman" w:hAnsi="Times New Roman" w:cs="Times New Roman"/>
          <w:sz w:val="22"/>
        </w:rPr>
        <w:t>.</w:t>
      </w:r>
    </w:p>
    <w:p w14:paraId="47C04E5D" w14:textId="136EABAA"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 xml:space="preserve">Usually, there </w:t>
      </w:r>
      <w:ins w:id="964" w:author="Author">
        <w:r>
          <w:rPr>
            <w:rFonts w:ascii="Times New Roman" w:eastAsia="Times New Roman" w:hAnsi="Times New Roman" w:cs="Times New Roman"/>
            <w:sz w:val="22"/>
          </w:rPr>
          <w:t>is</w:t>
        </w:r>
      </w:ins>
      <w:del w:id="965" w:author="Author">
        <w:r>
          <w:rPr>
            <w:rFonts w:ascii="Times New Roman" w:eastAsia="Times New Roman" w:hAnsi="Times New Roman" w:cs="Times New Roman"/>
            <w:sz w:val="22"/>
          </w:rPr>
          <w:delText>are</w:delText>
        </w:r>
      </w:del>
      <w:r>
        <w:rPr>
          <w:rFonts w:ascii="Times New Roman" w:eastAsia="Times New Roman" w:hAnsi="Times New Roman" w:cs="Times New Roman"/>
          <w:sz w:val="22"/>
        </w:rPr>
        <w:t xml:space="preserve"> </w:t>
      </w:r>
      <w:ins w:id="966" w:author="Author">
        <w:r>
          <w:rPr>
            <w:rFonts w:ascii="Times New Roman" w:eastAsia="Times New Roman" w:hAnsi="Times New Roman" w:cs="Times New Roman"/>
            <w:sz w:val="22"/>
          </w:rPr>
          <w:t xml:space="preserve">a </w:t>
        </w:r>
      </w:ins>
      <w:r>
        <w:rPr>
          <w:rFonts w:ascii="Times New Roman" w:eastAsia="Times New Roman" w:hAnsi="Times New Roman" w:cs="Times New Roman"/>
          <w:sz w:val="22"/>
        </w:rPr>
        <w:t xml:space="preserve">typical pattern of muscle involvement </w:t>
      </w:r>
      <w:ins w:id="967" w:author="Author">
        <w:r>
          <w:rPr>
            <w:rFonts w:ascii="Times New Roman" w:eastAsia="Times New Roman" w:hAnsi="Times New Roman" w:cs="Times New Roman"/>
            <w:sz w:val="22"/>
          </w:rPr>
          <w:t>in which</w:t>
        </w:r>
      </w:ins>
      <w:del w:id="968" w:author="Author">
        <w:r>
          <w:rPr>
            <w:rFonts w:ascii="Times New Roman" w:eastAsia="Times New Roman" w:hAnsi="Times New Roman" w:cs="Times New Roman"/>
            <w:sz w:val="22"/>
          </w:rPr>
          <w:delText>that</w:delText>
        </w:r>
      </w:del>
      <w:r>
        <w:rPr>
          <w:rFonts w:ascii="Times New Roman" w:eastAsia="Times New Roman" w:hAnsi="Times New Roman" w:cs="Times New Roman"/>
          <w:sz w:val="22"/>
        </w:rPr>
        <w:t xml:space="preserve"> peripheral neuropathy mainly </w:t>
      </w:r>
      <w:ins w:id="969" w:author="Author">
        <w:r>
          <w:rPr>
            <w:rFonts w:ascii="Times New Roman" w:eastAsia="Times New Roman" w:hAnsi="Times New Roman" w:cs="Times New Roman"/>
            <w:sz w:val="22"/>
          </w:rPr>
          <w:t>shows</w:t>
        </w:r>
      </w:ins>
      <w:del w:id="970" w:author="Author">
        <w:r>
          <w:rPr>
            <w:rFonts w:ascii="Times New Roman" w:eastAsia="Times New Roman" w:hAnsi="Times New Roman" w:cs="Times New Roman"/>
            <w:sz w:val="22"/>
          </w:rPr>
          <w:delText>show</w:delText>
        </w:r>
      </w:del>
      <w:r>
        <w:rPr>
          <w:rFonts w:ascii="Times New Roman" w:eastAsia="Times New Roman" w:hAnsi="Times New Roman" w:cs="Times New Roman"/>
          <w:sz w:val="22"/>
        </w:rPr>
        <w:t xml:space="preserve"> abnormalities in the distal muscles, whereas myopathy mainly </w:t>
      </w:r>
      <w:ins w:id="971" w:author="Author">
        <w:r>
          <w:rPr>
            <w:rFonts w:ascii="Times New Roman" w:eastAsia="Times New Roman" w:hAnsi="Times New Roman" w:cs="Times New Roman"/>
            <w:sz w:val="22"/>
          </w:rPr>
          <w:t>shows</w:t>
        </w:r>
      </w:ins>
      <w:del w:id="972" w:author="Author">
        <w:r>
          <w:rPr>
            <w:rFonts w:ascii="Times New Roman" w:eastAsia="Times New Roman" w:hAnsi="Times New Roman" w:cs="Times New Roman"/>
            <w:sz w:val="22"/>
          </w:rPr>
          <w:delText>show</w:delText>
        </w:r>
      </w:del>
      <w:r>
        <w:rPr>
          <w:rFonts w:ascii="Times New Roman" w:eastAsia="Times New Roman" w:hAnsi="Times New Roman" w:cs="Times New Roman"/>
          <w:sz w:val="22"/>
        </w:rPr>
        <w:t xml:space="preserve"> abnormalities in the proximal muscles </w:t>
      </w:r>
      <w:r>
        <w:rPr>
          <w:rFonts w:ascii="Times New Roman" w:hAnsi="Times New Roman" w:cs="Times New Roman"/>
          <w:kern w:val="0"/>
          <w:sz w:val="22"/>
        </w:rPr>
        <w:fldChar w:fldCharType="begin">
          <w:fldData xml:space="preserve">PEVuZE5vdGU+PENpdGU+PEF1dGhvcj5QYWdhbm9uaTwvQXV0aG9yPjxZZWFyPjIwMTM8L1llYXI+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</w:fldData>
        </w:fldChar>
      </w:r>
      <w:r>
        <w:rPr>
          <w:rFonts w:ascii="Times New Roman" w:hAnsi="Times New Roman" w:cs="Times New Roman"/>
          <w:kern w:val="0"/>
          <w:sz w:val="22"/>
        </w:rPr>
        <w:instrText xml:space="preserve"> ADDIN EN.CITE </w:instrText>
      </w:r>
      <w:r>
        <w:rPr>
          <w:rFonts w:ascii="Times New Roman" w:hAnsi="Times New Roman" w:cs="Times New Roman"/>
          <w:kern w:val="0"/>
          <w:sz w:val="22"/>
        </w:rPr>
        <w:fldChar w:fldCharType="begin">
          <w:fldData xml:space="preserve">PEVuZE5vdGU+PENpdGU+PEF1dGhvcj5QYWdhbm9uaTwvQXV0aG9yPjxZZWFyPjIwMTM8L1llYXI+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</w:fldData>
        </w:fldChar>
      </w:r>
      <w:r>
        <w:rPr>
          <w:rFonts w:ascii="Times New Roman" w:hAnsi="Times New Roman" w:cs="Times New Roman"/>
          <w:kern w:val="0"/>
          <w:sz w:val="22"/>
        </w:rPr>
        <w:instrText xml:space="preserve"> ADDIN EN.CITE.DATA </w:instrText>
      </w:r>
      <w:r>
        <w:rPr>
          <w:rFonts w:ascii="Times New Roman" w:hAnsi="Times New Roman" w:cs="Times New Roman"/>
          <w:kern w:val="0"/>
          <w:sz w:val="22"/>
        </w:rPr>
      </w:r>
      <w:r>
        <w:rPr>
          <w:rFonts w:ascii="Times New Roman" w:hAnsi="Times New Roman" w:cs="Times New Roman"/>
          <w:kern w:val="0"/>
          <w:sz w:val="22"/>
        </w:rPr>
        <w:fldChar w:fldCharType="end"/>
      </w:r>
      <w:r>
        <w:rPr>
          <w:rFonts w:ascii="Times New Roman" w:hAnsi="Times New Roman" w:cs="Times New Roman"/>
          <w:kern w:val="0"/>
          <w:sz w:val="22"/>
        </w:rPr>
      </w:r>
      <w:r>
        <w:rPr>
          <w:rFonts w:ascii="Times New Roman" w:hAnsi="Times New Roman" w:cs="Times New Roman"/>
          <w:kern w:val="0"/>
          <w:sz w:val="22"/>
        </w:rPr>
        <w:fldChar w:fldCharType="separate"/>
      </w:r>
      <w:r>
        <w:rPr>
          <w:rFonts w:ascii="Times New Roman" w:eastAsia="Times New Roman" w:hAnsi="Times New Roman" w:cs="Times New Roman"/>
          <w:sz w:val="22"/>
        </w:rPr>
        <w:t>[13]</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Although muscle location information is meaningful for differentiating neuropathy </w:t>
      </w:r>
      <w:ins w:id="973" w:author="Author">
        <w:r>
          <w:rPr>
            <w:rFonts w:ascii="Times New Roman" w:eastAsia="Times New Roman" w:hAnsi="Times New Roman" w:cs="Times New Roman"/>
            <w:sz w:val="22"/>
          </w:rPr>
          <w:t>from</w:t>
        </w:r>
      </w:ins>
      <w:del w:id="974" w:author="Author">
        <w:r>
          <w:rPr>
            <w:rFonts w:ascii="Times New Roman" w:eastAsia="Times New Roman" w:hAnsi="Times New Roman" w:cs="Times New Roman"/>
            <w:sz w:val="22"/>
          </w:rPr>
          <w:delText>and</w:delText>
        </w:r>
      </w:del>
      <w:r>
        <w:rPr>
          <w:rFonts w:ascii="Times New Roman" w:eastAsia="Times New Roman" w:hAnsi="Times New Roman" w:cs="Times New Roman"/>
          <w:sz w:val="22"/>
        </w:rPr>
        <w:t xml:space="preserve"> myopathy, there was no significant change in the performance of the deep</w:t>
      </w:r>
      <w:ins w:id="975" w:author="Author" w:date="2022-03-14T14:05:00Z">
        <w:r w:rsidR="0088222A">
          <w:rPr>
            <w:rFonts w:ascii="Times New Roman" w:eastAsia="Times New Roman" w:hAnsi="Times New Roman" w:cs="Times New Roman"/>
            <w:sz w:val="22"/>
          </w:rPr>
          <w:t>-</w:t>
        </w:r>
      </w:ins>
      <w:del w:id="976" w:author="Author" w:date="2022-03-14T14:05:00Z">
        <w:r w:rsidDel="0088222A">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 when muscle location information was used</w:t>
      </w:r>
      <w:ins w:id="977" w:author="Author">
        <w:r w:rsidR="00B10D89">
          <w:rPr>
            <w:rFonts w:ascii="Times New Roman" w:eastAsia="Times New Roman" w:hAnsi="Times New Roman" w:cs="Times New Roman"/>
            <w:sz w:val="22"/>
          </w:rPr>
          <w:t>.</w:t>
        </w:r>
        <w:del w:id="978" w:author="Author">
          <w:r w:rsidDel="00B10D89">
            <w:rPr>
              <w:rFonts w:ascii="Times New Roman" w:eastAsia="Times New Roman" w:hAnsi="Times New Roman" w:cs="Times New Roman"/>
              <w:sz w:val="22"/>
            </w:rPr>
            <w:delText>,</w:delText>
          </w:r>
        </w:del>
      </w:ins>
      <w:del w:id="979" w:author="Author">
        <w:r>
          <w:rPr>
            <w:rFonts w:ascii="Times New Roman" w:eastAsia="Times New Roman" w:hAnsi="Times New Roman" w:cs="Times New Roman"/>
            <w:sz w:val="22"/>
          </w:rPr>
          <w:delText>;</w:delText>
        </w:r>
      </w:del>
      <w:ins w:id="980" w:author="Author">
        <w:r w:rsidR="00B10D89">
          <w:rPr>
            <w:rFonts w:ascii="Times New Roman" w:eastAsia="Times New Roman" w:hAnsi="Times New Roman" w:cs="Times New Roman"/>
            <w:sz w:val="22"/>
          </w:rPr>
          <w:t xml:space="preserve"> This</w:t>
        </w:r>
      </w:ins>
      <w:del w:id="981" w:author="Author">
        <w:r w:rsidDel="00B10D89">
          <w:rPr>
            <w:rFonts w:ascii="Times New Roman" w:eastAsia="Times New Roman" w:hAnsi="Times New Roman" w:cs="Times New Roman"/>
            <w:sz w:val="22"/>
          </w:rPr>
          <w:delText xml:space="preserve"> </w:delText>
        </w:r>
      </w:del>
      <w:ins w:id="982" w:author="Author">
        <w:del w:id="983" w:author="Author">
          <w:r w:rsidDel="00B10D89">
            <w:rPr>
              <w:rFonts w:ascii="Times New Roman" w:eastAsia="Times New Roman" w:hAnsi="Times New Roman" w:cs="Times New Roman"/>
              <w:sz w:val="22"/>
            </w:rPr>
            <w:delText>which</w:delText>
          </w:r>
        </w:del>
        <w:r>
          <w:rPr>
            <w:rFonts w:ascii="Times New Roman" w:eastAsia="Times New Roman" w:hAnsi="Times New Roman" w:cs="Times New Roman"/>
            <w:sz w:val="22"/>
          </w:rPr>
          <w:t xml:space="preserve"> may</w:t>
        </w:r>
      </w:ins>
      <w:del w:id="984" w:author="Author">
        <w:r>
          <w:rPr>
            <w:rFonts w:ascii="Times New Roman" w:eastAsia="Times New Roman" w:hAnsi="Times New Roman" w:cs="Times New Roman"/>
            <w:sz w:val="22"/>
          </w:rPr>
          <w:delText>this is thought to</w:delText>
        </w:r>
      </w:del>
      <w:r>
        <w:rPr>
          <w:rFonts w:ascii="Times New Roman" w:eastAsia="Times New Roman" w:hAnsi="Times New Roman" w:cs="Times New Roman"/>
          <w:sz w:val="22"/>
        </w:rPr>
        <w:t xml:space="preserve"> be due to </w:t>
      </w:r>
      <w:ins w:id="985"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following two reasons</w:t>
      </w:r>
      <w:ins w:id="986" w:author="Author">
        <w:r w:rsidR="00B10D89">
          <w:rPr>
            <w:rFonts w:ascii="Times New Roman" w:eastAsia="Times New Roman" w:hAnsi="Times New Roman" w:cs="Times New Roman"/>
            <w:sz w:val="22"/>
          </w:rPr>
          <w:t>;</w:t>
        </w:r>
        <w:r w:rsidR="00B10D89" w:rsidRPr="00B10D89">
          <w:rPr>
            <w:rFonts w:ascii="Times New Roman" w:eastAsia="Times New Roman" w:hAnsi="Times New Roman" w:cs="Times New Roman"/>
            <w:sz w:val="22"/>
          </w:rPr>
          <w:t xml:space="preserve"> </w:t>
        </w:r>
        <w:r w:rsidR="00B10D89">
          <w:rPr>
            <w:rFonts w:ascii="Times New Roman" w:eastAsia="Times New Roman" w:hAnsi="Times New Roman" w:cs="Times New Roman"/>
            <w:sz w:val="22"/>
          </w:rPr>
          <w:t>first</w:t>
        </w:r>
      </w:ins>
      <w:del w:id="987" w:author="Author">
        <w:r w:rsidDel="00B10D89">
          <w:rPr>
            <w:rFonts w:ascii="Times New Roman" w:eastAsia="Times New Roman" w:hAnsi="Times New Roman" w:cs="Times New Roman"/>
            <w:sz w:val="22"/>
          </w:rPr>
          <w:delText>. First</w:delText>
        </w:r>
      </w:del>
      <w:r>
        <w:rPr>
          <w:rFonts w:ascii="Times New Roman" w:eastAsia="Times New Roman" w:hAnsi="Times New Roman" w:cs="Times New Roman"/>
          <w:sz w:val="22"/>
        </w:rPr>
        <w:t xml:space="preserve">, some types of myopathy may show abnormalities in both proximal and distal muscles. For instance, in muscular dystrophy, the distribution of the affected </w:t>
      </w:r>
      <w:ins w:id="988" w:author="Author">
        <w:r>
          <w:rPr>
            <w:rFonts w:ascii="Times New Roman" w:eastAsia="Times New Roman" w:hAnsi="Times New Roman" w:cs="Times New Roman"/>
            <w:sz w:val="22"/>
          </w:rPr>
          <w:t>muscles</w:t>
        </w:r>
      </w:ins>
      <w:del w:id="989" w:author="Author">
        <w:r>
          <w:rPr>
            <w:rFonts w:ascii="Times New Roman" w:eastAsia="Times New Roman" w:hAnsi="Times New Roman" w:cs="Times New Roman"/>
            <w:sz w:val="22"/>
          </w:rPr>
          <w:delText>muscle</w:delText>
        </w:r>
      </w:del>
      <w:r>
        <w:rPr>
          <w:rFonts w:ascii="Times New Roman" w:eastAsia="Times New Roman" w:hAnsi="Times New Roman" w:cs="Times New Roman"/>
          <w:sz w:val="22"/>
        </w:rPr>
        <w:t xml:space="preserve"> depends on the disease process. </w:t>
      </w:r>
      <w:del w:id="990" w:author="Author">
        <w:r>
          <w:rPr>
            <w:rFonts w:ascii="Times New Roman" w:eastAsia="Times New Roman" w:hAnsi="Times New Roman" w:cs="Times New Roman"/>
            <w:sz w:val="22"/>
          </w:rPr>
          <w:delText xml:space="preserve">In statin induced myopathy and critical illness myopathy, </w:delText>
        </w:r>
      </w:del>
      <w:ins w:id="991" w:author="Author">
        <w:r>
          <w:rPr>
            <w:rFonts w:ascii="Times New Roman" w:eastAsia="Times New Roman" w:hAnsi="Times New Roman" w:cs="Times New Roman"/>
            <w:sz w:val="22"/>
          </w:rPr>
          <w:t>Both</w:t>
        </w:r>
      </w:ins>
      <w:del w:id="992" w:author="Author">
        <w:r>
          <w:rPr>
            <w:rFonts w:ascii="Times New Roman" w:eastAsia="Times New Roman" w:hAnsi="Times New Roman" w:cs="Times New Roman"/>
            <w:sz w:val="22"/>
          </w:rPr>
          <w:delText>both</w:delText>
        </w:r>
      </w:del>
      <w:r>
        <w:rPr>
          <w:rFonts w:ascii="Times New Roman" w:eastAsia="Times New Roman" w:hAnsi="Times New Roman" w:cs="Times New Roman"/>
          <w:sz w:val="22"/>
        </w:rPr>
        <w:t xml:space="preserve"> </w:t>
      </w:r>
      <w:ins w:id="993"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proximal and distal muscles are affected</w:t>
      </w:r>
      <w:ins w:id="994" w:author="Author">
        <w:r>
          <w:rPr>
            <w:rFonts w:ascii="Times New Roman" w:eastAsia="Times New Roman" w:hAnsi="Times New Roman" w:cs="Times New Roman"/>
            <w:sz w:val="22"/>
          </w:rPr>
          <w:t xml:space="preserve"> in statin-induced myopathy and critically ill myopathy</w:t>
        </w:r>
      </w:ins>
      <w:r>
        <w:rPr>
          <w:rFonts w:ascii="Times New Roman" w:eastAsia="Times New Roman" w:hAnsi="Times New Roman" w:cs="Times New Roman"/>
          <w:sz w:val="22"/>
        </w:rPr>
        <w:t xml:space="preserve">. Myotonic dystrophy type 1,2 or distal myopathy may affect distal muscles more frequently than proximal muscles </w:t>
      </w:r>
      <w:r>
        <w:rPr>
          <w:rFonts w:ascii="Times New Roman" w:hAnsi="Times New Roman" w:cs="Times New Roman"/>
          <w:kern w:val="0"/>
          <w:sz w:val="22"/>
        </w:rPr>
        <w:fldChar w:fldCharType="begin">
          <w:fldData xml:space="preserve">PEVuZE5vdGU+PENpdGU+PEF1dGhvcj5QYWdhbm9uaTwvQXV0aG9yPjxZZWFyPjIwMTM8L1llYXI+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</w:fldData>
        </w:fldChar>
      </w:r>
      <w:r>
        <w:rPr>
          <w:rFonts w:ascii="Times New Roman" w:hAnsi="Times New Roman" w:cs="Times New Roman"/>
          <w:kern w:val="0"/>
          <w:sz w:val="22"/>
        </w:rPr>
        <w:instrText xml:space="preserve"> ADDIN EN.CITE </w:instrText>
      </w:r>
      <w:r>
        <w:rPr>
          <w:rFonts w:ascii="Times New Roman" w:hAnsi="Times New Roman" w:cs="Times New Roman"/>
          <w:kern w:val="0"/>
          <w:sz w:val="22"/>
        </w:rPr>
        <w:fldChar w:fldCharType="begin">
          <w:fldData xml:space="preserve">PEVuZE5vdGU+PENpdGU+PEF1dGhvcj5QYWdhbm9uaTwvQXV0aG9yPjxZZWFyPjIwMTM8L1llYXI+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</w:fldData>
        </w:fldChar>
      </w:r>
      <w:r>
        <w:rPr>
          <w:rFonts w:ascii="Times New Roman" w:hAnsi="Times New Roman" w:cs="Times New Roman"/>
          <w:kern w:val="0"/>
          <w:sz w:val="22"/>
        </w:rPr>
        <w:instrText xml:space="preserve"> ADDIN EN.CITE.DATA </w:instrText>
      </w:r>
      <w:r>
        <w:rPr>
          <w:rFonts w:ascii="Times New Roman" w:hAnsi="Times New Roman" w:cs="Times New Roman"/>
          <w:kern w:val="0"/>
          <w:sz w:val="22"/>
        </w:rPr>
      </w:r>
      <w:r>
        <w:rPr>
          <w:rFonts w:ascii="Times New Roman" w:hAnsi="Times New Roman" w:cs="Times New Roman"/>
          <w:kern w:val="0"/>
          <w:sz w:val="22"/>
        </w:rPr>
        <w:fldChar w:fldCharType="end"/>
      </w:r>
      <w:r>
        <w:rPr>
          <w:rFonts w:ascii="Times New Roman" w:hAnsi="Times New Roman" w:cs="Times New Roman"/>
          <w:kern w:val="0"/>
          <w:sz w:val="22"/>
        </w:rPr>
      </w:r>
      <w:r>
        <w:rPr>
          <w:rFonts w:ascii="Times New Roman" w:hAnsi="Times New Roman" w:cs="Times New Roman"/>
          <w:kern w:val="0"/>
          <w:sz w:val="22"/>
        </w:rPr>
        <w:fldChar w:fldCharType="separate"/>
      </w:r>
      <w:r>
        <w:rPr>
          <w:rFonts w:ascii="Times New Roman" w:eastAsia="Times New Roman" w:hAnsi="Times New Roman" w:cs="Times New Roman"/>
          <w:sz w:val="22"/>
        </w:rPr>
        <w:t>[13, 42, 43]</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Second, the small number of patients may </w:t>
      </w:r>
      <w:ins w:id="995" w:author="Author">
        <w:r>
          <w:rPr>
            <w:rFonts w:ascii="Times New Roman" w:eastAsia="Times New Roman" w:hAnsi="Times New Roman" w:cs="Times New Roman"/>
            <w:sz w:val="22"/>
          </w:rPr>
          <w:t>have been</w:t>
        </w:r>
      </w:ins>
      <w:del w:id="996" w:author="Author">
        <w:r>
          <w:rPr>
            <w:rFonts w:ascii="Times New Roman" w:eastAsia="Times New Roman" w:hAnsi="Times New Roman" w:cs="Times New Roman"/>
            <w:sz w:val="22"/>
          </w:rPr>
          <w:delText>be</w:delText>
        </w:r>
      </w:del>
      <w:r>
        <w:rPr>
          <w:rFonts w:ascii="Times New Roman" w:eastAsia="Times New Roman" w:hAnsi="Times New Roman" w:cs="Times New Roman"/>
          <w:sz w:val="22"/>
        </w:rPr>
        <w:t xml:space="preserve"> insufficient to generate significant features within the muscle location information.</w:t>
      </w:r>
      <w:del w:id="997" w:author="Author">
        <w:r w:rsidDel="00BC7853">
          <w:rPr>
            <w:rFonts w:ascii="Times New Roman" w:eastAsia="Times New Roman" w:hAnsi="Times New Roman" w:cs="Times New Roman"/>
            <w:sz w:val="22"/>
          </w:rPr>
          <w:delText xml:space="preserve"> </w:delText>
        </w:r>
      </w:del>
    </w:p>
    <w:p w14:paraId="378B2A44" w14:textId="0E54D9C8"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 xml:space="preserve">Among the </w:t>
      </w:r>
      <w:ins w:id="998" w:author="Author">
        <w:r>
          <w:rPr>
            <w:rFonts w:ascii="Times New Roman" w:eastAsia="Times New Roman" w:hAnsi="Times New Roman" w:cs="Times New Roman"/>
            <w:sz w:val="22"/>
          </w:rPr>
          <w:t>signals misclassified</w:t>
        </w:r>
      </w:ins>
      <w:del w:id="999" w:author="Author">
        <w:r>
          <w:rPr>
            <w:rFonts w:ascii="Times New Roman" w:eastAsia="Times New Roman" w:hAnsi="Times New Roman" w:cs="Times New Roman"/>
            <w:sz w:val="22"/>
          </w:rPr>
          <w:delText>misclassified signals</w:delText>
        </w:r>
      </w:del>
      <w:r>
        <w:rPr>
          <w:rFonts w:ascii="Times New Roman" w:eastAsia="Times New Roman" w:hAnsi="Times New Roman" w:cs="Times New Roman"/>
          <w:sz w:val="22"/>
        </w:rPr>
        <w:t xml:space="preserve"> by the deep</w:t>
      </w:r>
      <w:ins w:id="1000" w:author="Author">
        <w:r w:rsidR="002B0F6B">
          <w:rPr>
            <w:rFonts w:ascii="Times New Roman" w:eastAsia="Times New Roman" w:hAnsi="Times New Roman" w:cs="Times New Roman"/>
            <w:sz w:val="22"/>
          </w:rPr>
          <w:t>-</w:t>
        </w:r>
      </w:ins>
      <w:del w:id="1001"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 several examples were inspected (</w:t>
      </w:r>
      <w:r>
        <w:rPr>
          <w:rFonts w:ascii="Times New Roman" w:hAnsi="Times New Roman" w:cs="Times New Roman"/>
          <w:kern w:val="0"/>
          <w:sz w:val="22"/>
        </w:rPr>
        <w:fldChar w:fldCharType="begin"/>
      </w:r>
      <w:r>
        <w:rPr>
          <w:rFonts w:ascii="Times New Roman" w:hAnsi="Times New Roman" w:cs="Times New Roman"/>
          <w:kern w:val="0"/>
          <w:sz w:val="22"/>
        </w:rPr>
        <w:instrText xml:space="preserve"> REF _Ref97341726 \h  \* MERGEFORMAT </w:instrText>
      </w:r>
      <w:r>
        <w:rPr>
          <w:rFonts w:ascii="Times New Roman" w:hAnsi="Times New Roman" w:cs="Times New Roman"/>
          <w:kern w:val="0"/>
          <w:sz w:val="22"/>
        </w:rPr>
      </w:r>
      <w:r>
        <w:rPr>
          <w:rFonts w:ascii="Times New Roman" w:hAnsi="Times New Roman" w:cs="Times New Roman"/>
          <w:kern w:val="0"/>
          <w:sz w:val="22"/>
        </w:rPr>
        <w:fldChar w:fldCharType="separate"/>
      </w:r>
      <w:ins w:id="1002" w:author="Author">
        <w:r>
          <w:rPr>
            <w:rFonts w:ascii="Times New Roman" w:eastAsia="Times New Roman" w:hAnsi="Times New Roman" w:cs="Times New Roman"/>
            <w:sz w:val="22"/>
          </w:rPr>
          <w:t>Figure S5</w:t>
        </w:r>
      </w:ins>
      <w:del w:id="1003" w:author="Author">
        <w:r>
          <w:rPr>
            <w:rFonts w:ascii="Times New Roman" w:eastAsia="Times New Roman" w:hAnsi="Times New Roman" w:cs="Times New Roman"/>
            <w:sz w:val="22"/>
          </w:rPr>
          <w:delText>S5</w:delText>
        </w:r>
      </w:del>
      <w:r>
        <w:rPr>
          <w:rFonts w:ascii="Times New Roman" w:eastAsia="Times New Roman" w:hAnsi="Times New Roman" w:cs="Times New Roman"/>
          <w:sz w:val="22"/>
        </w:rPr>
        <w:fldChar w:fldCharType="end"/>
      </w:r>
      <w:del w:id="1004" w:author="Author">
        <w:r>
          <w:rPr>
            <w:rFonts w:ascii="Times New Roman" w:eastAsia="Times New Roman" w:hAnsi="Times New Roman" w:cs="Times New Roman"/>
            <w:sz w:val="22"/>
          </w:rPr>
          <w:delText xml:space="preserve"> Fig</w:delText>
        </w:r>
      </w:del>
      <w:r>
        <w:rPr>
          <w:rFonts w:ascii="Times New Roman" w:eastAsia="Times New Roman" w:hAnsi="Times New Roman" w:cs="Times New Roman"/>
          <w:sz w:val="22"/>
        </w:rPr>
        <w:t xml:space="preserve">). Signals that </w:t>
      </w:r>
      <w:ins w:id="1005" w:author="Author">
        <w:r>
          <w:rPr>
            <w:rFonts w:ascii="Times New Roman" w:eastAsia="Times New Roman" w:hAnsi="Times New Roman" w:cs="Times New Roman"/>
            <w:sz w:val="22"/>
          </w:rPr>
          <w:t>contained</w:t>
        </w:r>
      </w:ins>
      <w:del w:id="1006" w:author="Author">
        <w:r>
          <w:rPr>
            <w:rFonts w:ascii="Times New Roman" w:eastAsia="Times New Roman" w:hAnsi="Times New Roman" w:cs="Times New Roman"/>
            <w:sz w:val="22"/>
          </w:rPr>
          <w:delText>contain</w:delText>
        </w:r>
      </w:del>
      <w:r>
        <w:rPr>
          <w:rFonts w:ascii="Times New Roman" w:eastAsia="Times New Roman" w:hAnsi="Times New Roman" w:cs="Times New Roman"/>
          <w:sz w:val="22"/>
        </w:rPr>
        <w:t xml:space="preserve"> parts with high </w:t>
      </w:r>
      <w:ins w:id="1007" w:author="Author">
        <w:r>
          <w:rPr>
            <w:rFonts w:ascii="Times New Roman" w:eastAsia="Times New Roman" w:hAnsi="Times New Roman" w:cs="Times New Roman"/>
            <w:sz w:val="22"/>
          </w:rPr>
          <w:t>amplitudes</w:t>
        </w:r>
      </w:ins>
      <w:del w:id="1008" w:author="Author">
        <w:r>
          <w:rPr>
            <w:rFonts w:ascii="Times New Roman" w:eastAsia="Times New Roman" w:hAnsi="Times New Roman" w:cs="Times New Roman"/>
            <w:sz w:val="22"/>
          </w:rPr>
          <w:delText>amplitude</w:delText>
        </w:r>
      </w:del>
      <w:r>
        <w:rPr>
          <w:rFonts w:ascii="Times New Roman" w:eastAsia="Times New Roman" w:hAnsi="Times New Roman" w:cs="Times New Roman"/>
          <w:sz w:val="22"/>
        </w:rPr>
        <w:t xml:space="preserve"> were misclassified as neuropathy (</w:t>
      </w:r>
      <w:r>
        <w:rPr>
          <w:rFonts w:ascii="Times New Roman" w:hAnsi="Times New Roman" w:cs="Times New Roman"/>
          <w:kern w:val="0"/>
          <w:sz w:val="22"/>
        </w:rPr>
        <w:fldChar w:fldCharType="begin"/>
      </w:r>
      <w:r>
        <w:rPr>
          <w:rFonts w:ascii="Times New Roman" w:hAnsi="Times New Roman" w:cs="Times New Roman"/>
          <w:kern w:val="0"/>
          <w:sz w:val="22"/>
        </w:rPr>
        <w:instrText xml:space="preserve"> REF _Ref97341726 \h  \* MERGEFORMAT </w:instrText>
      </w:r>
      <w:r>
        <w:rPr>
          <w:rFonts w:ascii="Times New Roman" w:hAnsi="Times New Roman" w:cs="Times New Roman"/>
          <w:kern w:val="0"/>
          <w:sz w:val="22"/>
        </w:rPr>
      </w:r>
      <w:r>
        <w:rPr>
          <w:rFonts w:ascii="Times New Roman" w:hAnsi="Times New Roman" w:cs="Times New Roman"/>
          <w:kern w:val="0"/>
          <w:sz w:val="22"/>
        </w:rPr>
        <w:fldChar w:fldCharType="separate"/>
      </w:r>
      <w:r>
        <w:rPr>
          <w:rFonts w:ascii="Times New Roman" w:eastAsia="Times New Roman" w:hAnsi="Times New Roman" w:cs="Times New Roman"/>
          <w:sz w:val="22"/>
        </w:rPr>
        <w:t>S5</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A,D Fig), and signals that </w:t>
      </w:r>
      <w:ins w:id="1009" w:author="Author">
        <w:r>
          <w:rPr>
            <w:rFonts w:ascii="Times New Roman" w:eastAsia="Times New Roman" w:hAnsi="Times New Roman" w:cs="Times New Roman"/>
            <w:sz w:val="22"/>
          </w:rPr>
          <w:t>contained</w:t>
        </w:r>
      </w:ins>
      <w:del w:id="1010" w:author="Author">
        <w:r>
          <w:rPr>
            <w:rFonts w:ascii="Times New Roman" w:eastAsia="Times New Roman" w:hAnsi="Times New Roman" w:cs="Times New Roman"/>
            <w:sz w:val="22"/>
          </w:rPr>
          <w:delText>contain</w:delText>
        </w:r>
      </w:del>
      <w:r>
        <w:rPr>
          <w:rFonts w:ascii="Times New Roman" w:eastAsia="Times New Roman" w:hAnsi="Times New Roman" w:cs="Times New Roman"/>
          <w:sz w:val="22"/>
        </w:rPr>
        <w:t xml:space="preserve"> parts with small amplitudes were misclassified as myopathy (</w:t>
      </w:r>
      <w:r>
        <w:rPr>
          <w:rFonts w:ascii="Times New Roman" w:hAnsi="Times New Roman" w:cs="Times New Roman"/>
          <w:kern w:val="0"/>
          <w:sz w:val="22"/>
        </w:rPr>
        <w:fldChar w:fldCharType="begin"/>
      </w:r>
      <w:r>
        <w:rPr>
          <w:rFonts w:ascii="Times New Roman" w:hAnsi="Times New Roman" w:cs="Times New Roman"/>
          <w:kern w:val="0"/>
          <w:sz w:val="22"/>
        </w:rPr>
        <w:instrText xml:space="preserve"> REF _Ref97341726 \h  \* MERGEFORMAT </w:instrText>
      </w:r>
      <w:r>
        <w:rPr>
          <w:rFonts w:ascii="Times New Roman" w:hAnsi="Times New Roman" w:cs="Times New Roman"/>
          <w:kern w:val="0"/>
          <w:sz w:val="22"/>
        </w:rPr>
      </w:r>
      <w:r>
        <w:rPr>
          <w:rFonts w:ascii="Times New Roman" w:hAnsi="Times New Roman" w:cs="Times New Roman"/>
          <w:kern w:val="0"/>
          <w:sz w:val="22"/>
        </w:rPr>
        <w:fldChar w:fldCharType="separate"/>
      </w:r>
      <w:r>
        <w:rPr>
          <w:rFonts w:ascii="Times New Roman" w:eastAsia="Times New Roman" w:hAnsi="Times New Roman" w:cs="Times New Roman"/>
          <w:sz w:val="22"/>
        </w:rPr>
        <w:t>S5</w:t>
      </w:r>
      <w:r>
        <w:rPr>
          <w:rFonts w:ascii="Times New Roman" w:eastAsia="Times New Roman" w:hAnsi="Times New Roman" w:cs="Times New Roman"/>
          <w:sz w:val="22"/>
        </w:rPr>
        <w:fldChar w:fldCharType="end"/>
      </w:r>
      <w:r>
        <w:rPr>
          <w:rFonts w:ascii="Times New Roman" w:eastAsia="Times New Roman" w:hAnsi="Times New Roman" w:cs="Times New Roman"/>
          <w:sz w:val="22"/>
        </w:rPr>
        <w:t>B,C Fig). From the feature visualization results of the trained deep</w:t>
      </w:r>
      <w:ins w:id="1011" w:author="Author">
        <w:r w:rsidR="002B0F6B">
          <w:rPr>
            <w:rFonts w:ascii="Times New Roman" w:eastAsia="Times New Roman" w:hAnsi="Times New Roman" w:cs="Times New Roman"/>
            <w:sz w:val="22"/>
          </w:rPr>
          <w:t>-</w:t>
        </w:r>
      </w:ins>
      <w:del w:id="1012"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it was </w:t>
      </w:r>
      <w:ins w:id="1013" w:author="Author">
        <w:r w:rsidR="00B10D89">
          <w:rPr>
            <w:rFonts w:ascii="Times New Roman" w:eastAsia="Times New Roman" w:hAnsi="Times New Roman" w:cs="Times New Roman"/>
            <w:sz w:val="22"/>
          </w:rPr>
          <w:t xml:space="preserve">determined </w:t>
        </w:r>
      </w:ins>
      <w:del w:id="1014" w:author="Author">
        <w:r w:rsidDel="00B10D89">
          <w:rPr>
            <w:rFonts w:ascii="Times New Roman" w:eastAsia="Times New Roman" w:hAnsi="Times New Roman" w:cs="Times New Roman"/>
            <w:sz w:val="22"/>
          </w:rPr>
          <w:delText xml:space="preserve">identified </w:delText>
        </w:r>
      </w:del>
      <w:r>
        <w:rPr>
          <w:rFonts w:ascii="Times New Roman" w:eastAsia="Times New Roman" w:hAnsi="Times New Roman" w:cs="Times New Roman"/>
          <w:sz w:val="22"/>
        </w:rPr>
        <w:t xml:space="preserve">that </w:t>
      </w:r>
      <w:ins w:id="1015"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deep</w:t>
      </w:r>
      <w:ins w:id="1016" w:author="Author">
        <w:r w:rsidR="002B0F6B">
          <w:rPr>
            <w:rFonts w:ascii="Times New Roman" w:eastAsia="Times New Roman" w:hAnsi="Times New Roman" w:cs="Times New Roman"/>
            <w:sz w:val="22"/>
          </w:rPr>
          <w:t>-</w:t>
        </w:r>
      </w:ins>
      <w:del w:id="1017"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model makes predictions </w:t>
      </w:r>
      <w:ins w:id="1018" w:author="Author">
        <w:r>
          <w:rPr>
            <w:rFonts w:ascii="Times New Roman" w:eastAsia="Times New Roman" w:hAnsi="Times New Roman" w:cs="Times New Roman"/>
            <w:sz w:val="22"/>
          </w:rPr>
          <w:t xml:space="preserve">based on the </w:t>
        </w:r>
      </w:ins>
      <w:del w:id="1019" w:author="Author">
        <w:r>
          <w:rPr>
            <w:rFonts w:ascii="Times New Roman" w:eastAsia="Times New Roman" w:hAnsi="Times New Roman" w:cs="Times New Roman"/>
            <w:sz w:val="22"/>
          </w:rPr>
          <w:delText xml:space="preserve">by </w:delText>
        </w:r>
      </w:del>
      <w:r>
        <w:rPr>
          <w:rFonts w:ascii="Times New Roman" w:eastAsia="Times New Roman" w:hAnsi="Times New Roman" w:cs="Times New Roman"/>
          <w:sz w:val="22"/>
        </w:rPr>
        <w:t xml:space="preserve">amplitude, duration, recruitment, and interference pattern of typical myopathy, neuropathy, and normal patients. Thus, the amplitudes of </w:t>
      </w:r>
      <w:del w:id="1020" w:author="Author">
        <w:r w:rsidDel="00071F84">
          <w:rPr>
            <w:rFonts w:ascii="Times New Roman" w:eastAsia="Times New Roman" w:hAnsi="Times New Roman" w:cs="Times New Roman"/>
            <w:sz w:val="22"/>
          </w:rPr>
          <w:delText>mispredicted</w:delText>
        </w:r>
      </w:del>
      <w:ins w:id="1021" w:author="Author">
        <w:r w:rsidR="00071F84">
          <w:rPr>
            <w:rFonts w:ascii="Times New Roman" w:eastAsia="Times New Roman" w:hAnsi="Times New Roman" w:cs="Times New Roman"/>
            <w:sz w:val="22"/>
          </w:rPr>
          <w:t>mis-predicted</w:t>
        </w:r>
      </w:ins>
      <w:r>
        <w:rPr>
          <w:rFonts w:ascii="Times New Roman" w:eastAsia="Times New Roman" w:hAnsi="Times New Roman" w:cs="Times New Roman"/>
          <w:sz w:val="22"/>
        </w:rPr>
        <w:t xml:space="preserve"> nEMG signals may </w:t>
      </w:r>
      <w:ins w:id="1022" w:author="Author">
        <w:r>
          <w:rPr>
            <w:rFonts w:ascii="Times New Roman" w:eastAsia="Times New Roman" w:hAnsi="Times New Roman" w:cs="Times New Roman"/>
            <w:sz w:val="22"/>
          </w:rPr>
          <w:t>dominate</w:t>
        </w:r>
      </w:ins>
      <w:del w:id="1023" w:author="Author">
        <w:r>
          <w:rPr>
            <w:rFonts w:ascii="Times New Roman" w:eastAsia="Times New Roman" w:hAnsi="Times New Roman" w:cs="Times New Roman"/>
            <w:sz w:val="22"/>
          </w:rPr>
          <w:delText>dominated</w:delText>
        </w:r>
      </w:del>
      <w:r>
        <w:rPr>
          <w:rFonts w:ascii="Times New Roman" w:eastAsia="Times New Roman" w:hAnsi="Times New Roman" w:cs="Times New Roman"/>
          <w:sz w:val="22"/>
        </w:rPr>
        <w:t xml:space="preserve"> the recruitment and interference patterns</w:t>
      </w:r>
      <w:ins w:id="1024"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which </w:t>
      </w:r>
      <w:ins w:id="1025" w:author="Author">
        <w:r w:rsidR="00071F84">
          <w:rPr>
            <w:rFonts w:ascii="Times New Roman" w:eastAsia="Times New Roman" w:hAnsi="Times New Roman" w:cs="Times New Roman"/>
            <w:sz w:val="22"/>
          </w:rPr>
          <w:t xml:space="preserve">results in incorrect prediction by the </w:t>
        </w:r>
        <w:del w:id="1026" w:author="Author">
          <w:r w:rsidDel="00071F84">
            <w:rPr>
              <w:rFonts w:ascii="Times New Roman" w:eastAsia="Times New Roman" w:hAnsi="Times New Roman" w:cs="Times New Roman"/>
              <w:sz w:val="22"/>
            </w:rPr>
            <w:delText>leads</w:delText>
          </w:r>
        </w:del>
      </w:ins>
      <w:del w:id="1027" w:author="Author">
        <w:r w:rsidDel="00071F84">
          <w:rPr>
            <w:rFonts w:ascii="Times New Roman" w:eastAsia="Times New Roman" w:hAnsi="Times New Roman" w:cs="Times New Roman"/>
            <w:sz w:val="22"/>
          </w:rPr>
          <w:delText xml:space="preserve">lead the </w:delText>
        </w:r>
      </w:del>
      <w:r>
        <w:rPr>
          <w:rFonts w:ascii="Times New Roman" w:eastAsia="Times New Roman" w:hAnsi="Times New Roman" w:cs="Times New Roman"/>
          <w:sz w:val="22"/>
        </w:rPr>
        <w:t>deep</w:t>
      </w:r>
      <w:ins w:id="1028" w:author="Author">
        <w:r w:rsidR="002B0F6B">
          <w:rPr>
            <w:rFonts w:ascii="Times New Roman" w:eastAsia="Times New Roman" w:hAnsi="Times New Roman" w:cs="Times New Roman"/>
            <w:sz w:val="22"/>
          </w:rPr>
          <w:t>-</w:t>
        </w:r>
      </w:ins>
      <w:del w:id="1029"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w:t>
      </w:r>
      <w:del w:id="1030" w:author="Author">
        <w:r w:rsidDel="00071F84">
          <w:rPr>
            <w:rFonts w:ascii="Times New Roman" w:eastAsia="Times New Roman" w:hAnsi="Times New Roman" w:cs="Times New Roman"/>
            <w:sz w:val="22"/>
          </w:rPr>
          <w:delText xml:space="preserve"> to </w:delText>
        </w:r>
      </w:del>
      <w:ins w:id="1031" w:author="Author">
        <w:del w:id="1032" w:author="Author">
          <w:r w:rsidDel="00071F84">
            <w:rPr>
              <w:rFonts w:ascii="Times New Roman" w:eastAsia="Times New Roman" w:hAnsi="Times New Roman" w:cs="Times New Roman"/>
              <w:sz w:val="22"/>
            </w:rPr>
            <w:delText>incorrectly predict</w:delText>
          </w:r>
        </w:del>
      </w:ins>
      <w:del w:id="1033" w:author="Author">
        <w:r>
          <w:rPr>
            <w:rFonts w:ascii="Times New Roman" w:eastAsia="Times New Roman" w:hAnsi="Times New Roman" w:cs="Times New Roman"/>
            <w:sz w:val="22"/>
          </w:rPr>
          <w:delText>predict incorrectly</w:delText>
        </w:r>
      </w:del>
      <w:r>
        <w:rPr>
          <w:rFonts w:ascii="Times New Roman" w:eastAsia="Times New Roman" w:hAnsi="Times New Roman" w:cs="Times New Roman"/>
          <w:sz w:val="22"/>
        </w:rPr>
        <w:t>.</w:t>
      </w:r>
    </w:p>
    <w:p w14:paraId="70E13C6E" w14:textId="412327BD" w:rsidR="00940DD6" w:rsidRDefault="00CD2E03">
      <w:pPr>
        <w:spacing w:line="480" w:lineRule="auto"/>
        <w:jc w:val="left"/>
        <w:rPr>
          <w:rFonts w:ascii="Times New Roman" w:eastAsia="Times New Roman" w:hAnsi="Times New Roman" w:cs="Times New Roman"/>
          <w:sz w:val="22"/>
        </w:rPr>
      </w:pPr>
      <w:r>
        <w:rPr>
          <w:rFonts w:ascii="Times New Roman" w:eastAsia="Times New Roman" w:hAnsi="Times New Roman" w:cs="Times New Roman"/>
          <w:sz w:val="22"/>
        </w:rPr>
        <w:t xml:space="preserve">Interestingly, the diagnostic accuracy of </w:t>
      </w:r>
      <w:ins w:id="1034"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physicians was 0.537</w:t>
      </w:r>
      <w:ins w:id="1035"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which </w:t>
      </w:r>
      <w:ins w:id="1036" w:author="Author">
        <w:r>
          <w:rPr>
            <w:rFonts w:ascii="Times New Roman" w:eastAsia="Times New Roman" w:hAnsi="Times New Roman" w:cs="Times New Roman"/>
            <w:sz w:val="22"/>
          </w:rPr>
          <w:t xml:space="preserve">was </w:t>
        </w:r>
      </w:ins>
      <w:r>
        <w:rPr>
          <w:rFonts w:ascii="Times New Roman" w:eastAsia="Times New Roman" w:hAnsi="Times New Roman" w:cs="Times New Roman"/>
          <w:sz w:val="22"/>
        </w:rPr>
        <w:t xml:space="preserve">lower than expected. This low accuracy </w:t>
      </w:r>
      <w:ins w:id="1037" w:author="Author">
        <w:r>
          <w:rPr>
            <w:rFonts w:ascii="Times New Roman" w:eastAsia="Times New Roman" w:hAnsi="Times New Roman" w:cs="Times New Roman"/>
            <w:sz w:val="22"/>
          </w:rPr>
          <w:t>can be attributed to</w:t>
        </w:r>
      </w:ins>
      <w:del w:id="1038" w:author="Author">
        <w:r>
          <w:rPr>
            <w:rFonts w:ascii="Times New Roman" w:eastAsia="Times New Roman" w:hAnsi="Times New Roman" w:cs="Times New Roman"/>
            <w:sz w:val="22"/>
          </w:rPr>
          <w:delText>is accounted for</w:delText>
        </w:r>
      </w:del>
      <w:r>
        <w:rPr>
          <w:rFonts w:ascii="Times New Roman" w:eastAsia="Times New Roman" w:hAnsi="Times New Roman" w:cs="Times New Roman"/>
          <w:sz w:val="22"/>
        </w:rPr>
        <w:t xml:space="preserve"> </w:t>
      </w:r>
      <w:ins w:id="1039" w:author="Author">
        <w:r w:rsidR="00CA69DB">
          <w:rPr>
            <w:rFonts w:ascii="Times New Roman" w:eastAsia="Times New Roman" w:hAnsi="Times New Roman" w:cs="Times New Roman"/>
            <w:sz w:val="22"/>
          </w:rPr>
          <w:t>the two</w:t>
        </w:r>
      </w:ins>
      <w:del w:id="1040" w:author="Author">
        <w:r w:rsidDel="00CA69DB">
          <w:rPr>
            <w:rFonts w:ascii="Times New Roman" w:eastAsia="Times New Roman" w:hAnsi="Times New Roman" w:cs="Times New Roman"/>
            <w:sz w:val="22"/>
          </w:rPr>
          <w:delText>2</w:delText>
        </w:r>
      </w:del>
      <w:r>
        <w:rPr>
          <w:rFonts w:ascii="Times New Roman" w:eastAsia="Times New Roman" w:hAnsi="Times New Roman" w:cs="Times New Roman"/>
          <w:sz w:val="22"/>
        </w:rPr>
        <w:t xml:space="preserve"> following reasons. First, our data included 40 patients</w:t>
      </w:r>
      <w:ins w:id="1041" w:author="Author">
        <w:r w:rsidR="00CA69DB">
          <w:rPr>
            <w:rFonts w:ascii="Times New Roman" w:eastAsia="Times New Roman" w:hAnsi="Times New Roman" w:cs="Times New Roman"/>
            <w:sz w:val="22"/>
          </w:rPr>
          <w:t xml:space="preserve"> out of 60</w:t>
        </w:r>
      </w:ins>
      <w:r>
        <w:rPr>
          <w:rFonts w:ascii="Times New Roman" w:eastAsia="Times New Roman" w:hAnsi="Times New Roman" w:cs="Times New Roman"/>
          <w:sz w:val="22"/>
        </w:rPr>
        <w:t xml:space="preserve"> with neuromuscular disease</w:t>
      </w:r>
      <w:del w:id="1042" w:author="Author">
        <w:r w:rsidDel="00CA69DB">
          <w:rPr>
            <w:rFonts w:ascii="Times New Roman" w:eastAsia="Times New Roman" w:hAnsi="Times New Roman" w:cs="Times New Roman"/>
            <w:sz w:val="22"/>
          </w:rPr>
          <w:delText xml:space="preserve"> out of a </w:delText>
        </w:r>
      </w:del>
      <w:ins w:id="1043" w:author="Author">
        <w:del w:id="1044" w:author="Author">
          <w:r w:rsidDel="00CA69DB">
            <w:rPr>
              <w:rFonts w:ascii="Times New Roman" w:eastAsia="Times New Roman" w:hAnsi="Times New Roman" w:cs="Times New Roman"/>
              <w:sz w:val="22"/>
            </w:rPr>
            <w:delText>total</w:delText>
          </w:r>
        </w:del>
      </w:ins>
      <w:del w:id="1045" w:author="Author">
        <w:r w:rsidDel="00CA69DB">
          <w:rPr>
            <w:rFonts w:ascii="Times New Roman" w:eastAsia="Times New Roman" w:hAnsi="Times New Roman" w:cs="Times New Roman"/>
            <w:sz w:val="22"/>
          </w:rPr>
          <w:delText>totel of 60 patients</w:delText>
        </w:r>
      </w:del>
      <w:r>
        <w:rPr>
          <w:rFonts w:ascii="Times New Roman" w:eastAsia="Times New Roman" w:hAnsi="Times New Roman" w:cs="Times New Roman"/>
          <w:sz w:val="22"/>
        </w:rPr>
        <w:t xml:space="preserve">, which is much </w:t>
      </w:r>
      <w:ins w:id="1046" w:author="Author">
        <w:r>
          <w:rPr>
            <w:rFonts w:ascii="Times New Roman" w:eastAsia="Times New Roman" w:hAnsi="Times New Roman" w:cs="Times New Roman"/>
            <w:sz w:val="22"/>
          </w:rPr>
          <w:t>higher</w:t>
        </w:r>
      </w:ins>
      <w:del w:id="1047" w:author="Author">
        <w:r>
          <w:rPr>
            <w:rFonts w:ascii="Times New Roman" w:eastAsia="Times New Roman" w:hAnsi="Times New Roman" w:cs="Times New Roman"/>
            <w:sz w:val="22"/>
          </w:rPr>
          <w:delText>more</w:delText>
        </w:r>
      </w:del>
      <w:r>
        <w:rPr>
          <w:rFonts w:ascii="Times New Roman" w:eastAsia="Times New Roman" w:hAnsi="Times New Roman" w:cs="Times New Roman"/>
          <w:sz w:val="22"/>
        </w:rPr>
        <w:t xml:space="preserve"> than the real prevalence of approximately 200 per 100,000 </w:t>
      </w:r>
      <w:ins w:id="1048" w:author="Author">
        <w:r w:rsidR="00CA69DB">
          <w:rPr>
            <w:rFonts w:ascii="Times New Roman" w:eastAsia="Times New Roman" w:hAnsi="Times New Roman" w:cs="Times New Roman"/>
            <w:sz w:val="22"/>
          </w:rPr>
          <w:t xml:space="preserve">people </w:t>
        </w:r>
      </w:ins>
      <w:del w:id="1049" w:author="Author">
        <w:r w:rsidDel="00CA69DB">
          <w:rPr>
            <w:rFonts w:ascii="Times New Roman" w:eastAsia="Times New Roman" w:hAnsi="Times New Roman" w:cs="Times New Roman"/>
            <w:sz w:val="22"/>
          </w:rPr>
          <w:delText xml:space="preserve">population </w:delText>
        </w:r>
      </w:del>
      <w:r>
        <w:rPr>
          <w:rFonts w:ascii="Times New Roman" w:hAnsi="Times New Roman" w:cs="Times New Roman"/>
          <w:kern w:val="0"/>
          <w:sz w:val="22"/>
        </w:rPr>
        <w:fldChar w:fldCharType="begin"/>
      </w:r>
      <w:r>
        <w:rPr>
          <w:rFonts w:ascii="Times New Roman" w:hAnsi="Times New Roman" w:cs="Times New Roman"/>
          <w:kern w:val="0"/>
          <w:sz w:val="22"/>
        </w:rPr>
        <w:instrText xml:space="preserve"> ADDIN EN.CITE &lt;EndNote&gt;&lt;Cite&gt;&lt;Author&gt;Carey&lt;/Author&gt;&lt;Year&gt;2021&lt;/Year&gt;&lt;RecNum&gt;113&lt;/RecNum&gt;&lt;DisplayText&gt;[44]&lt;/DisplayText&gt;&lt;record&gt;&lt;rec-number&gt;113&lt;/rec-number&gt;&lt;foreign-keys&gt;&lt;key app="EN" db-id="zz0ep2w2uspe2de0rr5xrw9oept000x05pz0" timestamp="1646462459" guid="64808813-5862-4573-8cf6-4b350f2dbc94"&gt;113&lt;/key&gt;&lt;/foreign-keys&gt;&lt;ref-type name="Journal Article"&gt;17&lt;/ref-type&gt;&lt;contributors&gt;&lt;authors&gt;&lt;author&gt;Carey, Iain M.&lt;/author&gt;&lt;author&gt;Banchoff, Emma&lt;/author&gt;&lt;author&gt;Nirmalananthan, Niranjanan&lt;/author&gt;&lt;author&gt;Harris, Tess&lt;/author&gt;&lt;author&gt;Dewilde, Stephen&lt;/author&gt;&lt;author&gt;Chaudhry, Umar A. R.&lt;/author&gt;&lt;author&gt;Cook, Derek G.&lt;/author&gt;&lt;/authors&gt;&lt;/contributors&gt;&lt;titles&gt;&lt;title&gt;Prevalence and incidence of neuromuscular conditions in the UK between 2000 and 2019: A retrospective study using primary care data&lt;/title&gt;&lt;secondary-title&gt;PLOS ONE&lt;/secondary-title&gt;&lt;/titles&gt;&lt;periodical&gt;&lt;full-title&gt;PLoS One&lt;/full-title&gt;&lt;abbr-1&gt;PLoS One&lt;/abbr-1&gt;&lt;abbr-2&gt;PLoS One&lt;/abbr-2&gt;&lt;/periodical&gt;&lt;pages&gt;e0261983&lt;/pages&gt;&lt;volume&gt;16&lt;/volume&gt;&lt;number&gt;12&lt;/number&gt;&lt;dates&gt;&lt;year&gt;2021&lt;/year&gt;&lt;/dates&gt;&lt;publisher&gt;Public Library of Science (PLoS)&lt;/publisher&gt;&lt;isbn&gt;1932-6203&lt;/isbn&gt;&lt;urls&gt;&lt;related-urls&gt;&lt;url&gt;https://dx.doi.org/10.1371/journal.pone.0261983&lt;/url&gt;&lt;/related-urls&gt;&lt;/urls&gt;&lt;electronic-resource-num&gt;10.1371/journal.pone.0261983&lt;/electronic-resource-num&gt;&lt;/record&gt;&lt;/Cite&gt;&lt;/EndNote&gt;</w:instrText>
      </w:r>
      <w:r>
        <w:rPr>
          <w:rFonts w:ascii="Times New Roman" w:hAnsi="Times New Roman" w:cs="Times New Roman"/>
          <w:kern w:val="0"/>
          <w:sz w:val="22"/>
        </w:rPr>
        <w:fldChar w:fldCharType="separate"/>
      </w:r>
      <w:r>
        <w:rPr>
          <w:rFonts w:ascii="Times New Roman" w:eastAsia="Times New Roman" w:hAnsi="Times New Roman" w:cs="Times New Roman"/>
          <w:sz w:val="22"/>
        </w:rPr>
        <w:t>[44]</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Second, the </w:t>
      </w:r>
      <w:ins w:id="1050" w:author="Author">
        <w:r>
          <w:rPr>
            <w:rFonts w:ascii="Times New Roman" w:eastAsia="Times New Roman" w:hAnsi="Times New Roman" w:cs="Times New Roman"/>
            <w:sz w:val="22"/>
          </w:rPr>
          <w:t>electrodiagnosis</w:t>
        </w:r>
      </w:ins>
      <w:del w:id="1051" w:author="Author">
        <w:r>
          <w:rPr>
            <w:rFonts w:ascii="Times New Roman" w:eastAsia="Times New Roman" w:hAnsi="Times New Roman" w:cs="Times New Roman"/>
            <w:sz w:val="22"/>
          </w:rPr>
          <w:delText>electro-diagnosis</w:delText>
        </w:r>
      </w:del>
      <w:r>
        <w:rPr>
          <w:rFonts w:ascii="Times New Roman" w:eastAsia="Times New Roman" w:hAnsi="Times New Roman" w:cs="Times New Roman"/>
          <w:sz w:val="22"/>
        </w:rPr>
        <w:t xml:space="preserve"> of </w:t>
      </w:r>
      <w:del w:id="1052" w:author="Author">
        <w:r>
          <w:rPr>
            <w:rFonts w:ascii="Times New Roman" w:eastAsia="Times New Roman" w:hAnsi="Times New Roman" w:cs="Times New Roman"/>
            <w:sz w:val="22"/>
          </w:rPr>
          <w:delText xml:space="preserve">the </w:delText>
        </w:r>
      </w:del>
      <w:r>
        <w:rPr>
          <w:rFonts w:ascii="Times New Roman" w:eastAsia="Times New Roman" w:hAnsi="Times New Roman" w:cs="Times New Roman"/>
          <w:sz w:val="22"/>
        </w:rPr>
        <w:t xml:space="preserve">physicians during this study was different from the real-world diagnosis process. Physicians </w:t>
      </w:r>
      <w:ins w:id="1053" w:author="Author">
        <w:r>
          <w:rPr>
            <w:rFonts w:ascii="Times New Roman" w:eastAsia="Times New Roman" w:hAnsi="Times New Roman" w:cs="Times New Roman"/>
            <w:sz w:val="22"/>
          </w:rPr>
          <w:t>considered</w:t>
        </w:r>
      </w:ins>
      <w:del w:id="1054" w:author="Author">
        <w:r>
          <w:rPr>
            <w:rFonts w:ascii="Times New Roman" w:eastAsia="Times New Roman" w:hAnsi="Times New Roman" w:cs="Times New Roman"/>
            <w:sz w:val="22"/>
          </w:rPr>
          <w:delText>consider</w:delText>
        </w:r>
      </w:del>
      <w:r>
        <w:rPr>
          <w:rFonts w:ascii="Times New Roman" w:eastAsia="Times New Roman" w:hAnsi="Times New Roman" w:cs="Times New Roman"/>
          <w:sz w:val="22"/>
        </w:rPr>
        <w:t xml:space="preserve"> nEMG signals as well as </w:t>
      </w:r>
      <w:r>
        <w:rPr>
          <w:rFonts w:ascii="Times New Roman" w:eastAsia="Times New Roman" w:hAnsi="Times New Roman" w:cs="Times New Roman"/>
          <w:sz w:val="22"/>
        </w:rPr>
        <w:lastRenderedPageBreak/>
        <w:t>additional information about the patient</w:t>
      </w:r>
      <w:ins w:id="1055"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such as demographics or symptoms, which were absent in the labeling platform.</w:t>
      </w:r>
      <w:del w:id="1056" w:author="Author">
        <w:r w:rsidDel="00BC7853">
          <w:rPr>
            <w:rFonts w:ascii="Times New Roman" w:eastAsia="Times New Roman" w:hAnsi="Times New Roman" w:cs="Times New Roman"/>
            <w:sz w:val="22"/>
          </w:rPr>
          <w:delText xml:space="preserve"> </w:delText>
        </w:r>
      </w:del>
    </w:p>
    <w:p w14:paraId="0BD83DFA" w14:textId="30CD888D" w:rsidR="00940DD6" w:rsidRDefault="00CD2E03">
      <w:pPr>
        <w:spacing w:line="480" w:lineRule="auto"/>
        <w:jc w:val="left"/>
        <w:rPr>
          <w:rFonts w:ascii="Times New Roman" w:eastAsia="Times New Roman" w:hAnsi="Times New Roman" w:cs="Times New Roman"/>
          <w:sz w:val="22"/>
        </w:rPr>
      </w:pPr>
      <w:ins w:id="1057" w:author="Author">
        <w:r>
          <w:rPr>
            <w:rFonts w:ascii="Times New Roman" w:eastAsia="Times New Roman" w:hAnsi="Times New Roman" w:cs="Times New Roman"/>
            <w:sz w:val="22"/>
          </w:rPr>
          <w:t>This study has several limitations</w:t>
        </w:r>
      </w:ins>
      <w:del w:id="1058" w:author="Author">
        <w:r>
          <w:rPr>
            <w:rFonts w:ascii="Times New Roman" w:eastAsia="Times New Roman" w:hAnsi="Times New Roman" w:cs="Times New Roman"/>
            <w:sz w:val="22"/>
          </w:rPr>
          <w:delText>There were several limitations of this study</w:delText>
        </w:r>
      </w:del>
      <w:r>
        <w:rPr>
          <w:rFonts w:ascii="Times New Roman" w:eastAsia="Times New Roman" w:hAnsi="Times New Roman" w:cs="Times New Roman"/>
          <w:sz w:val="22"/>
        </w:rPr>
        <w:t xml:space="preserve">. First, </w:t>
      </w:r>
      <w:ins w:id="1059" w:author="Author">
        <w:r>
          <w:rPr>
            <w:rFonts w:ascii="Times New Roman" w:eastAsia="Times New Roman" w:hAnsi="Times New Roman" w:cs="Times New Roman"/>
            <w:sz w:val="22"/>
          </w:rPr>
          <w:t>it</w:t>
        </w:r>
      </w:ins>
      <w:del w:id="1060" w:author="Author">
        <w:r>
          <w:rPr>
            <w:rFonts w:ascii="Times New Roman" w:eastAsia="Times New Roman" w:hAnsi="Times New Roman" w:cs="Times New Roman"/>
            <w:sz w:val="22"/>
          </w:rPr>
          <w:delText>this study</w:delText>
        </w:r>
      </w:del>
      <w:r>
        <w:rPr>
          <w:rFonts w:ascii="Times New Roman" w:eastAsia="Times New Roman" w:hAnsi="Times New Roman" w:cs="Times New Roman"/>
          <w:sz w:val="22"/>
        </w:rPr>
        <w:t xml:space="preserve"> used retrospective data from a single institution. When additional data from other institutions are available, external validation </w:t>
      </w:r>
      <w:ins w:id="1061" w:author="Author">
        <w:r>
          <w:rPr>
            <w:rFonts w:ascii="Times New Roman" w:eastAsia="Times New Roman" w:hAnsi="Times New Roman" w:cs="Times New Roman"/>
            <w:sz w:val="22"/>
          </w:rPr>
          <w:t>can</w:t>
        </w:r>
      </w:ins>
      <w:del w:id="1062" w:author="Author">
        <w:r>
          <w:rPr>
            <w:rFonts w:ascii="Times New Roman" w:eastAsia="Times New Roman" w:hAnsi="Times New Roman" w:cs="Times New Roman"/>
            <w:sz w:val="22"/>
          </w:rPr>
          <w:delText>could</w:delText>
        </w:r>
      </w:del>
      <w:r>
        <w:rPr>
          <w:rFonts w:ascii="Times New Roman" w:eastAsia="Times New Roman" w:hAnsi="Times New Roman" w:cs="Times New Roman"/>
          <w:sz w:val="22"/>
        </w:rPr>
        <w:t xml:space="preserve"> be performed to further verify</w:t>
      </w:r>
      <w:del w:id="1063" w:author="Author">
        <w:r w:rsidDel="00CA69DB">
          <w:rPr>
            <w:rFonts w:ascii="Times New Roman" w:eastAsia="Times New Roman" w:hAnsi="Times New Roman" w:cs="Times New Roman"/>
            <w:sz w:val="22"/>
          </w:rPr>
          <w:delText xml:space="preserve"> the</w:delText>
        </w:r>
      </w:del>
      <w:r>
        <w:rPr>
          <w:rFonts w:ascii="Times New Roman" w:eastAsia="Times New Roman" w:hAnsi="Times New Roman" w:cs="Times New Roman"/>
          <w:sz w:val="22"/>
        </w:rPr>
        <w:t xml:space="preserve"> model performance. Second, </w:t>
      </w:r>
      <w:ins w:id="1064" w:author="Author">
        <w:r>
          <w:rPr>
            <w:rFonts w:ascii="Times New Roman" w:eastAsia="Times New Roman" w:hAnsi="Times New Roman" w:cs="Times New Roman"/>
            <w:sz w:val="22"/>
          </w:rPr>
          <w:t xml:space="preserve">a </w:t>
        </w:r>
      </w:ins>
      <w:r>
        <w:rPr>
          <w:rFonts w:ascii="Times New Roman" w:eastAsia="Times New Roman" w:hAnsi="Times New Roman" w:cs="Times New Roman"/>
          <w:sz w:val="22"/>
        </w:rPr>
        <w:t xml:space="preserve">larger amount of nEMG data needs to be examined to demonstrate the stable performance of deep learning </w:t>
      </w:r>
      <w:ins w:id="1065" w:author="Author">
        <w:r>
          <w:rPr>
            <w:rFonts w:ascii="Times New Roman" w:eastAsia="Times New Roman" w:hAnsi="Times New Roman" w:cs="Times New Roman"/>
            <w:sz w:val="22"/>
          </w:rPr>
          <w:t>in</w:t>
        </w:r>
      </w:ins>
      <w:del w:id="1066" w:author="Author">
        <w:r>
          <w:rPr>
            <w:rFonts w:ascii="Times New Roman" w:eastAsia="Times New Roman" w:hAnsi="Times New Roman" w:cs="Times New Roman"/>
            <w:sz w:val="22"/>
          </w:rPr>
          <w:delText>on</w:delText>
        </w:r>
      </w:del>
      <w:r>
        <w:rPr>
          <w:rFonts w:ascii="Times New Roman" w:eastAsia="Times New Roman" w:hAnsi="Times New Roman" w:cs="Times New Roman"/>
          <w:sz w:val="22"/>
        </w:rPr>
        <w:t xml:space="preserve"> nEMG classification. The </w:t>
      </w:r>
      <w:commentRangeStart w:id="1067"/>
      <w:r>
        <w:rPr>
          <w:rFonts w:ascii="Times New Roman" w:eastAsia="Times New Roman" w:hAnsi="Times New Roman" w:cs="Times New Roman"/>
          <w:sz w:val="22"/>
        </w:rPr>
        <w:t>58</w:t>
      </w:r>
      <w:commentRangeEnd w:id="1067"/>
      <w:r w:rsidR="00CA69DB">
        <w:rPr>
          <w:rStyle w:val="CommentReference"/>
        </w:rPr>
        <w:commentReference w:id="1067"/>
      </w:r>
      <w:r>
        <w:rPr>
          <w:rFonts w:ascii="Times New Roman" w:eastAsia="Times New Roman" w:hAnsi="Times New Roman" w:cs="Times New Roman"/>
          <w:sz w:val="22"/>
        </w:rPr>
        <w:t xml:space="preserve"> patients from this study are not </w:t>
      </w:r>
      <w:ins w:id="1068" w:author="Author">
        <w:r>
          <w:rPr>
            <w:rFonts w:ascii="Times New Roman" w:eastAsia="Times New Roman" w:hAnsi="Times New Roman" w:cs="Times New Roman"/>
            <w:sz w:val="22"/>
          </w:rPr>
          <w:t>sufficient</w:t>
        </w:r>
      </w:ins>
      <w:del w:id="1069" w:author="Author">
        <w:r>
          <w:rPr>
            <w:rFonts w:ascii="Times New Roman" w:eastAsia="Times New Roman" w:hAnsi="Times New Roman" w:cs="Times New Roman"/>
            <w:sz w:val="22"/>
          </w:rPr>
          <w:delText>enough</w:delText>
        </w:r>
      </w:del>
      <w:r>
        <w:rPr>
          <w:rFonts w:ascii="Times New Roman" w:eastAsia="Times New Roman" w:hAnsi="Times New Roman" w:cs="Times New Roman"/>
          <w:sz w:val="22"/>
        </w:rPr>
        <w:t xml:space="preserve"> to demonstrate the </w:t>
      </w:r>
      <w:del w:id="1070" w:author="Author">
        <w:r>
          <w:rPr>
            <w:rFonts w:ascii="Times New Roman" w:eastAsia="Times New Roman" w:hAnsi="Times New Roman" w:cs="Times New Roman"/>
            <w:sz w:val="22"/>
          </w:rPr>
          <w:delText xml:space="preserve">perfect </w:delText>
        </w:r>
      </w:del>
      <w:r>
        <w:rPr>
          <w:rFonts w:ascii="Times New Roman" w:eastAsia="Times New Roman" w:hAnsi="Times New Roman" w:cs="Times New Roman"/>
          <w:sz w:val="22"/>
        </w:rPr>
        <w:t>usefulness of this deep</w:t>
      </w:r>
      <w:ins w:id="1071" w:author="Author" w:date="2022-03-14T14:05:00Z">
        <w:r w:rsidR="0088222A">
          <w:rPr>
            <w:rFonts w:ascii="Times New Roman" w:eastAsia="Times New Roman" w:hAnsi="Times New Roman" w:cs="Times New Roman"/>
            <w:sz w:val="22"/>
          </w:rPr>
          <w:t>-</w:t>
        </w:r>
      </w:ins>
      <w:del w:id="1072" w:author="Author" w:date="2022-03-14T14:05:00Z">
        <w:r w:rsidDel="0088222A">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w:t>
      </w:r>
      <w:ins w:id="1073"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and </w:t>
      </w:r>
      <w:ins w:id="1074" w:author="Author">
        <w:r>
          <w:rPr>
            <w:rFonts w:ascii="Times New Roman" w:eastAsia="Times New Roman" w:hAnsi="Times New Roman" w:cs="Times New Roman"/>
            <w:sz w:val="22"/>
          </w:rPr>
          <w:t xml:space="preserve">a </w:t>
        </w:r>
      </w:ins>
      <w:r>
        <w:rPr>
          <w:rFonts w:ascii="Times New Roman" w:eastAsia="Times New Roman" w:hAnsi="Times New Roman" w:cs="Times New Roman"/>
          <w:sz w:val="22"/>
        </w:rPr>
        <w:t xml:space="preserve">larger cohort may elicit useful information from the muscle location as well. Third, the patient diagnosis </w:t>
      </w:r>
      <w:ins w:id="1075" w:author="Author">
        <w:r>
          <w:rPr>
            <w:rFonts w:ascii="Times New Roman" w:eastAsia="Times New Roman" w:hAnsi="Times New Roman" w:cs="Times New Roman"/>
            <w:sz w:val="22"/>
          </w:rPr>
          <w:t>labels</w:t>
        </w:r>
      </w:ins>
      <w:del w:id="1076" w:author="Author">
        <w:r>
          <w:rPr>
            <w:rFonts w:ascii="Times New Roman" w:eastAsia="Times New Roman" w:hAnsi="Times New Roman" w:cs="Times New Roman"/>
            <w:sz w:val="22"/>
          </w:rPr>
          <w:delText>label</w:delText>
        </w:r>
      </w:del>
      <w:r>
        <w:rPr>
          <w:rFonts w:ascii="Times New Roman" w:eastAsia="Times New Roman" w:hAnsi="Times New Roman" w:cs="Times New Roman"/>
          <w:sz w:val="22"/>
        </w:rPr>
        <w:t xml:space="preserve"> were </w:t>
      </w:r>
      <w:ins w:id="1077" w:author="Author">
        <w:r w:rsidR="00CA69DB">
          <w:rPr>
            <w:rFonts w:ascii="Times New Roman" w:eastAsia="Times New Roman" w:hAnsi="Times New Roman" w:cs="Times New Roman"/>
            <w:sz w:val="22"/>
          </w:rPr>
          <w:t xml:space="preserve">only </w:t>
        </w:r>
      </w:ins>
      <w:del w:id="1078" w:author="Author">
        <w:r w:rsidDel="00CA69DB">
          <w:rPr>
            <w:rFonts w:ascii="Times New Roman" w:eastAsia="Times New Roman" w:hAnsi="Times New Roman" w:cs="Times New Roman"/>
            <w:sz w:val="22"/>
          </w:rPr>
          <w:delText xml:space="preserve">crudely </w:delText>
        </w:r>
      </w:del>
      <w:r>
        <w:rPr>
          <w:rFonts w:ascii="Times New Roman" w:eastAsia="Times New Roman" w:hAnsi="Times New Roman" w:cs="Times New Roman"/>
          <w:sz w:val="22"/>
        </w:rPr>
        <w:t>divided into neuropathy, myopathy, and normal</w:t>
      </w:r>
      <w:ins w:id="1079" w:author="Author">
        <w:r w:rsidR="00CA69DB">
          <w:rPr>
            <w:rFonts w:ascii="Times New Roman" w:eastAsia="Times New Roman" w:hAnsi="Times New Roman" w:cs="Times New Roman"/>
            <w:sz w:val="22"/>
          </w:rPr>
          <w:t xml:space="preserve"> patients</w:t>
        </w:r>
      </w:ins>
      <w:r>
        <w:rPr>
          <w:rFonts w:ascii="Times New Roman" w:eastAsia="Times New Roman" w:hAnsi="Times New Roman" w:cs="Times New Roman"/>
          <w:sz w:val="22"/>
        </w:rPr>
        <w:t>. There are diverse subtypes of neuromuscular diseases</w:t>
      </w:r>
      <w:ins w:id="1080"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such as chronic inclusion body myositis, ongoing-state dermatomyositis, and late-stage muscular dystrophy, which co-exhibit MUAPs of myopathy and neuropathy, </w:t>
      </w:r>
      <w:ins w:id="1081" w:author="Author">
        <w:r>
          <w:rPr>
            <w:rFonts w:ascii="Times New Roman" w:eastAsia="Times New Roman" w:hAnsi="Times New Roman" w:cs="Times New Roman"/>
            <w:sz w:val="22"/>
          </w:rPr>
          <w:t>with</w:t>
        </w:r>
      </w:ins>
      <w:del w:id="1082" w:author="Author">
        <w:r>
          <w:rPr>
            <w:rFonts w:ascii="Times New Roman" w:eastAsia="Times New Roman" w:hAnsi="Times New Roman" w:cs="Times New Roman"/>
            <w:sz w:val="22"/>
          </w:rPr>
          <w:delText>which have</w:delText>
        </w:r>
      </w:del>
      <w:r>
        <w:rPr>
          <w:rFonts w:ascii="Times New Roman" w:eastAsia="Times New Roman" w:hAnsi="Times New Roman" w:cs="Times New Roman"/>
          <w:sz w:val="22"/>
        </w:rPr>
        <w:t xml:space="preserve"> short </w:t>
      </w:r>
      <w:ins w:id="1083" w:author="Author">
        <w:r>
          <w:rPr>
            <w:rFonts w:ascii="Times New Roman" w:eastAsia="Times New Roman" w:hAnsi="Times New Roman" w:cs="Times New Roman"/>
            <w:sz w:val="22"/>
          </w:rPr>
          <w:t>and long durations</w:t>
        </w:r>
      </w:ins>
      <w:del w:id="1084" w:author="Author">
        <w:r>
          <w:rPr>
            <w:rFonts w:ascii="Times New Roman" w:eastAsia="Times New Roman" w:hAnsi="Times New Roman" w:cs="Times New Roman"/>
            <w:sz w:val="22"/>
          </w:rPr>
          <w:delText>duration and long duration</w:delText>
        </w:r>
      </w:del>
      <w:r>
        <w:rPr>
          <w:rFonts w:ascii="Times New Roman" w:eastAsia="Times New Roman" w:hAnsi="Times New Roman" w:cs="Times New Roman"/>
          <w:sz w:val="22"/>
        </w:rPr>
        <w:t xml:space="preserve">. Additional nEMG data </w:t>
      </w:r>
      <w:ins w:id="1085" w:author="Author">
        <w:r>
          <w:rPr>
            <w:rFonts w:ascii="Times New Roman" w:eastAsia="Times New Roman" w:hAnsi="Times New Roman" w:cs="Times New Roman"/>
            <w:sz w:val="22"/>
          </w:rPr>
          <w:t>for</w:t>
        </w:r>
      </w:ins>
      <w:del w:id="1086" w:author="Author">
        <w:r>
          <w:rPr>
            <w:rFonts w:ascii="Times New Roman" w:eastAsia="Times New Roman" w:hAnsi="Times New Roman" w:cs="Times New Roman"/>
            <w:sz w:val="22"/>
          </w:rPr>
          <w:delText>with</w:delText>
        </w:r>
      </w:del>
      <w:r>
        <w:rPr>
          <w:rFonts w:ascii="Times New Roman" w:eastAsia="Times New Roman" w:hAnsi="Times New Roman" w:cs="Times New Roman"/>
          <w:sz w:val="22"/>
        </w:rPr>
        <w:t xml:space="preserve"> more specific neuromuscular </w:t>
      </w:r>
      <w:ins w:id="1087" w:author="Author">
        <w:r>
          <w:rPr>
            <w:rFonts w:ascii="Times New Roman" w:eastAsia="Times New Roman" w:hAnsi="Times New Roman" w:cs="Times New Roman"/>
            <w:sz w:val="22"/>
          </w:rPr>
          <w:t>diseases</w:t>
        </w:r>
      </w:ins>
      <w:del w:id="1088" w:author="Author">
        <w:r>
          <w:rPr>
            <w:rFonts w:ascii="Times New Roman" w:eastAsia="Times New Roman" w:hAnsi="Times New Roman" w:cs="Times New Roman"/>
            <w:sz w:val="22"/>
          </w:rPr>
          <w:delText>disease</w:delText>
        </w:r>
      </w:del>
      <w:r>
        <w:rPr>
          <w:rFonts w:ascii="Times New Roman" w:eastAsia="Times New Roman" w:hAnsi="Times New Roman" w:cs="Times New Roman"/>
          <w:sz w:val="22"/>
        </w:rPr>
        <w:t xml:space="preserve"> could improve the usefulness of deep learning </w:t>
      </w:r>
      <w:ins w:id="1089" w:author="Author">
        <w:r>
          <w:rPr>
            <w:rFonts w:ascii="Times New Roman" w:eastAsia="Times New Roman" w:hAnsi="Times New Roman" w:cs="Times New Roman"/>
            <w:sz w:val="22"/>
          </w:rPr>
          <w:t>for</w:t>
        </w:r>
      </w:ins>
      <w:del w:id="1090" w:author="Author">
        <w:r>
          <w:rPr>
            <w:rFonts w:ascii="Times New Roman" w:eastAsia="Times New Roman" w:hAnsi="Times New Roman" w:cs="Times New Roman"/>
            <w:sz w:val="22"/>
          </w:rPr>
          <w:delText>to</w:delText>
        </w:r>
      </w:del>
      <w:r>
        <w:rPr>
          <w:rFonts w:ascii="Times New Roman" w:eastAsia="Times New Roman" w:hAnsi="Times New Roman" w:cs="Times New Roman"/>
          <w:sz w:val="22"/>
        </w:rPr>
        <w:t xml:space="preserve"> nEMG clinical assistance. </w:t>
      </w:r>
      <w:del w:id="1091" w:author="Author">
        <w:r w:rsidDel="00CA69D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Finally, </w:t>
      </w:r>
      <w:ins w:id="1092" w:author="Author">
        <w:r>
          <w:rPr>
            <w:rFonts w:ascii="Times New Roman" w:eastAsia="Times New Roman" w:hAnsi="Times New Roman" w:cs="Times New Roman"/>
            <w:sz w:val="22"/>
          </w:rPr>
          <w:t>resting-state</w:t>
        </w:r>
      </w:ins>
      <w:del w:id="1093" w:author="Author">
        <w:r>
          <w:rPr>
            <w:rFonts w:ascii="Times New Roman" w:eastAsia="Times New Roman" w:hAnsi="Times New Roman" w:cs="Times New Roman"/>
            <w:sz w:val="22"/>
          </w:rPr>
          <w:delText>resting state</w:delText>
        </w:r>
      </w:del>
      <w:r>
        <w:rPr>
          <w:rFonts w:ascii="Times New Roman" w:eastAsia="Times New Roman" w:hAnsi="Times New Roman" w:cs="Times New Roman"/>
          <w:sz w:val="22"/>
        </w:rPr>
        <w:t xml:space="preserve"> nEMG data may be added for better prediction. In some neuromuscular diseases</w:t>
      </w:r>
      <w:ins w:id="1094"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such as Pompe disease, EMG abnormalities may be revealed only in the resting state of the paraspinal muscles rather than the limb muscles </w:t>
      </w:r>
      <w:r>
        <w:rPr>
          <w:rFonts w:ascii="Times New Roman" w:hAnsi="Times New Roman" w:cs="Times New Roman"/>
          <w:sz w:val="22"/>
        </w:rPr>
        <w:fldChar w:fldCharType="begin">
          <w:fldData xml:space="preserve">PEVuZE5vdGU+PENpdGU+PEF1dGhvcj5QYWdhbm9uaTwvQXV0aG9yPjxZZWFyPjIwMTM8L1llYXI+
PFJlY051bT45NDwvUmVjTnVtPjxEaXNwbGF5VGV4dD5bMTMsIDQ1XTwvRGlzcGxheVRleHQ+PHJl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dWFnZT48L3JlY29yZD48L0NpdGU+PENpdGU+PEF1dGhvcj5Ib2Jzb24tV2ViYjwvQXV0aG9yPjxZ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</w:fldData>
        </w:fldChar>
      </w:r>
      <w:r>
        <w:rPr>
          <w:rFonts w:ascii="Times New Roman" w:hAnsi="Times New Roman" w:cs="Times New Roman"/>
          <w:sz w:val="22"/>
        </w:rPr>
        <w:instrText xml:space="preserve"> ADDIN EN.CITE </w:instrText>
      </w:r>
      <w:r>
        <w:rPr>
          <w:rFonts w:ascii="Times New Roman" w:hAnsi="Times New Roman" w:cs="Times New Roman"/>
          <w:sz w:val="22"/>
        </w:rPr>
        <w:fldChar w:fldCharType="begin">
          <w:fldData xml:space="preserve">PEVuZE5vdGU+PENpdGU+PEF1dGhvcj5QYWdhbm9uaTwvQXV0aG9yPjxZZWFyPjIwMTM8L1llYXI+
PFJlY051bT45NDwvUmVjTnVtPjxEaXNwbGF5VGV4dD5bMTMsIDQ1XTwvRGlzcGxheVRleHQ+PHJl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dWFnZT48L3JlY29yZD48L0NpdGU+PENpdGU+PEF1dGhvcj5Ib2Jzb24tV2ViYjwvQXV0aG9yPjxZ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</w:fldData>
        </w:fldChar>
      </w:r>
      <w:r>
        <w:rPr>
          <w:rFonts w:ascii="Times New Roman" w:hAnsi="Times New Roman" w:cs="Times New Roman"/>
          <w:sz w:val="22"/>
        </w:rPr>
        <w:instrText xml:space="preserve"> ADDIN EN.CITE.DATA </w:instrText>
      </w:r>
      <w:r>
        <w:rPr>
          <w:rFonts w:ascii="Times New Roman" w:hAnsi="Times New Roman" w:cs="Times New Roman"/>
          <w:sz w:val="22"/>
        </w:rPr>
      </w:r>
      <w:r>
        <w:rPr>
          <w:rFonts w:ascii="Times New Roman" w:hAnsi="Times New Roman" w:cs="Times New Roman"/>
          <w:sz w:val="22"/>
        </w:rPr>
        <w:fldChar w:fldCharType="end"/>
      </w:r>
      <w:r>
        <w:rPr>
          <w:rFonts w:ascii="Times New Roman" w:hAnsi="Times New Roman" w:cs="Times New Roman"/>
          <w:sz w:val="22"/>
        </w:rPr>
      </w:r>
      <w:r>
        <w:rPr>
          <w:rFonts w:ascii="Times New Roman" w:hAnsi="Times New Roman" w:cs="Times New Roman"/>
          <w:sz w:val="22"/>
        </w:rPr>
        <w:fldChar w:fldCharType="separate"/>
      </w:r>
      <w:r>
        <w:rPr>
          <w:rFonts w:ascii="Times New Roman" w:eastAsia="Times New Roman" w:hAnsi="Times New Roman" w:cs="Times New Roman"/>
          <w:sz w:val="22"/>
        </w:rPr>
        <w:t>[13, 45]</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Future prospective </w:t>
      </w:r>
      <w:ins w:id="1095" w:author="Author">
        <w:r>
          <w:rPr>
            <w:rFonts w:ascii="Times New Roman" w:eastAsia="Times New Roman" w:hAnsi="Times New Roman" w:cs="Times New Roman"/>
            <w:sz w:val="22"/>
          </w:rPr>
          <w:t>studies</w:t>
        </w:r>
      </w:ins>
      <w:del w:id="1096" w:author="Author">
        <w:r>
          <w:rPr>
            <w:rFonts w:ascii="Times New Roman" w:eastAsia="Times New Roman" w:hAnsi="Times New Roman" w:cs="Times New Roman"/>
            <w:sz w:val="22"/>
          </w:rPr>
          <w:delText>study</w:delText>
        </w:r>
      </w:del>
      <w:r>
        <w:rPr>
          <w:rFonts w:ascii="Times New Roman" w:eastAsia="Times New Roman" w:hAnsi="Times New Roman" w:cs="Times New Roman"/>
          <w:sz w:val="22"/>
        </w:rPr>
        <w:t xml:space="preserve"> with resting and volitional state EMG data could further improve the applicability of deep</w:t>
      </w:r>
      <w:ins w:id="1097" w:author="Author">
        <w:r w:rsidR="002B0F6B">
          <w:rPr>
            <w:rFonts w:ascii="Times New Roman" w:eastAsia="Times New Roman" w:hAnsi="Times New Roman" w:cs="Times New Roman"/>
            <w:sz w:val="22"/>
          </w:rPr>
          <w:t>-</w:t>
        </w:r>
      </w:ins>
      <w:del w:id="1098"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w:t>
      </w:r>
      <w:ins w:id="1099" w:author="Author">
        <w:r>
          <w:rPr>
            <w:rFonts w:ascii="Times New Roman" w:eastAsia="Times New Roman" w:hAnsi="Times New Roman" w:cs="Times New Roman"/>
            <w:sz w:val="22"/>
          </w:rPr>
          <w:t>for</w:t>
        </w:r>
      </w:ins>
      <w:del w:id="1100" w:author="Author">
        <w:r>
          <w:rPr>
            <w:rFonts w:ascii="Times New Roman" w:eastAsia="Times New Roman" w:hAnsi="Times New Roman" w:cs="Times New Roman"/>
            <w:sz w:val="22"/>
          </w:rPr>
          <w:delText>in</w:delText>
        </w:r>
      </w:del>
      <w:r>
        <w:rPr>
          <w:rFonts w:ascii="Times New Roman" w:eastAsia="Times New Roman" w:hAnsi="Times New Roman" w:cs="Times New Roman"/>
          <w:sz w:val="22"/>
        </w:rPr>
        <w:t xml:space="preserve"> EMG </w:t>
      </w:r>
      <w:ins w:id="1101" w:author="Author">
        <w:r>
          <w:rPr>
            <w:rFonts w:ascii="Times New Roman" w:eastAsia="Times New Roman" w:hAnsi="Times New Roman" w:cs="Times New Roman"/>
            <w:sz w:val="22"/>
          </w:rPr>
          <w:t>electrodiagnosis</w:t>
        </w:r>
      </w:ins>
      <w:del w:id="1102" w:author="Author">
        <w:r>
          <w:rPr>
            <w:rFonts w:ascii="Times New Roman" w:eastAsia="Times New Roman" w:hAnsi="Times New Roman" w:cs="Times New Roman"/>
            <w:sz w:val="22"/>
          </w:rPr>
          <w:delText>electro-diagnosis</w:delText>
        </w:r>
      </w:del>
      <w:r>
        <w:rPr>
          <w:rFonts w:ascii="Times New Roman" w:eastAsia="Times New Roman" w:hAnsi="Times New Roman" w:cs="Times New Roman"/>
          <w:sz w:val="22"/>
        </w:rPr>
        <w:t>.</w:t>
      </w:r>
    </w:p>
    <w:p w14:paraId="01CE5699" w14:textId="17FD409A" w:rsidR="00940DD6" w:rsidRDefault="00CD2E03">
      <w:pPr>
        <w:spacing w:line="480" w:lineRule="auto"/>
        <w:jc w:val="left"/>
        <w:rPr>
          <w:rFonts w:ascii="Times New Roman" w:eastAsia="Times New Roman" w:hAnsi="Times New Roman" w:cs="Times New Roman"/>
          <w:sz w:val="22"/>
        </w:rPr>
      </w:pPr>
      <w:commentRangeStart w:id="1103"/>
      <w:r>
        <w:rPr>
          <w:rFonts w:ascii="Times New Roman" w:eastAsia="Times New Roman" w:hAnsi="Times New Roman" w:cs="Times New Roman"/>
          <w:sz w:val="22"/>
        </w:rPr>
        <w:t>Fe</w:t>
      </w:r>
      <w:commentRangeEnd w:id="1103"/>
      <w:r>
        <w:rPr>
          <w:rStyle w:val="CommentReference"/>
        </w:rPr>
        <w:commentReference w:id="1103"/>
      </w:r>
      <w:r>
        <w:rPr>
          <w:rFonts w:ascii="Times New Roman" w:eastAsia="Times New Roman" w:hAnsi="Times New Roman" w:cs="Times New Roman"/>
          <w:sz w:val="22"/>
        </w:rPr>
        <w:t xml:space="preserve">w studies have </w:t>
      </w:r>
      <w:ins w:id="1104" w:author="Author">
        <w:r>
          <w:rPr>
            <w:rFonts w:ascii="Times New Roman" w:eastAsia="Times New Roman" w:hAnsi="Times New Roman" w:cs="Times New Roman"/>
            <w:sz w:val="22"/>
          </w:rPr>
          <w:t>analyzed</w:t>
        </w:r>
      </w:ins>
      <w:del w:id="1105" w:author="Author">
        <w:r>
          <w:rPr>
            <w:rFonts w:ascii="Times New Roman" w:eastAsia="Times New Roman" w:hAnsi="Times New Roman" w:cs="Times New Roman"/>
            <w:sz w:val="22"/>
          </w:rPr>
          <w:delText>documented on analyzing</w:delText>
        </w:r>
      </w:del>
      <w:r>
        <w:rPr>
          <w:rFonts w:ascii="Times New Roman" w:eastAsia="Times New Roman" w:hAnsi="Times New Roman" w:cs="Times New Roman"/>
          <w:sz w:val="22"/>
        </w:rPr>
        <w:t xml:space="preserve"> nEMG signals in a volitional state using deep</w:t>
      </w:r>
      <w:ins w:id="1106" w:author="Author">
        <w:r w:rsidR="002B0F6B">
          <w:rPr>
            <w:rFonts w:ascii="Times New Roman" w:eastAsia="Times New Roman" w:hAnsi="Times New Roman" w:cs="Times New Roman"/>
            <w:sz w:val="22"/>
          </w:rPr>
          <w:t>-</w:t>
        </w:r>
      </w:ins>
      <w:del w:id="1107"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w:t>
      </w:r>
      <w:ins w:id="1108" w:author="Author">
        <w:r>
          <w:rPr>
            <w:rFonts w:ascii="Times New Roman" w:eastAsia="Times New Roman" w:hAnsi="Times New Roman" w:cs="Times New Roman"/>
            <w:sz w:val="22"/>
          </w:rPr>
          <w:t>The results</w:t>
        </w:r>
      </w:ins>
      <w:del w:id="1109" w:author="Author">
        <w:r>
          <w:rPr>
            <w:rFonts w:ascii="Times New Roman" w:eastAsia="Times New Roman" w:hAnsi="Times New Roman" w:cs="Times New Roman"/>
            <w:sz w:val="22"/>
          </w:rPr>
          <w:delText>Results</w:delText>
        </w:r>
      </w:del>
      <w:r>
        <w:rPr>
          <w:rFonts w:ascii="Times New Roman" w:eastAsia="Times New Roman" w:hAnsi="Times New Roman" w:cs="Times New Roman"/>
          <w:sz w:val="22"/>
        </w:rPr>
        <w:t xml:space="preserve"> </w:t>
      </w:r>
      <w:ins w:id="1110" w:author="Author">
        <w:r>
          <w:rPr>
            <w:rFonts w:ascii="Times New Roman" w:eastAsia="Times New Roman" w:hAnsi="Times New Roman" w:cs="Times New Roman"/>
            <w:sz w:val="22"/>
          </w:rPr>
          <w:t>of</w:t>
        </w:r>
      </w:ins>
      <w:del w:id="1111" w:author="Author">
        <w:r>
          <w:rPr>
            <w:rFonts w:ascii="Times New Roman" w:eastAsia="Times New Roman" w:hAnsi="Times New Roman" w:cs="Times New Roman"/>
            <w:sz w:val="22"/>
          </w:rPr>
          <w:delText>from</w:delText>
        </w:r>
      </w:del>
      <w:r>
        <w:rPr>
          <w:rFonts w:ascii="Times New Roman" w:eastAsia="Times New Roman" w:hAnsi="Times New Roman" w:cs="Times New Roman"/>
          <w:sz w:val="22"/>
        </w:rPr>
        <w:t xml:space="preserve"> this study demonstrated that deep</w:t>
      </w:r>
      <w:ins w:id="1112" w:author="Author">
        <w:r w:rsidR="002B0F6B">
          <w:rPr>
            <w:rFonts w:ascii="Times New Roman" w:eastAsia="Times New Roman" w:hAnsi="Times New Roman" w:cs="Times New Roman"/>
            <w:sz w:val="22"/>
          </w:rPr>
          <w:t>-</w:t>
        </w:r>
      </w:ins>
      <w:del w:id="1113"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could analyze nEMG signals in </w:t>
      </w:r>
      <w:ins w:id="1114" w:author="Author">
        <w:r>
          <w:rPr>
            <w:rFonts w:ascii="Times New Roman" w:eastAsia="Times New Roman" w:hAnsi="Times New Roman" w:cs="Times New Roman"/>
            <w:sz w:val="22"/>
          </w:rPr>
          <w:t xml:space="preserve">a </w:t>
        </w:r>
      </w:ins>
      <w:r>
        <w:rPr>
          <w:rFonts w:ascii="Times New Roman" w:eastAsia="Times New Roman" w:hAnsi="Times New Roman" w:cs="Times New Roman"/>
          <w:sz w:val="22"/>
        </w:rPr>
        <w:t xml:space="preserve">short time and </w:t>
      </w:r>
      <w:ins w:id="1115" w:author="Author">
        <w:r>
          <w:rPr>
            <w:rFonts w:ascii="Times New Roman" w:eastAsia="Times New Roman" w:hAnsi="Times New Roman" w:cs="Times New Roman"/>
            <w:sz w:val="22"/>
          </w:rPr>
          <w:t xml:space="preserve">with </w:t>
        </w:r>
      </w:ins>
      <w:r>
        <w:rPr>
          <w:rFonts w:ascii="Times New Roman" w:eastAsia="Times New Roman" w:hAnsi="Times New Roman" w:cs="Times New Roman"/>
          <w:sz w:val="22"/>
        </w:rPr>
        <w:t xml:space="preserve">high accuracy, and </w:t>
      </w:r>
      <w:ins w:id="1116" w:author="Author">
        <w:r>
          <w:rPr>
            <w:rFonts w:ascii="Times New Roman" w:eastAsia="Times New Roman" w:hAnsi="Times New Roman" w:cs="Times New Roman"/>
            <w:sz w:val="22"/>
          </w:rPr>
          <w:t xml:space="preserve">that </w:t>
        </w:r>
      </w:ins>
      <w:r>
        <w:rPr>
          <w:rFonts w:ascii="Times New Roman" w:eastAsia="Times New Roman" w:hAnsi="Times New Roman" w:cs="Times New Roman"/>
          <w:sz w:val="22"/>
        </w:rPr>
        <w:t xml:space="preserve">our relatively simple model has the potential to be embedded in </w:t>
      </w:r>
      <w:ins w:id="1117" w:author="Author">
        <w:r>
          <w:rPr>
            <w:rFonts w:ascii="Times New Roman" w:eastAsia="Times New Roman" w:hAnsi="Times New Roman" w:cs="Times New Roman"/>
            <w:sz w:val="22"/>
          </w:rPr>
          <w:t xml:space="preserve">an </w:t>
        </w:r>
      </w:ins>
      <w:r>
        <w:rPr>
          <w:rFonts w:ascii="Times New Roman" w:eastAsia="Times New Roman" w:hAnsi="Times New Roman" w:cs="Times New Roman"/>
          <w:sz w:val="22"/>
        </w:rPr>
        <w:t xml:space="preserve">nEMG device. Embedding a fast, accurate, and simple </w:t>
      </w:r>
      <w:ins w:id="1118" w:author="Author">
        <w:r>
          <w:rPr>
            <w:rFonts w:ascii="Times New Roman" w:eastAsia="Times New Roman" w:hAnsi="Times New Roman" w:cs="Times New Roman"/>
            <w:sz w:val="22"/>
          </w:rPr>
          <w:t>machine</w:t>
        </w:r>
        <w:r w:rsidR="000E760B">
          <w:rPr>
            <w:rFonts w:ascii="Times New Roman" w:eastAsia="Times New Roman" w:hAnsi="Times New Roman" w:cs="Times New Roman"/>
            <w:sz w:val="22"/>
          </w:rPr>
          <w:t xml:space="preserve"> </w:t>
        </w:r>
        <w:del w:id="1119" w:author="Author">
          <w:r w:rsidDel="000E760B">
            <w:rPr>
              <w:rFonts w:ascii="Times New Roman" w:eastAsia="Times New Roman" w:hAnsi="Times New Roman" w:cs="Times New Roman"/>
              <w:sz w:val="22"/>
            </w:rPr>
            <w:delText>-</w:delText>
          </w:r>
        </w:del>
        <w:r>
          <w:rPr>
            <w:rFonts w:ascii="Times New Roman" w:eastAsia="Times New Roman" w:hAnsi="Times New Roman" w:cs="Times New Roman"/>
            <w:sz w:val="22"/>
          </w:rPr>
          <w:t>learning</w:t>
        </w:r>
      </w:ins>
      <w:del w:id="1120" w:author="Author">
        <w:r>
          <w:rPr>
            <w:rFonts w:ascii="Times New Roman" w:eastAsia="Times New Roman" w:hAnsi="Times New Roman" w:cs="Times New Roman"/>
            <w:sz w:val="22"/>
          </w:rPr>
          <w:delText>machine learning</w:delText>
        </w:r>
      </w:del>
      <w:r>
        <w:rPr>
          <w:rFonts w:ascii="Times New Roman" w:eastAsia="Times New Roman" w:hAnsi="Times New Roman" w:cs="Times New Roman"/>
          <w:sz w:val="22"/>
        </w:rPr>
        <w:t xml:space="preserve"> model into </w:t>
      </w:r>
      <w:ins w:id="1121" w:author="Author">
        <w:r>
          <w:rPr>
            <w:rFonts w:ascii="Times New Roman" w:eastAsia="Times New Roman" w:hAnsi="Times New Roman" w:cs="Times New Roman"/>
            <w:sz w:val="22"/>
          </w:rPr>
          <w:t xml:space="preserve">an </w:t>
        </w:r>
      </w:ins>
      <w:r>
        <w:rPr>
          <w:rFonts w:ascii="Times New Roman" w:eastAsia="Times New Roman" w:hAnsi="Times New Roman" w:cs="Times New Roman"/>
          <w:sz w:val="22"/>
        </w:rPr>
        <w:t xml:space="preserve">nEMG machine could allow clinical assistance within the device without sharing personal medical information. Such </w:t>
      </w:r>
      <w:ins w:id="1122" w:author="Author">
        <w:r>
          <w:rPr>
            <w:rFonts w:ascii="Times New Roman" w:eastAsia="Times New Roman" w:hAnsi="Times New Roman" w:cs="Times New Roman"/>
            <w:sz w:val="22"/>
          </w:rPr>
          <w:t xml:space="preserve">an </w:t>
        </w:r>
      </w:ins>
      <w:r>
        <w:rPr>
          <w:rFonts w:ascii="Times New Roman" w:eastAsia="Times New Roman" w:hAnsi="Times New Roman" w:cs="Times New Roman"/>
          <w:sz w:val="22"/>
        </w:rPr>
        <w:t xml:space="preserve">application could not only reduce the burden </w:t>
      </w:r>
      <w:ins w:id="1123" w:author="Author">
        <w:r>
          <w:rPr>
            <w:rFonts w:ascii="Times New Roman" w:eastAsia="Times New Roman" w:hAnsi="Times New Roman" w:cs="Times New Roman"/>
            <w:sz w:val="22"/>
          </w:rPr>
          <w:t>on</w:t>
        </w:r>
      </w:ins>
      <w:del w:id="1124" w:author="Author">
        <w:r>
          <w:rPr>
            <w:rFonts w:ascii="Times New Roman" w:eastAsia="Times New Roman" w:hAnsi="Times New Roman" w:cs="Times New Roman"/>
            <w:sz w:val="22"/>
          </w:rPr>
          <w:delText>of</w:delText>
        </w:r>
      </w:del>
      <w:r>
        <w:rPr>
          <w:rFonts w:ascii="Times New Roman" w:eastAsia="Times New Roman" w:hAnsi="Times New Roman" w:cs="Times New Roman"/>
          <w:sz w:val="22"/>
        </w:rPr>
        <w:t xml:space="preserve"> physicians, but </w:t>
      </w:r>
      <w:ins w:id="1125" w:author="Author">
        <w:r>
          <w:rPr>
            <w:rFonts w:ascii="Times New Roman" w:eastAsia="Times New Roman" w:hAnsi="Times New Roman" w:cs="Times New Roman"/>
            <w:sz w:val="22"/>
          </w:rPr>
          <w:t xml:space="preserve">also </w:t>
        </w:r>
      </w:ins>
      <w:r>
        <w:rPr>
          <w:rFonts w:ascii="Times New Roman" w:eastAsia="Times New Roman" w:hAnsi="Times New Roman" w:cs="Times New Roman"/>
          <w:sz w:val="22"/>
        </w:rPr>
        <w:t xml:space="preserve">lead to </w:t>
      </w:r>
      <w:ins w:id="1126" w:author="Author">
        <w:r>
          <w:rPr>
            <w:rFonts w:ascii="Times New Roman" w:eastAsia="Times New Roman" w:hAnsi="Times New Roman" w:cs="Times New Roman"/>
            <w:sz w:val="22"/>
          </w:rPr>
          <w:t xml:space="preserve">a </w:t>
        </w:r>
      </w:ins>
      <w:r>
        <w:rPr>
          <w:rFonts w:ascii="Times New Roman" w:eastAsia="Times New Roman" w:hAnsi="Times New Roman" w:cs="Times New Roman"/>
          <w:sz w:val="22"/>
        </w:rPr>
        <w:t xml:space="preserve">widely applicable, low-cost clinical decision system </w:t>
      </w:r>
      <w:ins w:id="1127" w:author="Author">
        <w:r>
          <w:rPr>
            <w:rFonts w:ascii="Times New Roman" w:eastAsia="Times New Roman" w:hAnsi="Times New Roman" w:cs="Times New Roman"/>
            <w:sz w:val="22"/>
          </w:rPr>
          <w:t>for use</w:t>
        </w:r>
      </w:ins>
      <w:del w:id="1128" w:author="Author">
        <w:r>
          <w:rPr>
            <w:rFonts w:ascii="Times New Roman" w:eastAsia="Times New Roman" w:hAnsi="Times New Roman" w:cs="Times New Roman"/>
            <w:sz w:val="22"/>
          </w:rPr>
          <w:delText>to be used</w:delText>
        </w:r>
      </w:del>
      <w:r>
        <w:rPr>
          <w:rFonts w:ascii="Times New Roman" w:eastAsia="Times New Roman" w:hAnsi="Times New Roman" w:cs="Times New Roman"/>
          <w:sz w:val="22"/>
        </w:rPr>
        <w:t xml:space="preserve"> in small medical institutions.</w:t>
      </w:r>
      <w:del w:id="1129" w:author="Author">
        <w:r w:rsidDel="00BC7853">
          <w:rPr>
            <w:rFonts w:ascii="Times New Roman" w:eastAsia="Times New Roman" w:hAnsi="Times New Roman" w:cs="Times New Roman"/>
            <w:sz w:val="22"/>
          </w:rPr>
          <w:delText xml:space="preserve"> </w:delText>
        </w:r>
      </w:del>
    </w:p>
    <w:p w14:paraId="63DCD697" w14:textId="6D20DDD7" w:rsidR="00940DD6" w:rsidDel="00C46A3B" w:rsidRDefault="00CD2E03">
      <w:pPr>
        <w:spacing w:line="480" w:lineRule="auto"/>
        <w:jc w:val="left"/>
        <w:rPr>
          <w:del w:id="1130" w:author="Author"/>
          <w:rFonts w:ascii="Times New Roman" w:eastAsia="Times New Roman" w:hAnsi="Times New Roman" w:cs="Times New Roman"/>
          <w:sz w:val="22"/>
        </w:rPr>
      </w:pPr>
      <w:r>
        <w:rPr>
          <w:rFonts w:ascii="Times New Roman" w:eastAsia="Times New Roman" w:hAnsi="Times New Roman" w:cs="Times New Roman"/>
          <w:sz w:val="22"/>
        </w:rPr>
        <w:t xml:space="preserve">In summary, our study presented significant </w:t>
      </w:r>
      <w:ins w:id="1131" w:author="Author">
        <w:r>
          <w:rPr>
            <w:rFonts w:ascii="Times New Roman" w:eastAsia="Times New Roman" w:hAnsi="Times New Roman" w:cs="Times New Roman"/>
            <w:sz w:val="22"/>
          </w:rPr>
          <w:t>potential</w:t>
        </w:r>
      </w:ins>
      <w:del w:id="1132" w:author="Author">
        <w:r>
          <w:rPr>
            <w:rFonts w:ascii="Times New Roman" w:eastAsia="Times New Roman" w:hAnsi="Times New Roman" w:cs="Times New Roman"/>
            <w:sz w:val="22"/>
          </w:rPr>
          <w:delText>potentials</w:delText>
        </w:r>
      </w:del>
      <w:r>
        <w:rPr>
          <w:rFonts w:ascii="Times New Roman" w:eastAsia="Times New Roman" w:hAnsi="Times New Roman" w:cs="Times New Roman"/>
          <w:sz w:val="22"/>
        </w:rPr>
        <w:t xml:space="preserve"> </w:t>
      </w:r>
      <w:ins w:id="1133" w:author="Author">
        <w:r>
          <w:rPr>
            <w:rFonts w:ascii="Times New Roman" w:eastAsia="Times New Roman" w:hAnsi="Times New Roman" w:cs="Times New Roman"/>
            <w:sz w:val="22"/>
          </w:rPr>
          <w:t>for</w:t>
        </w:r>
      </w:ins>
      <w:del w:id="1134" w:author="Author">
        <w:r>
          <w:rPr>
            <w:rFonts w:ascii="Times New Roman" w:eastAsia="Times New Roman" w:hAnsi="Times New Roman" w:cs="Times New Roman"/>
            <w:sz w:val="22"/>
          </w:rPr>
          <w:delText>that</w:delText>
        </w:r>
      </w:del>
      <w:r>
        <w:rPr>
          <w:rFonts w:ascii="Times New Roman" w:eastAsia="Times New Roman" w:hAnsi="Times New Roman" w:cs="Times New Roman"/>
          <w:sz w:val="22"/>
        </w:rPr>
        <w:t xml:space="preserve"> deep</w:t>
      </w:r>
      <w:ins w:id="1135" w:author="Author">
        <w:r w:rsidR="002B0F6B">
          <w:rPr>
            <w:rFonts w:ascii="Times New Roman" w:eastAsia="Times New Roman" w:hAnsi="Times New Roman" w:cs="Times New Roman"/>
            <w:sz w:val="22"/>
          </w:rPr>
          <w:t>-</w:t>
        </w:r>
      </w:ins>
      <w:del w:id="1136"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learning </w:t>
      </w:r>
      <w:ins w:id="1137" w:author="Author">
        <w:r>
          <w:rPr>
            <w:rFonts w:ascii="Times New Roman" w:eastAsia="Times New Roman" w:hAnsi="Times New Roman" w:cs="Times New Roman"/>
            <w:sz w:val="22"/>
          </w:rPr>
          <w:t>to</w:t>
        </w:r>
      </w:ins>
      <w:del w:id="1138" w:author="Author">
        <w:r>
          <w:rPr>
            <w:rFonts w:ascii="Times New Roman" w:eastAsia="Times New Roman" w:hAnsi="Times New Roman" w:cs="Times New Roman"/>
            <w:sz w:val="22"/>
          </w:rPr>
          <w:delText>may</w:delText>
        </w:r>
      </w:del>
      <w:r>
        <w:rPr>
          <w:rFonts w:ascii="Times New Roman" w:eastAsia="Times New Roman" w:hAnsi="Times New Roman" w:cs="Times New Roman"/>
          <w:sz w:val="22"/>
        </w:rPr>
        <w:t xml:space="preserve"> contribute to </w:t>
      </w:r>
      <w:ins w:id="1139"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automatic computer-aided </w:t>
      </w:r>
      <w:ins w:id="1140" w:author="Author">
        <w:r>
          <w:rPr>
            <w:rFonts w:ascii="Times New Roman" w:eastAsia="Times New Roman" w:hAnsi="Times New Roman" w:cs="Times New Roman"/>
            <w:sz w:val="22"/>
          </w:rPr>
          <w:t>electrodiagnosis</w:t>
        </w:r>
      </w:ins>
      <w:del w:id="1141" w:author="Author">
        <w:r>
          <w:rPr>
            <w:rFonts w:ascii="Times New Roman" w:eastAsia="Times New Roman" w:hAnsi="Times New Roman" w:cs="Times New Roman"/>
            <w:sz w:val="22"/>
          </w:rPr>
          <w:delText>electro-diagnosis</w:delText>
        </w:r>
      </w:del>
      <w:r>
        <w:rPr>
          <w:rFonts w:ascii="Times New Roman" w:eastAsia="Times New Roman" w:hAnsi="Times New Roman" w:cs="Times New Roman"/>
          <w:sz w:val="22"/>
        </w:rPr>
        <w:t xml:space="preserve"> system of patients with neuromuscular diseases. </w:t>
      </w:r>
    </w:p>
    <w:p w14:paraId="2A2142BD" w14:textId="77777777" w:rsidR="00940DD6" w:rsidRDefault="00CD2E03" w:rsidP="002C3FE0">
      <w:pPr>
        <w:spacing w:line="480" w:lineRule="auto"/>
        <w:jc w:val="left"/>
      </w:pPr>
      <w:r>
        <w:br w:type="page"/>
      </w:r>
    </w:p>
    <w:p w14:paraId="590A1C02" w14:textId="77777777" w:rsidR="00940DD6" w:rsidRDefault="00CD2E03">
      <w:pPr>
        <w:widowControl/>
        <w:rPr>
          <w:rFonts w:ascii="Times New Roman" w:eastAsia="Times New Roman" w:hAnsi="Times New Roman" w:cs="Times New Roman"/>
          <w:b/>
          <w:sz w:val="32"/>
        </w:rPr>
      </w:pPr>
      <w:r>
        <w:rPr>
          <w:rFonts w:ascii="Times New Roman" w:eastAsia="Times New Roman" w:hAnsi="Times New Roman" w:cs="Times New Roman"/>
          <w:b/>
          <w:sz w:val="32"/>
        </w:rPr>
        <w:lastRenderedPageBreak/>
        <w:t>Supporting information</w:t>
      </w:r>
    </w:p>
    <w:p w14:paraId="73E16046" w14:textId="77777777" w:rsidR="00940DD6" w:rsidRDefault="00940DD6">
      <w:pPr>
        <w:widowControl/>
        <w:rPr>
          <w:rFonts w:ascii="Times New Roman" w:eastAsia="Times New Roman" w:hAnsi="Times New Roman" w:cs="Times New Roman"/>
          <w:b/>
          <w:sz w:val="32"/>
        </w:rPr>
      </w:pPr>
    </w:p>
    <w:p w14:paraId="28375EAF" w14:textId="6E57151D" w:rsidR="00940DD6" w:rsidDel="00C46A3B" w:rsidRDefault="00CD2E03">
      <w:pPr>
        <w:pStyle w:val="Caption"/>
        <w:rPr>
          <w:del w:id="1142" w:author="Author"/>
        </w:rPr>
      </w:pPr>
      <w:del w:id="1143" w:author="Author">
        <w:r w:rsidDel="00C46A3B">
          <w:delText>S</w:delText>
        </w:r>
        <w:r w:rsidDel="00C46A3B">
          <w:fldChar w:fldCharType="begin"/>
        </w:r>
        <w:r w:rsidDel="00C46A3B">
          <w:delInstrText xml:space="preserve"> SEQ S \* ARABIC </w:delInstrText>
        </w:r>
        <w:r w:rsidDel="00C46A3B">
          <w:fldChar w:fldCharType="separate"/>
        </w:r>
        <w:r w:rsidDel="00C46A3B">
          <w:delText>1</w:delText>
        </w:r>
        <w:r w:rsidDel="00C46A3B">
          <w:fldChar w:fldCharType="end"/>
        </w:r>
        <w:r w:rsidDel="00C46A3B">
          <w:delText xml:space="preserve"> Fig. Electromyography labeler platform</w:delText>
        </w:r>
      </w:del>
    </w:p>
    <w:p w14:paraId="6F381FC9" w14:textId="77777777" w:rsidR="00940DD6" w:rsidRDefault="00CD2E03">
      <w:pPr>
        <w:pStyle w:val="NormalWeb"/>
        <w:spacing w:before="0" w:beforeAutospacing="0" w:after="160" w:afterAutospacing="0" w:line="480" w:lineRule="auto"/>
        <w:jc w:val="both"/>
        <w:rPr>
          <w:rFonts w:ascii="Times New Roman" w:eastAsia="Times New Roman" w:hAnsi="Times New Roman" w:cs="Times New Roman"/>
        </w:rPr>
      </w:pPr>
      <w:r>
        <w:rPr>
          <w:noProof/>
        </w:rPr>
        <w:drawing>
          <wp:inline distT="0" distB="0" distL="0" distR="0" wp14:anchorId="29929317" wp14:editId="7721937F">
            <wp:extent cx="5731510" cy="2783205"/>
            <wp:effectExtent l="0" t="0" r="2540" b="0"/>
            <wp:docPr id="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8513" name="EMG labeler.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6CB289AC" w14:textId="77777777" w:rsidR="00C46A3B" w:rsidRDefault="00C46A3B" w:rsidP="00C46A3B">
      <w:pPr>
        <w:pStyle w:val="Caption"/>
        <w:rPr>
          <w:ins w:id="1144" w:author="Author"/>
        </w:rPr>
      </w:pPr>
      <w:commentRangeStart w:id="1145"/>
      <w:ins w:id="1146" w:author="Author">
        <w:r>
          <w:t>S</w:t>
        </w:r>
        <w:r>
          <w:fldChar w:fldCharType="begin"/>
        </w:r>
        <w:r>
          <w:instrText xml:space="preserve"> SEQ S \* ARABIC </w:instrText>
        </w:r>
        <w:r>
          <w:fldChar w:fldCharType="separate"/>
        </w:r>
        <w:r>
          <w:t>1</w:t>
        </w:r>
        <w:r>
          <w:fldChar w:fldCharType="end"/>
        </w:r>
        <w:commentRangeEnd w:id="1145"/>
        <w:r>
          <w:rPr>
            <w:rStyle w:val="CommentReference"/>
            <w:rFonts w:asciiTheme="minorHAnsi" w:eastAsiaTheme="minorEastAsia" w:hAnsiTheme="minorHAnsi" w:cstheme="minorBidi"/>
            <w:b w:val="0"/>
          </w:rPr>
          <w:commentReference w:id="1145"/>
        </w:r>
        <w:r>
          <w:t xml:space="preserve"> Fig. Electromyography labeler platform</w:t>
        </w:r>
      </w:ins>
    </w:p>
    <w:p w14:paraId="57285568" w14:textId="4548FD96" w:rsidR="00940DD6" w:rsidRDefault="00CD2E03">
      <w:pPr>
        <w:pStyle w:val="NormalWeb"/>
        <w:spacing w:before="0" w:beforeAutospacing="0" w:after="160" w:afterAutospacing="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A web-based labeling platform named ‘EMG Labeler’. nEMG signals were presented in a similar way </w:t>
      </w:r>
      <w:ins w:id="1147" w:author="Author">
        <w:r>
          <w:rPr>
            <w:rFonts w:ascii="Times New Roman" w:eastAsia="Times New Roman" w:hAnsi="Times New Roman" w:cs="Times New Roman"/>
            <w:color w:val="000000"/>
            <w:sz w:val="22"/>
          </w:rPr>
          <w:t>to the signals</w:t>
        </w:r>
      </w:ins>
      <w:del w:id="1148" w:author="Author">
        <w:r>
          <w:rPr>
            <w:rFonts w:ascii="Times New Roman" w:eastAsia="Times New Roman" w:hAnsi="Times New Roman" w:cs="Times New Roman"/>
            <w:color w:val="000000"/>
            <w:sz w:val="22"/>
          </w:rPr>
          <w:delText>the signals are presented</w:delText>
        </w:r>
      </w:del>
      <w:r>
        <w:rPr>
          <w:rFonts w:ascii="Times New Roman" w:eastAsia="Times New Roman" w:hAnsi="Times New Roman" w:cs="Times New Roman"/>
          <w:color w:val="000000"/>
          <w:sz w:val="22"/>
        </w:rPr>
        <w:t xml:space="preserve"> from the EMG device</w:t>
      </w:r>
      <w:ins w:id="1149" w:author="Author">
        <w:r>
          <w:rPr>
            <w:rFonts w:ascii="Times New Roman" w:eastAsia="Times New Roman" w:hAnsi="Times New Roman" w:cs="Times New Roman"/>
            <w:color w:val="000000"/>
            <w:sz w:val="22"/>
          </w:rPr>
          <w:t>.</w:t>
        </w:r>
      </w:ins>
      <w:del w:id="1150" w:author="Author">
        <w:r w:rsidDel="00BC7853">
          <w:rPr>
            <w:rFonts w:ascii="Times New Roman" w:eastAsia="Times New Roman" w:hAnsi="Times New Roman" w:cs="Times New Roman"/>
            <w:color w:val="000000"/>
            <w:sz w:val="22"/>
          </w:rPr>
          <w:delText xml:space="preserve"> </w:delText>
        </w:r>
      </w:del>
    </w:p>
    <w:p w14:paraId="41616C7E" w14:textId="77777777" w:rsidR="00940DD6" w:rsidRDefault="00CD2E03">
      <w:pPr>
        <w:widowControl/>
        <w:rPr>
          <w:rFonts w:ascii="Times New Roman" w:eastAsia="Times New Roman" w:hAnsi="Times New Roman" w:cs="Times New Roman"/>
          <w:color w:val="000000"/>
          <w:sz w:val="22"/>
        </w:rPr>
      </w:pPr>
      <w:r>
        <w:br w:type="page"/>
      </w:r>
    </w:p>
    <w:p w14:paraId="518C0553" w14:textId="47FBE43C" w:rsidR="00940DD6" w:rsidRDefault="00CD2E03">
      <w:pPr>
        <w:pStyle w:val="Caption"/>
      </w:pPr>
      <w:r>
        <w:lastRenderedPageBreak/>
        <w:t>S1 Table. Degree of agreement between physicians and the deep</w:t>
      </w:r>
      <w:ins w:id="1151" w:author="Author">
        <w:r w:rsidR="002B0F6B">
          <w:t>-</w:t>
        </w:r>
      </w:ins>
      <w:del w:id="1152" w:author="Author">
        <w:r w:rsidDel="002B0F6B">
          <w:delText xml:space="preserve"> </w:delText>
        </w:r>
      </w:del>
      <w:r>
        <w:t>learning model*</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7"/>
        <w:gridCol w:w="3011"/>
      </w:tblGrid>
      <w:tr w:rsidR="00940DD6" w14:paraId="3B539567" w14:textId="77777777">
        <w:trPr>
          <w:trHeight w:val="20"/>
        </w:trPr>
        <w:tc>
          <w:tcPr>
            <w:tcW w:w="3008" w:type="dxa"/>
            <w:tcBorders>
              <w:top w:val="single" w:sz="4" w:space="0" w:color="000000"/>
              <w:bottom w:val="single" w:sz="4" w:space="0" w:color="auto"/>
            </w:tcBorders>
          </w:tcPr>
          <w:p w14:paraId="03B51C0B" w14:textId="77777777" w:rsidR="00940DD6" w:rsidRDefault="00940DD6">
            <w:pPr>
              <w:rPr>
                <w:rFonts w:ascii="Times New Roman" w:eastAsia="Times New Roman" w:hAnsi="Times New Roman" w:cs="Times New Roman"/>
                <w:sz w:val="16"/>
              </w:rPr>
            </w:pPr>
          </w:p>
        </w:tc>
        <w:tc>
          <w:tcPr>
            <w:tcW w:w="3007" w:type="dxa"/>
            <w:tcBorders>
              <w:top w:val="single" w:sz="4" w:space="0" w:color="000000"/>
              <w:bottom w:val="single" w:sz="4" w:space="0" w:color="auto"/>
            </w:tcBorders>
          </w:tcPr>
          <w:p w14:paraId="56019222" w14:textId="77777777" w:rsidR="00940DD6" w:rsidRDefault="00CD2E03">
            <w:pPr>
              <w:jc w:val="center"/>
              <w:rPr>
                <w:rFonts w:ascii="Times New Roman" w:eastAsia="Times New Roman" w:hAnsi="Times New Roman" w:cs="Times New Roman"/>
                <w:sz w:val="16"/>
              </w:rPr>
            </w:pPr>
            <w:r>
              <w:rPr>
                <w:rFonts w:ascii="Times New Roman" w:eastAsia="Times New Roman" w:hAnsi="Times New Roman" w:cs="Times New Roman"/>
                <w:sz w:val="16"/>
              </w:rPr>
              <w:t>Physicians</w:t>
            </w:r>
          </w:p>
        </w:tc>
        <w:tc>
          <w:tcPr>
            <w:tcW w:w="3011" w:type="dxa"/>
            <w:tcBorders>
              <w:top w:val="single" w:sz="4" w:space="0" w:color="000000"/>
              <w:bottom w:val="single" w:sz="4" w:space="0" w:color="auto"/>
            </w:tcBorders>
          </w:tcPr>
          <w:p w14:paraId="15500EC7" w14:textId="33361ED5" w:rsidR="00940DD6" w:rsidRDefault="00CD2E03">
            <w:pPr>
              <w:jc w:val="center"/>
              <w:rPr>
                <w:rFonts w:ascii="Times New Roman" w:eastAsia="Times New Roman" w:hAnsi="Times New Roman" w:cs="Times New Roman"/>
                <w:sz w:val="16"/>
              </w:rPr>
            </w:pPr>
            <w:r>
              <w:rPr>
                <w:rFonts w:ascii="Times New Roman" w:eastAsia="Times New Roman" w:hAnsi="Times New Roman" w:cs="Times New Roman"/>
                <w:sz w:val="16"/>
              </w:rPr>
              <w:t>Deep</w:t>
            </w:r>
            <w:ins w:id="1153" w:author="Author">
              <w:r w:rsidR="002B0F6B">
                <w:rPr>
                  <w:rFonts w:ascii="Times New Roman" w:eastAsia="Times New Roman" w:hAnsi="Times New Roman" w:cs="Times New Roman"/>
                  <w:sz w:val="16"/>
                </w:rPr>
                <w:t>-</w:t>
              </w:r>
            </w:ins>
            <w:del w:id="1154" w:author="Author">
              <w:r w:rsidDel="002B0F6B">
                <w:rPr>
                  <w:rFonts w:ascii="Times New Roman" w:eastAsia="Times New Roman" w:hAnsi="Times New Roman" w:cs="Times New Roman"/>
                  <w:sz w:val="16"/>
                </w:rPr>
                <w:delText xml:space="preserve"> </w:delText>
              </w:r>
            </w:del>
            <w:r>
              <w:rPr>
                <w:rFonts w:ascii="Times New Roman" w:eastAsia="Times New Roman" w:hAnsi="Times New Roman" w:cs="Times New Roman"/>
                <w:sz w:val="16"/>
              </w:rPr>
              <w:t>learning model</w:t>
            </w:r>
          </w:p>
        </w:tc>
      </w:tr>
      <w:tr w:rsidR="00940DD6" w14:paraId="52FB3B2A" w14:textId="77777777">
        <w:trPr>
          <w:trHeight w:val="20"/>
        </w:trPr>
        <w:tc>
          <w:tcPr>
            <w:tcW w:w="3008" w:type="dxa"/>
            <w:tcBorders>
              <w:top w:val="single" w:sz="4" w:space="0" w:color="auto"/>
            </w:tcBorders>
          </w:tcPr>
          <w:p w14:paraId="1097513C" w14:textId="77777777" w:rsidR="00940DD6" w:rsidRDefault="00CD2E03">
            <w:pPr>
              <w:rPr>
                <w:rFonts w:ascii="Times New Roman" w:eastAsia="Times New Roman" w:hAnsi="Times New Roman" w:cs="Times New Roman"/>
                <w:sz w:val="18"/>
              </w:rPr>
            </w:pPr>
            <w:r>
              <w:rPr>
                <w:rFonts w:ascii="Times New Roman" w:eastAsia="Times New Roman" w:hAnsi="Times New Roman" w:cs="Times New Roman"/>
                <w:sz w:val="18"/>
              </w:rPr>
              <w:t>Overall</w:t>
            </w:r>
          </w:p>
        </w:tc>
        <w:tc>
          <w:tcPr>
            <w:tcW w:w="3007" w:type="dxa"/>
            <w:tcBorders>
              <w:top w:val="single" w:sz="4" w:space="0" w:color="auto"/>
            </w:tcBorders>
          </w:tcPr>
          <w:p w14:paraId="181422D9" w14:textId="77777777" w:rsidR="00940DD6" w:rsidRDefault="00CD2E03">
            <w:pPr>
              <w:jc w:val="center"/>
              <w:rPr>
                <w:rFonts w:ascii="Times New Roman" w:eastAsia="Times New Roman" w:hAnsi="Times New Roman" w:cs="Times New Roman"/>
                <w:sz w:val="18"/>
              </w:rPr>
            </w:pPr>
            <w:r>
              <w:rPr>
                <w:rFonts w:ascii="Times New Roman" w:eastAsia="Times New Roman" w:hAnsi="Times New Roman" w:cs="Times New Roman"/>
                <w:sz w:val="18"/>
              </w:rPr>
              <w:t>0.260</w:t>
            </w:r>
            <w:r>
              <w:rPr>
                <w:rFonts w:ascii="Times New Roman" w:eastAsia="Times New Roman" w:hAnsi="Times New Roman" w:cs="Times New Roman"/>
                <w:sz w:val="16"/>
                <w:vertAlign w:val="superscript"/>
              </w:rPr>
              <w:t>†</w:t>
            </w:r>
          </w:p>
        </w:tc>
        <w:tc>
          <w:tcPr>
            <w:tcW w:w="3011" w:type="dxa"/>
            <w:tcBorders>
              <w:top w:val="single" w:sz="4" w:space="0" w:color="auto"/>
            </w:tcBorders>
          </w:tcPr>
          <w:p w14:paraId="57898D36" w14:textId="77777777" w:rsidR="00940DD6" w:rsidRDefault="00CD2E03">
            <w:pPr>
              <w:jc w:val="center"/>
              <w:rPr>
                <w:rFonts w:ascii="Times New Roman" w:eastAsia="Times New Roman" w:hAnsi="Times New Roman" w:cs="Times New Roman"/>
                <w:sz w:val="18"/>
              </w:rPr>
            </w:pPr>
            <w:r>
              <w:rPr>
                <w:rFonts w:ascii="Times New Roman" w:eastAsia="Times New Roman" w:hAnsi="Times New Roman" w:cs="Times New Roman"/>
                <w:sz w:val="18"/>
              </w:rPr>
              <w:t>0.256</w:t>
            </w:r>
            <w:r>
              <w:rPr>
                <w:rFonts w:ascii="Times New Roman" w:eastAsia="Times New Roman" w:hAnsi="Times New Roman" w:cs="Times New Roman"/>
                <w:sz w:val="16"/>
                <w:vertAlign w:val="superscript"/>
              </w:rPr>
              <w:t>‡</w:t>
            </w:r>
          </w:p>
        </w:tc>
      </w:tr>
      <w:tr w:rsidR="00940DD6" w14:paraId="34B2A694" w14:textId="77777777">
        <w:trPr>
          <w:trHeight w:val="20"/>
        </w:trPr>
        <w:tc>
          <w:tcPr>
            <w:tcW w:w="3008" w:type="dxa"/>
          </w:tcPr>
          <w:p w14:paraId="0B199F57" w14:textId="77777777" w:rsidR="00940DD6" w:rsidRDefault="00CD2E03">
            <w:pPr>
              <w:rPr>
                <w:rFonts w:ascii="Times New Roman" w:eastAsia="Times New Roman" w:hAnsi="Times New Roman" w:cs="Times New Roman"/>
                <w:sz w:val="18"/>
              </w:rPr>
            </w:pPr>
            <w:r>
              <w:rPr>
                <w:rFonts w:ascii="Times New Roman" w:eastAsia="Times New Roman" w:hAnsi="Times New Roman" w:cs="Times New Roman"/>
                <w:sz w:val="18"/>
              </w:rPr>
              <w:t>Myopathy</w:t>
            </w:r>
          </w:p>
        </w:tc>
        <w:tc>
          <w:tcPr>
            <w:tcW w:w="3007" w:type="dxa"/>
          </w:tcPr>
          <w:p w14:paraId="7102815A" w14:textId="77777777" w:rsidR="00940DD6" w:rsidRDefault="00CD2E03">
            <w:pPr>
              <w:jc w:val="center"/>
              <w:rPr>
                <w:rFonts w:ascii="Times New Roman" w:eastAsia="Times New Roman" w:hAnsi="Times New Roman" w:cs="Times New Roman"/>
                <w:sz w:val="18"/>
              </w:rPr>
            </w:pPr>
            <w:r>
              <w:rPr>
                <w:rFonts w:ascii="Times New Roman" w:eastAsia="Times New Roman" w:hAnsi="Times New Roman" w:cs="Times New Roman"/>
                <w:sz w:val="18"/>
              </w:rPr>
              <w:t>0.360</w:t>
            </w:r>
            <w:r>
              <w:rPr>
                <w:rFonts w:ascii="Times New Roman" w:eastAsia="Times New Roman" w:hAnsi="Times New Roman" w:cs="Times New Roman"/>
                <w:sz w:val="16"/>
                <w:vertAlign w:val="superscript"/>
              </w:rPr>
              <w:t>†</w:t>
            </w:r>
          </w:p>
        </w:tc>
        <w:tc>
          <w:tcPr>
            <w:tcW w:w="3011" w:type="dxa"/>
          </w:tcPr>
          <w:p w14:paraId="0829551B" w14:textId="77777777" w:rsidR="00940DD6" w:rsidRDefault="00CD2E03">
            <w:pPr>
              <w:jc w:val="center"/>
              <w:rPr>
                <w:rFonts w:ascii="Times New Roman" w:eastAsia="Times New Roman" w:hAnsi="Times New Roman" w:cs="Times New Roman"/>
                <w:sz w:val="18"/>
              </w:rPr>
            </w:pPr>
            <w:r>
              <w:rPr>
                <w:rFonts w:ascii="Times New Roman" w:eastAsia="Times New Roman" w:hAnsi="Times New Roman" w:cs="Times New Roman"/>
                <w:sz w:val="18"/>
              </w:rPr>
              <w:t>0.400</w:t>
            </w:r>
            <w:r>
              <w:rPr>
                <w:rFonts w:ascii="Times New Roman" w:eastAsia="Times New Roman" w:hAnsi="Times New Roman" w:cs="Times New Roman"/>
                <w:sz w:val="16"/>
                <w:vertAlign w:val="superscript"/>
              </w:rPr>
              <w:t>‡</w:t>
            </w:r>
          </w:p>
        </w:tc>
      </w:tr>
      <w:tr w:rsidR="00940DD6" w14:paraId="370D344B" w14:textId="77777777">
        <w:trPr>
          <w:trHeight w:val="20"/>
        </w:trPr>
        <w:tc>
          <w:tcPr>
            <w:tcW w:w="3008" w:type="dxa"/>
          </w:tcPr>
          <w:p w14:paraId="44AD5754" w14:textId="77777777" w:rsidR="00940DD6" w:rsidRDefault="00CD2E03">
            <w:pPr>
              <w:rPr>
                <w:rFonts w:ascii="Times New Roman" w:eastAsia="Times New Roman" w:hAnsi="Times New Roman" w:cs="Times New Roman"/>
                <w:sz w:val="18"/>
              </w:rPr>
            </w:pPr>
            <w:r>
              <w:rPr>
                <w:rFonts w:ascii="Times New Roman" w:eastAsia="Times New Roman" w:hAnsi="Times New Roman" w:cs="Times New Roman"/>
                <w:sz w:val="18"/>
              </w:rPr>
              <w:t>Neuropathy</w:t>
            </w:r>
          </w:p>
        </w:tc>
        <w:tc>
          <w:tcPr>
            <w:tcW w:w="3007" w:type="dxa"/>
          </w:tcPr>
          <w:p w14:paraId="48FC0A01" w14:textId="77777777" w:rsidR="00940DD6" w:rsidRDefault="00CD2E03">
            <w:pPr>
              <w:jc w:val="center"/>
              <w:rPr>
                <w:rFonts w:ascii="Times New Roman" w:eastAsia="Times New Roman" w:hAnsi="Times New Roman" w:cs="Times New Roman"/>
                <w:sz w:val="18"/>
              </w:rPr>
            </w:pPr>
            <w:r>
              <w:rPr>
                <w:rFonts w:ascii="Times New Roman" w:eastAsia="Times New Roman" w:hAnsi="Times New Roman" w:cs="Times New Roman"/>
                <w:sz w:val="18"/>
              </w:rPr>
              <w:t>0.256</w:t>
            </w:r>
            <w:r>
              <w:rPr>
                <w:rFonts w:ascii="Times New Roman" w:eastAsia="Times New Roman" w:hAnsi="Times New Roman" w:cs="Times New Roman"/>
                <w:sz w:val="16"/>
                <w:vertAlign w:val="superscript"/>
              </w:rPr>
              <w:t>†</w:t>
            </w:r>
          </w:p>
        </w:tc>
        <w:tc>
          <w:tcPr>
            <w:tcW w:w="3011" w:type="dxa"/>
          </w:tcPr>
          <w:p w14:paraId="0818B610" w14:textId="77777777" w:rsidR="00940DD6" w:rsidRDefault="00CD2E03">
            <w:pPr>
              <w:jc w:val="center"/>
              <w:rPr>
                <w:rFonts w:ascii="Times New Roman" w:eastAsia="Times New Roman" w:hAnsi="Times New Roman" w:cs="Times New Roman"/>
                <w:sz w:val="18"/>
              </w:rPr>
            </w:pPr>
            <w:r>
              <w:rPr>
                <w:rFonts w:ascii="Times New Roman" w:eastAsia="Times New Roman" w:hAnsi="Times New Roman" w:cs="Times New Roman"/>
                <w:sz w:val="18"/>
              </w:rPr>
              <w:t>0.247</w:t>
            </w:r>
            <w:r>
              <w:rPr>
                <w:rFonts w:ascii="Times New Roman" w:eastAsia="Times New Roman" w:hAnsi="Times New Roman" w:cs="Times New Roman"/>
                <w:sz w:val="16"/>
                <w:vertAlign w:val="superscript"/>
              </w:rPr>
              <w:t>‡</w:t>
            </w:r>
          </w:p>
        </w:tc>
      </w:tr>
      <w:tr w:rsidR="00940DD6" w14:paraId="587B915A" w14:textId="77777777">
        <w:trPr>
          <w:trHeight w:val="20"/>
        </w:trPr>
        <w:tc>
          <w:tcPr>
            <w:tcW w:w="3008" w:type="dxa"/>
            <w:tcBorders>
              <w:bottom w:val="single" w:sz="4" w:space="0" w:color="000000"/>
            </w:tcBorders>
          </w:tcPr>
          <w:p w14:paraId="109BE8BB" w14:textId="77777777" w:rsidR="00940DD6" w:rsidRDefault="00CD2E03">
            <w:pPr>
              <w:rPr>
                <w:rFonts w:ascii="Times New Roman" w:eastAsia="Times New Roman" w:hAnsi="Times New Roman" w:cs="Times New Roman"/>
                <w:sz w:val="18"/>
              </w:rPr>
            </w:pPr>
            <w:r>
              <w:rPr>
                <w:rFonts w:ascii="Times New Roman" w:eastAsia="Times New Roman" w:hAnsi="Times New Roman" w:cs="Times New Roman"/>
                <w:sz w:val="18"/>
              </w:rPr>
              <w:t xml:space="preserve">Normal </w:t>
            </w:r>
          </w:p>
        </w:tc>
        <w:tc>
          <w:tcPr>
            <w:tcW w:w="3007" w:type="dxa"/>
            <w:tcBorders>
              <w:bottom w:val="single" w:sz="4" w:space="0" w:color="000000"/>
            </w:tcBorders>
          </w:tcPr>
          <w:p w14:paraId="483C0C59" w14:textId="77777777" w:rsidR="00940DD6" w:rsidRDefault="00CD2E03">
            <w:pPr>
              <w:jc w:val="center"/>
              <w:rPr>
                <w:rFonts w:ascii="Times New Roman" w:eastAsia="Times New Roman" w:hAnsi="Times New Roman" w:cs="Times New Roman"/>
                <w:sz w:val="18"/>
              </w:rPr>
            </w:pPr>
            <w:r>
              <w:rPr>
                <w:rFonts w:ascii="Times New Roman" w:eastAsia="Times New Roman" w:hAnsi="Times New Roman" w:cs="Times New Roman"/>
                <w:sz w:val="18"/>
              </w:rPr>
              <w:t>0.204</w:t>
            </w:r>
            <w:r>
              <w:rPr>
                <w:rFonts w:ascii="Times New Roman" w:eastAsia="Times New Roman" w:hAnsi="Times New Roman" w:cs="Times New Roman"/>
                <w:sz w:val="16"/>
                <w:vertAlign w:val="superscript"/>
              </w:rPr>
              <w:t>†</w:t>
            </w:r>
          </w:p>
        </w:tc>
        <w:tc>
          <w:tcPr>
            <w:tcW w:w="3011" w:type="dxa"/>
            <w:tcBorders>
              <w:bottom w:val="single" w:sz="4" w:space="0" w:color="000000"/>
            </w:tcBorders>
          </w:tcPr>
          <w:p w14:paraId="42B297EF" w14:textId="77777777" w:rsidR="00940DD6" w:rsidRDefault="00CD2E03">
            <w:pPr>
              <w:jc w:val="center"/>
              <w:rPr>
                <w:rFonts w:ascii="Times New Roman" w:eastAsia="Times New Roman" w:hAnsi="Times New Roman" w:cs="Times New Roman"/>
                <w:sz w:val="18"/>
              </w:rPr>
            </w:pPr>
            <w:r>
              <w:rPr>
                <w:rFonts w:ascii="Times New Roman" w:eastAsia="Times New Roman" w:hAnsi="Times New Roman" w:cs="Times New Roman"/>
                <w:sz w:val="18"/>
              </w:rPr>
              <w:t>0.165</w:t>
            </w:r>
            <w:r>
              <w:rPr>
                <w:rFonts w:ascii="Times New Roman" w:eastAsia="Times New Roman" w:hAnsi="Times New Roman" w:cs="Times New Roman"/>
                <w:sz w:val="16"/>
                <w:vertAlign w:val="superscript"/>
              </w:rPr>
              <w:t>‡</w:t>
            </w:r>
          </w:p>
        </w:tc>
      </w:tr>
    </w:tbl>
    <w:p w14:paraId="17840842" w14:textId="77777777" w:rsidR="00940DD6" w:rsidRDefault="00CD2E03">
      <w:pPr>
        <w:spacing w:line="240" w:lineRule="auto"/>
        <w:rPr>
          <w:rFonts w:ascii="Times New Roman" w:eastAsia="Times New Roman" w:hAnsi="Times New Roman" w:cs="Times New Roman"/>
          <w:sz w:val="22"/>
        </w:rPr>
      </w:pPr>
      <w:r>
        <w:rPr>
          <w:rFonts w:ascii="Times New Roman" w:eastAsia="Times New Roman" w:hAnsi="Times New Roman" w:cs="Times New Roman"/>
          <w:sz w:val="22"/>
        </w:rPr>
        <w:t>*</w:t>
      </w:r>
      <w:r>
        <w:rPr>
          <w:rFonts w:ascii="Times New Roman" w:eastAsia="Times New Roman" w:hAnsi="Times New Roman" w:cs="Times New Roman"/>
          <w:sz w:val="16"/>
        </w:rPr>
        <w:t xml:space="preserve"> </w:t>
      </w:r>
      <w:ins w:id="1155" w:author="Author">
        <w:r>
          <w:rPr>
            <w:rFonts w:ascii="Times New Roman" w:eastAsia="Times New Roman" w:hAnsi="Times New Roman" w:cs="Times New Roman"/>
            <w:sz w:val="22"/>
          </w:rPr>
          <w:t>Data</w:t>
        </w:r>
      </w:ins>
      <w:del w:id="1156" w:author="Author">
        <w:r>
          <w:rPr>
            <w:rFonts w:ascii="Times New Roman" w:eastAsia="Times New Roman" w:hAnsi="Times New Roman" w:cs="Times New Roman"/>
            <w:sz w:val="22"/>
          </w:rPr>
          <w:delText>data</w:delText>
        </w:r>
      </w:del>
      <w:r>
        <w:rPr>
          <w:rFonts w:ascii="Times New Roman" w:eastAsia="Times New Roman" w:hAnsi="Times New Roman" w:cs="Times New Roman"/>
          <w:sz w:val="22"/>
        </w:rPr>
        <w:t xml:space="preserve"> are expressed </w:t>
      </w:r>
      <w:ins w:id="1157" w:author="Author">
        <w:r>
          <w:rPr>
            <w:rFonts w:ascii="Times New Roman" w:eastAsia="Times New Roman" w:hAnsi="Times New Roman" w:cs="Times New Roman"/>
            <w:sz w:val="22"/>
          </w:rPr>
          <w:t>as</w:t>
        </w:r>
      </w:ins>
      <w:del w:id="1158" w:author="Author">
        <w:r>
          <w:rPr>
            <w:rFonts w:ascii="Times New Roman" w:eastAsia="Times New Roman" w:hAnsi="Times New Roman" w:cs="Times New Roman"/>
            <w:sz w:val="22"/>
          </w:rPr>
          <w:delText>in</w:delText>
        </w:r>
      </w:del>
      <w:r>
        <w:rPr>
          <w:rFonts w:ascii="Times New Roman" w:eastAsia="Times New Roman" w:hAnsi="Times New Roman" w:cs="Times New Roman"/>
          <w:sz w:val="22"/>
        </w:rPr>
        <w:t xml:space="preserve"> Fleiss κ</w:t>
      </w:r>
      <w:ins w:id="1159" w:author="Author">
        <w:r>
          <w:rPr>
            <w:rFonts w:ascii="Times New Roman" w:eastAsia="Times New Roman" w:hAnsi="Times New Roman" w:cs="Times New Roman"/>
            <w:sz w:val="22"/>
          </w:rPr>
          <w:t>.</w:t>
        </w:r>
      </w:ins>
    </w:p>
    <w:p w14:paraId="3F3D884B" w14:textId="77777777" w:rsidR="00940DD6" w:rsidRDefault="00CD2E03">
      <w:pPr>
        <w:spacing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 Fleiss κ value between the results </w:t>
      </w:r>
      <w:ins w:id="1160" w:author="Author">
        <w:r>
          <w:rPr>
            <w:rFonts w:ascii="Times New Roman" w:eastAsia="Times New Roman" w:hAnsi="Times New Roman" w:cs="Times New Roman"/>
            <w:sz w:val="22"/>
          </w:rPr>
          <w:t>of</w:t>
        </w:r>
      </w:ins>
      <w:del w:id="1161" w:author="Author">
        <w:r>
          <w:rPr>
            <w:rFonts w:ascii="Times New Roman" w:eastAsia="Times New Roman" w:hAnsi="Times New Roman" w:cs="Times New Roman"/>
            <w:sz w:val="22"/>
          </w:rPr>
          <w:delText>by</w:delText>
        </w:r>
      </w:del>
      <w:r>
        <w:rPr>
          <w:rFonts w:ascii="Times New Roman" w:eastAsia="Times New Roman" w:hAnsi="Times New Roman" w:cs="Times New Roman"/>
          <w:sz w:val="22"/>
        </w:rPr>
        <w:t xml:space="preserve"> </w:t>
      </w:r>
      <w:ins w:id="1162" w:author="Author">
        <w:r>
          <w:rPr>
            <w:rFonts w:ascii="Times New Roman" w:eastAsia="Times New Roman" w:hAnsi="Times New Roman" w:cs="Times New Roman"/>
            <w:sz w:val="22"/>
          </w:rPr>
          <w:t>the six</w:t>
        </w:r>
      </w:ins>
      <w:del w:id="1163" w:author="Author">
        <w:r>
          <w:rPr>
            <w:rFonts w:ascii="Times New Roman" w:eastAsia="Times New Roman" w:hAnsi="Times New Roman" w:cs="Times New Roman"/>
            <w:sz w:val="22"/>
          </w:rPr>
          <w:delText>6</w:delText>
        </w:r>
      </w:del>
      <w:r>
        <w:rPr>
          <w:rFonts w:ascii="Times New Roman" w:eastAsia="Times New Roman" w:hAnsi="Times New Roman" w:cs="Times New Roman"/>
          <w:sz w:val="22"/>
        </w:rPr>
        <w:t xml:space="preserve"> physicians</w:t>
      </w:r>
    </w:p>
    <w:p w14:paraId="36A2878E" w14:textId="14787641" w:rsidR="00940DD6" w:rsidRDefault="00CD2E03">
      <w:pPr>
        <w:spacing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 Fleiss κ value between the results </w:t>
      </w:r>
      <w:ins w:id="1164" w:author="Author">
        <w:r>
          <w:rPr>
            <w:rFonts w:ascii="Times New Roman" w:eastAsia="Times New Roman" w:hAnsi="Times New Roman" w:cs="Times New Roman"/>
            <w:sz w:val="22"/>
          </w:rPr>
          <w:t>of</w:t>
        </w:r>
      </w:ins>
      <w:del w:id="1165" w:author="Author">
        <w:r>
          <w:rPr>
            <w:rFonts w:ascii="Times New Roman" w:eastAsia="Times New Roman" w:hAnsi="Times New Roman" w:cs="Times New Roman"/>
            <w:sz w:val="22"/>
          </w:rPr>
          <w:delText>by</w:delText>
        </w:r>
      </w:del>
      <w:r>
        <w:rPr>
          <w:rFonts w:ascii="Times New Roman" w:eastAsia="Times New Roman" w:hAnsi="Times New Roman" w:cs="Times New Roman"/>
          <w:sz w:val="22"/>
        </w:rPr>
        <w:t xml:space="preserve"> </w:t>
      </w:r>
      <w:ins w:id="1166" w:author="Author">
        <w:r>
          <w:rPr>
            <w:rFonts w:ascii="Times New Roman" w:eastAsia="Times New Roman" w:hAnsi="Times New Roman" w:cs="Times New Roman"/>
            <w:sz w:val="22"/>
          </w:rPr>
          <w:t>six</w:t>
        </w:r>
      </w:ins>
      <w:del w:id="1167" w:author="Author">
        <w:r>
          <w:rPr>
            <w:rFonts w:ascii="Times New Roman" w:eastAsia="Times New Roman" w:hAnsi="Times New Roman" w:cs="Times New Roman"/>
            <w:sz w:val="22"/>
          </w:rPr>
          <w:delText>6</w:delText>
        </w:r>
      </w:del>
      <w:r>
        <w:rPr>
          <w:rFonts w:ascii="Times New Roman" w:eastAsia="Times New Roman" w:hAnsi="Times New Roman" w:cs="Times New Roman"/>
          <w:sz w:val="22"/>
        </w:rPr>
        <w:t xml:space="preserve"> physicians and </w:t>
      </w:r>
      <w:ins w:id="1168"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deep</w:t>
      </w:r>
      <w:ins w:id="1169" w:author="Author">
        <w:r w:rsidR="002B0F6B">
          <w:rPr>
            <w:rFonts w:ascii="Times New Roman" w:eastAsia="Times New Roman" w:hAnsi="Times New Roman" w:cs="Times New Roman"/>
            <w:sz w:val="22"/>
          </w:rPr>
          <w:t>-</w:t>
        </w:r>
      </w:ins>
      <w:del w:id="1170"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w:t>
      </w:r>
    </w:p>
    <w:p w14:paraId="1437120E" w14:textId="77777777" w:rsidR="00940DD6" w:rsidRDefault="00940DD6">
      <w:pPr>
        <w:pStyle w:val="NormalWeb"/>
        <w:spacing w:before="0" w:beforeAutospacing="0" w:after="160" w:afterAutospacing="0"/>
        <w:jc w:val="both"/>
        <w:rPr>
          <w:rFonts w:ascii="Times New Roman" w:eastAsia="Times New Roman" w:hAnsi="Times New Roman" w:cs="Times New Roman"/>
        </w:rPr>
      </w:pPr>
    </w:p>
    <w:p w14:paraId="1FBC50CB" w14:textId="77777777" w:rsidR="00940DD6" w:rsidRDefault="00CD2E03">
      <w:pPr>
        <w:widowControl/>
      </w:pPr>
      <w:r>
        <w:br w:type="page"/>
      </w:r>
    </w:p>
    <w:p w14:paraId="16744DF2" w14:textId="168B945E" w:rsidR="00940DD6" w:rsidRDefault="00CD2E03">
      <w:pPr>
        <w:pStyle w:val="Caption"/>
      </w:pPr>
      <w:r>
        <w:lastRenderedPageBreak/>
        <w:t>S2 Table. Classification results by the deep</w:t>
      </w:r>
      <w:ins w:id="1171" w:author="Author">
        <w:r w:rsidR="002B0F6B">
          <w:t>-</w:t>
        </w:r>
      </w:ins>
      <w:del w:id="1172" w:author="Author">
        <w:r w:rsidDel="002B0F6B">
          <w:delText xml:space="preserve"> </w:delText>
        </w:r>
      </w:del>
      <w:r>
        <w:t>learning model with and without muscle location information</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7"/>
        <w:gridCol w:w="3009"/>
        <w:gridCol w:w="3010"/>
      </w:tblGrid>
      <w:tr w:rsidR="00940DD6" w14:paraId="6B8A22D8" w14:textId="77777777">
        <w:trPr>
          <w:trHeight w:val="20"/>
        </w:trPr>
        <w:tc>
          <w:tcPr>
            <w:tcW w:w="3078" w:type="dxa"/>
            <w:tcBorders>
              <w:top w:val="single" w:sz="4" w:space="0" w:color="auto"/>
              <w:bottom w:val="nil"/>
            </w:tcBorders>
          </w:tcPr>
          <w:p w14:paraId="06DEFA5C" w14:textId="77777777" w:rsidR="00940DD6" w:rsidRDefault="00940DD6">
            <w:pPr>
              <w:spacing w:line="480" w:lineRule="auto"/>
              <w:rPr>
                <w:rFonts w:ascii="Times New Roman" w:eastAsia="Times New Roman" w:hAnsi="Times New Roman" w:cs="Times New Roman"/>
                <w:sz w:val="16"/>
              </w:rPr>
            </w:pPr>
          </w:p>
        </w:tc>
        <w:tc>
          <w:tcPr>
            <w:tcW w:w="6157" w:type="dxa"/>
            <w:gridSpan w:val="2"/>
            <w:tcBorders>
              <w:top w:val="single" w:sz="4" w:space="0" w:color="auto"/>
              <w:bottom w:val="nil"/>
            </w:tcBorders>
          </w:tcPr>
          <w:p w14:paraId="33374CCD" w14:textId="77777777" w:rsidR="00940DD6" w:rsidRDefault="00CD2E03">
            <w:pPr>
              <w:spacing w:line="480" w:lineRule="auto"/>
              <w:jc w:val="center"/>
              <w:rPr>
                <w:rFonts w:ascii="Times New Roman" w:eastAsia="Times New Roman" w:hAnsi="Times New Roman" w:cs="Times New Roman"/>
                <w:sz w:val="16"/>
              </w:rPr>
            </w:pPr>
            <w:r>
              <w:rPr>
                <w:rFonts w:ascii="Times New Roman" w:eastAsia="Times New Roman" w:hAnsi="Times New Roman" w:cs="Times New Roman"/>
                <w:sz w:val="16"/>
              </w:rPr>
              <w:t>Performance results (95% CI)</w:t>
            </w:r>
          </w:p>
        </w:tc>
      </w:tr>
      <w:tr w:rsidR="00940DD6" w14:paraId="6EEC0071" w14:textId="77777777">
        <w:trPr>
          <w:trHeight w:val="20"/>
        </w:trPr>
        <w:tc>
          <w:tcPr>
            <w:tcW w:w="3078" w:type="dxa"/>
            <w:tcBorders>
              <w:top w:val="nil"/>
              <w:bottom w:val="nil"/>
            </w:tcBorders>
          </w:tcPr>
          <w:p w14:paraId="2D67B886" w14:textId="77777777" w:rsidR="00940DD6" w:rsidRDefault="00940DD6">
            <w:pPr>
              <w:spacing w:line="480" w:lineRule="auto"/>
              <w:rPr>
                <w:rFonts w:ascii="Times New Roman" w:eastAsia="Times New Roman" w:hAnsi="Times New Roman" w:cs="Times New Roman"/>
                <w:sz w:val="16"/>
              </w:rPr>
            </w:pPr>
          </w:p>
        </w:tc>
        <w:tc>
          <w:tcPr>
            <w:tcW w:w="3078" w:type="dxa"/>
            <w:tcBorders>
              <w:top w:val="nil"/>
              <w:bottom w:val="nil"/>
            </w:tcBorders>
          </w:tcPr>
          <w:p w14:paraId="7F1EB07C" w14:textId="77777777" w:rsidR="00940DD6" w:rsidRDefault="00CD2E03">
            <w:pPr>
              <w:spacing w:line="480" w:lineRule="auto"/>
              <w:jc w:val="center"/>
              <w:rPr>
                <w:rFonts w:ascii="Times New Roman" w:eastAsia="Times New Roman" w:hAnsi="Times New Roman" w:cs="Times New Roman"/>
                <w:sz w:val="16"/>
              </w:rPr>
            </w:pPr>
            <w:r>
              <w:rPr>
                <w:rFonts w:ascii="Times New Roman" w:eastAsia="Times New Roman" w:hAnsi="Times New Roman" w:cs="Times New Roman"/>
                <w:sz w:val="16"/>
              </w:rPr>
              <w:t>Without information</w:t>
            </w:r>
          </w:p>
        </w:tc>
        <w:tc>
          <w:tcPr>
            <w:tcW w:w="3079" w:type="dxa"/>
            <w:tcBorders>
              <w:top w:val="nil"/>
              <w:bottom w:val="nil"/>
            </w:tcBorders>
          </w:tcPr>
          <w:p w14:paraId="57659402" w14:textId="77777777" w:rsidR="00940DD6" w:rsidRDefault="00CD2E03">
            <w:pPr>
              <w:spacing w:line="480" w:lineRule="auto"/>
              <w:jc w:val="center"/>
              <w:rPr>
                <w:rFonts w:ascii="Times New Roman" w:eastAsia="Times New Roman" w:hAnsi="Times New Roman" w:cs="Times New Roman"/>
                <w:sz w:val="16"/>
              </w:rPr>
            </w:pPr>
            <w:r>
              <w:rPr>
                <w:rFonts w:ascii="Times New Roman" w:eastAsia="Times New Roman" w:hAnsi="Times New Roman" w:cs="Times New Roman"/>
                <w:sz w:val="16"/>
              </w:rPr>
              <w:t>With information</w:t>
            </w:r>
          </w:p>
        </w:tc>
      </w:tr>
      <w:tr w:rsidR="00940DD6" w14:paraId="38F4817A" w14:textId="77777777">
        <w:trPr>
          <w:trHeight w:val="20"/>
        </w:trPr>
        <w:tc>
          <w:tcPr>
            <w:tcW w:w="3078" w:type="dxa"/>
            <w:tcBorders>
              <w:top w:val="single" w:sz="4" w:space="0" w:color="auto"/>
            </w:tcBorders>
            <w:vAlign w:val="center"/>
          </w:tcPr>
          <w:p w14:paraId="6ED9E895" w14:textId="77777777" w:rsidR="00940DD6" w:rsidRDefault="00CD2E03">
            <w:pPr>
              <w:spacing w:line="480" w:lineRule="auto"/>
              <w:rPr>
                <w:rFonts w:ascii="Times New Roman" w:eastAsia="Times New Roman" w:hAnsi="Times New Roman" w:cs="Times New Roman"/>
                <w:sz w:val="16"/>
              </w:rPr>
            </w:pPr>
            <w:r>
              <w:rPr>
                <w:rFonts w:ascii="Times New Roman" w:eastAsia="Times New Roman" w:hAnsi="Times New Roman" w:cs="Times New Roman"/>
                <w:sz w:val="16"/>
              </w:rPr>
              <w:t>Accuracy</w:t>
            </w:r>
          </w:p>
        </w:tc>
        <w:tc>
          <w:tcPr>
            <w:tcW w:w="3078" w:type="dxa"/>
            <w:tcBorders>
              <w:top w:val="single" w:sz="4" w:space="0" w:color="auto"/>
            </w:tcBorders>
            <w:vAlign w:val="center"/>
          </w:tcPr>
          <w:p w14:paraId="38BC8DF2" w14:textId="77777777" w:rsidR="00940DD6" w:rsidRDefault="00CD2E03">
            <w:pPr>
              <w:spacing w:line="480" w:lineRule="auto"/>
              <w:jc w:val="center"/>
              <w:rPr>
                <w:rFonts w:ascii="Times New Roman" w:eastAsia="Times New Roman" w:hAnsi="Times New Roman" w:cs="Times New Roman"/>
                <w:sz w:val="16"/>
              </w:rPr>
            </w:pPr>
            <w:r>
              <w:rPr>
                <w:rFonts w:ascii="Times New Roman" w:eastAsia="Times New Roman" w:hAnsi="Times New Roman" w:cs="Times New Roman"/>
                <w:sz w:val="16"/>
              </w:rPr>
              <w:t>0.720 (0.682–0.758)</w:t>
            </w:r>
          </w:p>
        </w:tc>
        <w:tc>
          <w:tcPr>
            <w:tcW w:w="3079" w:type="dxa"/>
            <w:tcBorders>
              <w:top w:val="single" w:sz="4" w:space="0" w:color="auto"/>
            </w:tcBorders>
            <w:vAlign w:val="center"/>
          </w:tcPr>
          <w:p w14:paraId="349E5375" w14:textId="77777777" w:rsidR="00940DD6" w:rsidRDefault="00CD2E03">
            <w:pPr>
              <w:spacing w:line="480" w:lineRule="auto"/>
              <w:jc w:val="center"/>
              <w:rPr>
                <w:rFonts w:ascii="Times New Roman" w:eastAsia="Times New Roman" w:hAnsi="Times New Roman" w:cs="Times New Roman"/>
                <w:sz w:val="16"/>
              </w:rPr>
            </w:pPr>
            <w:r>
              <w:rPr>
                <w:rFonts w:ascii="Times New Roman" w:eastAsia="Times New Roman" w:hAnsi="Times New Roman" w:cs="Times New Roman"/>
                <w:sz w:val="16"/>
              </w:rPr>
              <w:t>0.700 (0.650–0.750)</w:t>
            </w:r>
          </w:p>
        </w:tc>
      </w:tr>
      <w:tr w:rsidR="00940DD6" w14:paraId="624281CC" w14:textId="77777777">
        <w:trPr>
          <w:trHeight w:val="20"/>
        </w:trPr>
        <w:tc>
          <w:tcPr>
            <w:tcW w:w="3078" w:type="dxa"/>
            <w:vAlign w:val="center"/>
          </w:tcPr>
          <w:p w14:paraId="1717F439" w14:textId="77777777" w:rsidR="00940DD6" w:rsidRDefault="00CD2E03">
            <w:pPr>
              <w:spacing w:line="480" w:lineRule="auto"/>
              <w:rPr>
                <w:rFonts w:ascii="Times New Roman" w:eastAsia="Times New Roman" w:hAnsi="Times New Roman" w:cs="Times New Roman"/>
                <w:sz w:val="16"/>
              </w:rPr>
            </w:pPr>
            <w:r>
              <w:rPr>
                <w:rFonts w:ascii="Times New Roman" w:eastAsia="Times New Roman" w:hAnsi="Times New Roman" w:cs="Times New Roman"/>
                <w:sz w:val="16"/>
              </w:rPr>
              <w:t>Sensitivity (recall)</w:t>
            </w:r>
          </w:p>
        </w:tc>
        <w:tc>
          <w:tcPr>
            <w:tcW w:w="3078" w:type="dxa"/>
            <w:vAlign w:val="center"/>
          </w:tcPr>
          <w:p w14:paraId="0D00EC74" w14:textId="77777777" w:rsidR="00940DD6" w:rsidRDefault="00CD2E03">
            <w:pPr>
              <w:spacing w:line="480" w:lineRule="auto"/>
              <w:jc w:val="center"/>
              <w:rPr>
                <w:rFonts w:ascii="Times New Roman" w:eastAsia="Times New Roman" w:hAnsi="Times New Roman" w:cs="Times New Roman"/>
                <w:sz w:val="16"/>
              </w:rPr>
            </w:pPr>
            <w:r>
              <w:rPr>
                <w:rFonts w:ascii="Times New Roman" w:eastAsia="Times New Roman" w:hAnsi="Times New Roman" w:cs="Times New Roman"/>
                <w:sz w:val="16"/>
              </w:rPr>
              <w:t>0.715 (0.668–0.762)</w:t>
            </w:r>
          </w:p>
        </w:tc>
        <w:tc>
          <w:tcPr>
            <w:tcW w:w="3079" w:type="dxa"/>
            <w:vAlign w:val="center"/>
          </w:tcPr>
          <w:p w14:paraId="777BC506" w14:textId="77777777" w:rsidR="00940DD6" w:rsidRDefault="00CD2E03">
            <w:pPr>
              <w:spacing w:line="480" w:lineRule="auto"/>
              <w:jc w:val="center"/>
              <w:rPr>
                <w:rFonts w:ascii="Times New Roman" w:eastAsia="Times New Roman" w:hAnsi="Times New Roman" w:cs="Times New Roman"/>
                <w:sz w:val="16"/>
              </w:rPr>
            </w:pPr>
            <w:r>
              <w:rPr>
                <w:rFonts w:ascii="Times New Roman" w:eastAsia="Times New Roman" w:hAnsi="Times New Roman" w:cs="Times New Roman"/>
                <w:sz w:val="16"/>
              </w:rPr>
              <w:t>0.698 (0.652–0.744)</w:t>
            </w:r>
          </w:p>
        </w:tc>
      </w:tr>
      <w:tr w:rsidR="00940DD6" w14:paraId="03CDC468" w14:textId="77777777">
        <w:trPr>
          <w:trHeight w:val="20"/>
        </w:trPr>
        <w:tc>
          <w:tcPr>
            <w:tcW w:w="3078" w:type="dxa"/>
            <w:vAlign w:val="center"/>
          </w:tcPr>
          <w:p w14:paraId="2C7A4A73" w14:textId="77777777" w:rsidR="00940DD6" w:rsidRDefault="00CD2E03">
            <w:pPr>
              <w:spacing w:line="480" w:lineRule="auto"/>
              <w:rPr>
                <w:rFonts w:ascii="Times New Roman" w:eastAsia="Times New Roman" w:hAnsi="Times New Roman" w:cs="Times New Roman"/>
                <w:sz w:val="16"/>
              </w:rPr>
            </w:pPr>
            <w:r>
              <w:rPr>
                <w:rFonts w:ascii="Times New Roman" w:eastAsia="Times New Roman" w:hAnsi="Times New Roman" w:cs="Times New Roman"/>
                <w:sz w:val="16"/>
              </w:rPr>
              <w:t xml:space="preserve">Specificity </w:t>
            </w:r>
          </w:p>
        </w:tc>
        <w:tc>
          <w:tcPr>
            <w:tcW w:w="3078" w:type="dxa"/>
            <w:vAlign w:val="center"/>
          </w:tcPr>
          <w:p w14:paraId="6A86E15C" w14:textId="77777777" w:rsidR="00940DD6" w:rsidRDefault="00CD2E03">
            <w:pPr>
              <w:spacing w:line="480" w:lineRule="auto"/>
              <w:jc w:val="center"/>
              <w:rPr>
                <w:rFonts w:ascii="Times New Roman" w:eastAsia="Times New Roman" w:hAnsi="Times New Roman" w:cs="Times New Roman"/>
                <w:sz w:val="16"/>
              </w:rPr>
            </w:pPr>
            <w:r>
              <w:rPr>
                <w:rFonts w:ascii="Times New Roman" w:eastAsia="Times New Roman" w:hAnsi="Times New Roman" w:cs="Times New Roman"/>
                <w:sz w:val="16"/>
              </w:rPr>
              <w:t>0.858 (0.836–0.879)</w:t>
            </w:r>
          </w:p>
        </w:tc>
        <w:tc>
          <w:tcPr>
            <w:tcW w:w="3079" w:type="dxa"/>
            <w:vAlign w:val="center"/>
          </w:tcPr>
          <w:p w14:paraId="5380807B" w14:textId="77777777" w:rsidR="00940DD6" w:rsidRDefault="00CD2E03">
            <w:pPr>
              <w:spacing w:line="480" w:lineRule="auto"/>
              <w:jc w:val="center"/>
              <w:rPr>
                <w:rFonts w:ascii="Times New Roman" w:eastAsia="Times New Roman" w:hAnsi="Times New Roman" w:cs="Times New Roman"/>
                <w:sz w:val="16"/>
              </w:rPr>
            </w:pPr>
            <w:r>
              <w:rPr>
                <w:rFonts w:ascii="Times New Roman" w:eastAsia="Times New Roman" w:hAnsi="Times New Roman" w:cs="Times New Roman"/>
                <w:sz w:val="16"/>
              </w:rPr>
              <w:t>0.848 (0.824–0.873)</w:t>
            </w:r>
          </w:p>
        </w:tc>
      </w:tr>
      <w:tr w:rsidR="00940DD6" w14:paraId="7E34A8CC" w14:textId="77777777">
        <w:trPr>
          <w:trHeight w:val="20"/>
        </w:trPr>
        <w:tc>
          <w:tcPr>
            <w:tcW w:w="3078" w:type="dxa"/>
            <w:vAlign w:val="center"/>
          </w:tcPr>
          <w:p w14:paraId="07F47578" w14:textId="77777777" w:rsidR="00940DD6" w:rsidRDefault="00CD2E03">
            <w:pPr>
              <w:spacing w:line="480" w:lineRule="auto"/>
              <w:rPr>
                <w:rFonts w:ascii="Times New Roman" w:eastAsia="Times New Roman" w:hAnsi="Times New Roman" w:cs="Times New Roman"/>
                <w:sz w:val="16"/>
              </w:rPr>
            </w:pPr>
            <w:r>
              <w:rPr>
                <w:rFonts w:ascii="Times New Roman" w:eastAsia="Times New Roman" w:hAnsi="Times New Roman" w:cs="Times New Roman"/>
                <w:sz w:val="16"/>
              </w:rPr>
              <w:t>Positive predictive value (PPV, precision)</w:t>
            </w:r>
          </w:p>
        </w:tc>
        <w:tc>
          <w:tcPr>
            <w:tcW w:w="3078" w:type="dxa"/>
            <w:vAlign w:val="center"/>
          </w:tcPr>
          <w:p w14:paraId="484B2C19" w14:textId="77777777" w:rsidR="00940DD6" w:rsidRDefault="00CD2E03">
            <w:pPr>
              <w:spacing w:line="480" w:lineRule="auto"/>
              <w:jc w:val="center"/>
              <w:rPr>
                <w:rFonts w:ascii="Times New Roman" w:eastAsia="Times New Roman" w:hAnsi="Times New Roman" w:cs="Times New Roman"/>
                <w:sz w:val="16"/>
              </w:rPr>
            </w:pPr>
            <w:r>
              <w:rPr>
                <w:rFonts w:ascii="Times New Roman" w:eastAsia="Times New Roman" w:hAnsi="Times New Roman" w:cs="Times New Roman"/>
                <w:sz w:val="16"/>
              </w:rPr>
              <w:t>0.726 (0.695–0.757)</w:t>
            </w:r>
          </w:p>
        </w:tc>
        <w:tc>
          <w:tcPr>
            <w:tcW w:w="3079" w:type="dxa"/>
            <w:vAlign w:val="center"/>
          </w:tcPr>
          <w:p w14:paraId="06E79B12" w14:textId="77777777" w:rsidR="00940DD6" w:rsidRDefault="00CD2E03">
            <w:pPr>
              <w:spacing w:line="480" w:lineRule="auto"/>
              <w:jc w:val="center"/>
              <w:rPr>
                <w:rFonts w:ascii="Times New Roman" w:eastAsia="Times New Roman" w:hAnsi="Times New Roman" w:cs="Times New Roman"/>
                <w:sz w:val="16"/>
              </w:rPr>
            </w:pPr>
            <w:r>
              <w:rPr>
                <w:rFonts w:ascii="Times New Roman" w:eastAsia="Times New Roman" w:hAnsi="Times New Roman" w:cs="Times New Roman"/>
                <w:sz w:val="16"/>
              </w:rPr>
              <w:t>0.703 (0.648–0.758)</w:t>
            </w:r>
          </w:p>
        </w:tc>
      </w:tr>
      <w:tr w:rsidR="00940DD6" w14:paraId="168DFBB6" w14:textId="77777777">
        <w:trPr>
          <w:trHeight w:val="20"/>
        </w:trPr>
        <w:tc>
          <w:tcPr>
            <w:tcW w:w="3078" w:type="dxa"/>
            <w:vAlign w:val="center"/>
          </w:tcPr>
          <w:p w14:paraId="453CA135" w14:textId="77777777" w:rsidR="00940DD6" w:rsidRDefault="00CD2E03">
            <w:pPr>
              <w:spacing w:line="480" w:lineRule="auto"/>
              <w:rPr>
                <w:rFonts w:ascii="Times New Roman" w:eastAsia="Times New Roman" w:hAnsi="Times New Roman" w:cs="Times New Roman"/>
                <w:sz w:val="16"/>
              </w:rPr>
            </w:pPr>
            <w:r>
              <w:rPr>
                <w:rFonts w:ascii="Times New Roman" w:eastAsia="Times New Roman" w:hAnsi="Times New Roman" w:cs="Times New Roman"/>
                <w:sz w:val="16"/>
              </w:rPr>
              <w:t>F1 score</w:t>
            </w:r>
          </w:p>
        </w:tc>
        <w:tc>
          <w:tcPr>
            <w:tcW w:w="3078" w:type="dxa"/>
            <w:vAlign w:val="center"/>
          </w:tcPr>
          <w:p w14:paraId="420134E9" w14:textId="77777777" w:rsidR="00940DD6" w:rsidRDefault="00CD2E03">
            <w:pPr>
              <w:spacing w:line="480" w:lineRule="auto"/>
              <w:jc w:val="center"/>
              <w:rPr>
                <w:rFonts w:ascii="Times New Roman" w:eastAsia="Times New Roman" w:hAnsi="Times New Roman" w:cs="Times New Roman"/>
                <w:sz w:val="16"/>
              </w:rPr>
            </w:pPr>
            <w:r>
              <w:rPr>
                <w:rFonts w:ascii="Times New Roman" w:eastAsia="Times New Roman" w:hAnsi="Times New Roman" w:cs="Times New Roman"/>
                <w:sz w:val="16"/>
              </w:rPr>
              <w:t>0.715 (0-.673–0.757)</w:t>
            </w:r>
          </w:p>
        </w:tc>
        <w:tc>
          <w:tcPr>
            <w:tcW w:w="3079" w:type="dxa"/>
            <w:vAlign w:val="center"/>
          </w:tcPr>
          <w:p w14:paraId="4357B380" w14:textId="77777777" w:rsidR="00940DD6" w:rsidRDefault="00CD2E03">
            <w:pPr>
              <w:spacing w:line="480" w:lineRule="auto"/>
              <w:jc w:val="center"/>
              <w:rPr>
                <w:rFonts w:ascii="Times New Roman" w:eastAsia="Times New Roman" w:hAnsi="Times New Roman" w:cs="Times New Roman"/>
              </w:rPr>
            </w:pPr>
            <w:r>
              <w:rPr>
                <w:rFonts w:ascii="Times New Roman" w:eastAsia="Times New Roman" w:hAnsi="Times New Roman" w:cs="Times New Roman"/>
                <w:sz w:val="16"/>
              </w:rPr>
              <w:t>0.694 (0.647–0.741)</w:t>
            </w:r>
          </w:p>
        </w:tc>
      </w:tr>
    </w:tbl>
    <w:p w14:paraId="5FFE3029" w14:textId="105BB4F9" w:rsidR="00940DD6" w:rsidRDefault="00CD2E03">
      <w:pPr>
        <w:spacing w:line="240" w:lineRule="auto"/>
        <w:rPr>
          <w:rFonts w:ascii="Times New Roman" w:eastAsia="Times New Roman" w:hAnsi="Times New Roman" w:cs="Times New Roman"/>
          <w:sz w:val="22"/>
        </w:rPr>
      </w:pPr>
      <w:r>
        <w:rPr>
          <w:rFonts w:ascii="Times New Roman" w:eastAsia="Times New Roman" w:hAnsi="Times New Roman" w:cs="Times New Roman"/>
          <w:sz w:val="22"/>
        </w:rPr>
        <w:t>CI</w:t>
      </w:r>
      <w:ins w:id="1173" w:author="Author">
        <w:r w:rsidR="00C46A3B">
          <w:rPr>
            <w:rFonts w:ascii="Times New Roman" w:eastAsia="Times New Roman" w:hAnsi="Times New Roman" w:cs="Times New Roman"/>
            <w:sz w:val="22"/>
          </w:rPr>
          <w:t xml:space="preserve">, </w:t>
        </w:r>
      </w:ins>
      <w:del w:id="1174" w:author="Author">
        <w:r w:rsidDel="00C46A3B">
          <w:rPr>
            <w:rFonts w:ascii="Times New Roman" w:eastAsia="Times New Roman" w:hAnsi="Times New Roman" w:cs="Times New Roman"/>
            <w:sz w:val="22"/>
          </w:rPr>
          <w:delText>=</w:delText>
        </w:r>
      </w:del>
      <w:r>
        <w:rPr>
          <w:rFonts w:ascii="Times New Roman" w:eastAsia="Times New Roman" w:hAnsi="Times New Roman" w:cs="Times New Roman"/>
          <w:sz w:val="22"/>
        </w:rPr>
        <w:t>Confidence interval</w:t>
      </w:r>
      <w:del w:id="1175" w:author="Author">
        <w:r w:rsidDel="00BC7853">
          <w:rPr>
            <w:rFonts w:ascii="Times New Roman" w:eastAsia="Times New Roman" w:hAnsi="Times New Roman" w:cs="Times New Roman"/>
            <w:sz w:val="22"/>
          </w:rPr>
          <w:delText xml:space="preserve"> </w:delText>
        </w:r>
      </w:del>
    </w:p>
    <w:p w14:paraId="358A73D4" w14:textId="5570B8F7" w:rsidR="00940DD6" w:rsidRDefault="00CD2E03">
      <w:pPr>
        <w:spacing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The average metrics of the classification results </w:t>
      </w:r>
      <w:ins w:id="1176" w:author="Author">
        <w:r>
          <w:rPr>
            <w:rFonts w:ascii="Times New Roman" w:eastAsia="Times New Roman" w:hAnsi="Times New Roman" w:cs="Times New Roman"/>
            <w:sz w:val="22"/>
          </w:rPr>
          <w:t>of</w:t>
        </w:r>
      </w:ins>
      <w:del w:id="1177" w:author="Author">
        <w:r>
          <w:rPr>
            <w:rFonts w:ascii="Times New Roman" w:eastAsia="Times New Roman" w:hAnsi="Times New Roman" w:cs="Times New Roman"/>
            <w:sz w:val="22"/>
          </w:rPr>
          <w:delText>by</w:delText>
        </w:r>
      </w:del>
      <w:r>
        <w:rPr>
          <w:rFonts w:ascii="Times New Roman" w:eastAsia="Times New Roman" w:hAnsi="Times New Roman" w:cs="Times New Roman"/>
          <w:sz w:val="22"/>
        </w:rPr>
        <w:t xml:space="preserve"> </w:t>
      </w:r>
      <w:ins w:id="1178" w:author="Author">
        <w:r>
          <w:rPr>
            <w:rFonts w:ascii="Times New Roman" w:eastAsia="Times New Roman" w:hAnsi="Times New Roman" w:cs="Times New Roman"/>
            <w:sz w:val="22"/>
          </w:rPr>
          <w:t>the three</w:t>
        </w:r>
      </w:ins>
      <w:del w:id="1179" w:author="Author">
        <w:r>
          <w:rPr>
            <w:rFonts w:ascii="Times New Roman" w:eastAsia="Times New Roman" w:hAnsi="Times New Roman" w:cs="Times New Roman"/>
            <w:sz w:val="22"/>
          </w:rPr>
          <w:delText>3</w:delText>
        </w:r>
      </w:del>
      <w:r>
        <w:rPr>
          <w:rFonts w:ascii="Times New Roman" w:eastAsia="Times New Roman" w:hAnsi="Times New Roman" w:cs="Times New Roman"/>
          <w:sz w:val="22"/>
        </w:rPr>
        <w:t xml:space="preserve"> deep</w:t>
      </w:r>
      <w:ins w:id="1180" w:author="Author">
        <w:r w:rsidR="002B0F6B">
          <w:rPr>
            <w:rFonts w:ascii="Times New Roman" w:eastAsia="Times New Roman" w:hAnsi="Times New Roman" w:cs="Times New Roman"/>
            <w:sz w:val="22"/>
          </w:rPr>
          <w:t>-</w:t>
        </w:r>
      </w:ins>
      <w:del w:id="1181"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models are presented. The metrics</w:t>
      </w:r>
      <w:ins w:id="1182"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except for accuracy</w:t>
      </w:r>
      <w:ins w:id="1183"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are </w:t>
      </w:r>
      <w:ins w:id="1184"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average of </w:t>
      </w:r>
      <w:ins w:id="1185"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binary </w:t>
      </w:r>
      <w:ins w:id="1186" w:author="Author">
        <w:r>
          <w:rPr>
            <w:rFonts w:ascii="Times New Roman" w:eastAsia="Times New Roman" w:hAnsi="Times New Roman" w:cs="Times New Roman"/>
            <w:sz w:val="22"/>
          </w:rPr>
          <w:t>classification</w:t>
        </w:r>
      </w:ins>
      <w:del w:id="1187" w:author="Author">
        <w:r>
          <w:rPr>
            <w:rFonts w:ascii="Times New Roman" w:eastAsia="Times New Roman" w:hAnsi="Times New Roman" w:cs="Times New Roman"/>
            <w:sz w:val="22"/>
          </w:rPr>
          <w:delText>classifications</w:delText>
        </w:r>
      </w:del>
      <w:r>
        <w:rPr>
          <w:rFonts w:ascii="Times New Roman" w:eastAsia="Times New Roman" w:hAnsi="Times New Roman" w:cs="Times New Roman"/>
          <w:sz w:val="22"/>
        </w:rPr>
        <w:t xml:space="preserve"> cores for each class from </w:t>
      </w:r>
      <w:ins w:id="1188"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one-versus-rest method.</w:t>
      </w:r>
    </w:p>
    <w:p w14:paraId="1B8A6B2D" w14:textId="77777777" w:rsidR="00940DD6" w:rsidRDefault="00CD2E03">
      <w:pPr>
        <w:widowControl/>
        <w:rPr>
          <w:rFonts w:ascii="Times New Roman" w:eastAsia="Times New Roman" w:hAnsi="Times New Roman" w:cs="Times New Roman"/>
          <w:sz w:val="22"/>
        </w:rPr>
      </w:pPr>
      <w:r>
        <w:br w:type="page"/>
      </w:r>
    </w:p>
    <w:p w14:paraId="283E6B0D" w14:textId="518B4F1D" w:rsidR="00940DD6" w:rsidRDefault="00CD2E03">
      <w:pPr>
        <w:pStyle w:val="Caption"/>
        <w:jc w:val="left"/>
      </w:pPr>
      <w:del w:id="1189" w:author="Author">
        <w:r w:rsidDel="00C46A3B">
          <w:lastRenderedPageBreak/>
          <w:delText>S</w:delText>
        </w:r>
        <w:r w:rsidDel="00C46A3B">
          <w:fldChar w:fldCharType="begin"/>
        </w:r>
        <w:r w:rsidDel="00C46A3B">
          <w:delInstrText xml:space="preserve"> SEQ S \* ARABIC </w:delInstrText>
        </w:r>
        <w:r w:rsidDel="00C46A3B">
          <w:fldChar w:fldCharType="separate"/>
        </w:r>
        <w:r w:rsidDel="00C46A3B">
          <w:delText>2</w:delText>
        </w:r>
        <w:r w:rsidDel="00C46A3B">
          <w:fldChar w:fldCharType="end"/>
        </w:r>
        <w:r w:rsidDel="00C46A3B">
          <w:delText xml:space="preserve"> Fig. Structure of the deep learning model</w:delText>
        </w:r>
      </w:del>
      <w:r>
        <w:rPr>
          <w:noProof/>
        </w:rPr>
        <w:drawing>
          <wp:anchor distT="0" distB="0" distL="114300" distR="114300" simplePos="0" relativeHeight="251661312" behindDoc="0" locked="0" layoutInCell="1" allowOverlap="1" wp14:anchorId="5E246D8A" wp14:editId="368B3175">
            <wp:simplePos x="0" y="0"/>
            <wp:positionH relativeFrom="column">
              <wp:posOffset>0</wp:posOffset>
            </wp:positionH>
            <wp:positionV relativeFrom="paragraph">
              <wp:posOffset>425450</wp:posOffset>
            </wp:positionV>
            <wp:extent cx="5731510" cy="7000875"/>
            <wp:effectExtent l="0" t="0" r="2540" b="9525"/>
            <wp:wrapTopAndBottom/>
            <wp:docPr id="5"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000875"/>
                    </a:xfrm>
                    <a:prstGeom prst="rect">
                      <a:avLst/>
                    </a:prstGeom>
                  </pic:spPr>
                </pic:pic>
              </a:graphicData>
            </a:graphic>
          </wp:anchor>
        </w:drawing>
      </w:r>
    </w:p>
    <w:p w14:paraId="62D07E79" w14:textId="435C3BBA" w:rsidR="00C46A3B" w:rsidRDefault="00C46A3B">
      <w:pPr>
        <w:spacing w:line="240" w:lineRule="auto"/>
        <w:jc w:val="left"/>
        <w:rPr>
          <w:ins w:id="1190" w:author="Author"/>
          <w:rFonts w:ascii="Times New Roman" w:eastAsia="Times New Roman" w:hAnsi="Times New Roman" w:cs="Times New Roman"/>
          <w:sz w:val="22"/>
        </w:rPr>
      </w:pPr>
      <w:ins w:id="1191" w:author="Author">
        <w:r>
          <w:rPr>
            <w:rFonts w:ascii="Times New Roman" w:eastAsia="Times New Roman" w:hAnsi="Times New Roman" w:cs="Times New Roman"/>
            <w:b/>
            <w:sz w:val="22"/>
          </w:rPr>
          <w:t>S</w:t>
        </w:r>
        <w:r>
          <w:fldChar w:fldCharType="begin"/>
        </w:r>
        <w:r>
          <w:instrText xml:space="preserve"> SEQ S \* ARABIC </w:instrText>
        </w:r>
        <w:r>
          <w:fldChar w:fldCharType="separate"/>
        </w:r>
        <w:r>
          <w:rPr>
            <w:rFonts w:ascii="Times New Roman" w:eastAsia="Times New Roman" w:hAnsi="Times New Roman" w:cs="Times New Roman"/>
            <w:b/>
            <w:sz w:val="22"/>
          </w:rPr>
          <w:t>2</w:t>
        </w:r>
        <w:r>
          <w:fldChar w:fldCharType="end"/>
        </w:r>
        <w:r>
          <w:rPr>
            <w:rFonts w:ascii="Times New Roman" w:eastAsia="Times New Roman" w:hAnsi="Times New Roman" w:cs="Times New Roman"/>
            <w:b/>
            <w:sz w:val="22"/>
          </w:rPr>
          <w:t xml:space="preserve"> Fig. Structure of the deep</w:t>
        </w:r>
        <w:r w:rsidR="002B0F6B">
          <w:rPr>
            <w:rFonts w:ascii="Times New Roman" w:eastAsia="Times New Roman" w:hAnsi="Times New Roman" w:cs="Times New Roman"/>
            <w:b/>
            <w:sz w:val="22"/>
          </w:rPr>
          <w:t>-</w:t>
        </w:r>
        <w:r>
          <w:rPr>
            <w:rFonts w:ascii="Times New Roman" w:eastAsia="Times New Roman" w:hAnsi="Times New Roman" w:cs="Times New Roman"/>
            <w:b/>
            <w:sz w:val="22"/>
          </w:rPr>
          <w:t>learning model</w:t>
        </w:r>
      </w:ins>
    </w:p>
    <w:p w14:paraId="7D9D930F" w14:textId="185328B6" w:rsidR="00940DD6" w:rsidRDefault="00CD2E03">
      <w:pPr>
        <w:spacing w:line="240" w:lineRule="auto"/>
        <w:jc w:val="left"/>
        <w:rPr>
          <w:rFonts w:ascii="Times New Roman" w:eastAsia="Times New Roman" w:hAnsi="Times New Roman" w:cs="Times New Roman"/>
          <w:sz w:val="22"/>
        </w:rPr>
      </w:pPr>
      <w:r>
        <w:rPr>
          <w:rFonts w:ascii="Times New Roman" w:eastAsia="Times New Roman" w:hAnsi="Times New Roman" w:cs="Times New Roman"/>
          <w:sz w:val="22"/>
        </w:rPr>
        <w:t xml:space="preserve">There </w:t>
      </w:r>
      <w:ins w:id="1192" w:author="Author">
        <w:r>
          <w:rPr>
            <w:rFonts w:ascii="Times New Roman" w:eastAsia="Times New Roman" w:hAnsi="Times New Roman" w:cs="Times New Roman"/>
            <w:sz w:val="22"/>
          </w:rPr>
          <w:t>were</w:t>
        </w:r>
      </w:ins>
      <w:del w:id="1193" w:author="Author">
        <w:r>
          <w:rPr>
            <w:rFonts w:ascii="Times New Roman" w:eastAsia="Times New Roman" w:hAnsi="Times New Roman" w:cs="Times New Roman"/>
            <w:sz w:val="22"/>
          </w:rPr>
          <w:delText>are</w:delText>
        </w:r>
      </w:del>
      <w:r>
        <w:rPr>
          <w:rFonts w:ascii="Times New Roman" w:eastAsia="Times New Roman" w:hAnsi="Times New Roman" w:cs="Times New Roman"/>
          <w:sz w:val="22"/>
        </w:rPr>
        <w:t xml:space="preserve"> </w:t>
      </w:r>
      <w:ins w:id="1194" w:author="Author">
        <w:r>
          <w:rPr>
            <w:rFonts w:ascii="Times New Roman" w:eastAsia="Times New Roman" w:hAnsi="Times New Roman" w:cs="Times New Roman"/>
            <w:sz w:val="22"/>
          </w:rPr>
          <w:t>seven</w:t>
        </w:r>
      </w:ins>
      <w:del w:id="1195" w:author="Author">
        <w:r>
          <w:rPr>
            <w:rFonts w:ascii="Times New Roman" w:eastAsia="Times New Roman" w:hAnsi="Times New Roman" w:cs="Times New Roman"/>
            <w:sz w:val="22"/>
          </w:rPr>
          <w:delText>7</w:delText>
        </w:r>
      </w:del>
      <w:r>
        <w:rPr>
          <w:rFonts w:ascii="Times New Roman" w:eastAsia="Times New Roman" w:hAnsi="Times New Roman" w:cs="Times New Roman"/>
          <w:sz w:val="22"/>
        </w:rPr>
        <w:t xml:space="preserve"> spatial reduction blocks and </w:t>
      </w:r>
      <w:ins w:id="1196" w:author="Author">
        <w:r>
          <w:rPr>
            <w:rFonts w:ascii="Times New Roman" w:eastAsia="Times New Roman" w:hAnsi="Times New Roman" w:cs="Times New Roman"/>
            <w:sz w:val="22"/>
          </w:rPr>
          <w:t>five</w:t>
        </w:r>
      </w:ins>
      <w:del w:id="1197" w:author="Author">
        <w:r>
          <w:rPr>
            <w:rFonts w:ascii="Times New Roman" w:eastAsia="Times New Roman" w:hAnsi="Times New Roman" w:cs="Times New Roman"/>
            <w:sz w:val="22"/>
          </w:rPr>
          <w:delText>5</w:delText>
        </w:r>
      </w:del>
      <w:r>
        <w:rPr>
          <w:rFonts w:ascii="Times New Roman" w:eastAsia="Times New Roman" w:hAnsi="Times New Roman" w:cs="Times New Roman"/>
          <w:sz w:val="22"/>
        </w:rPr>
        <w:t xml:space="preserve"> residual blocks with </w:t>
      </w:r>
      <w:ins w:id="1198" w:author="Author">
        <w:r>
          <w:rPr>
            <w:rFonts w:ascii="Times New Roman" w:eastAsia="Times New Roman" w:hAnsi="Times New Roman" w:cs="Times New Roman"/>
            <w:sz w:val="22"/>
          </w:rPr>
          <w:t>one</w:t>
        </w:r>
      </w:ins>
      <w:del w:id="1199" w:author="Author">
        <w:r>
          <w:rPr>
            <w:rFonts w:ascii="Times New Roman" w:eastAsia="Times New Roman" w:hAnsi="Times New Roman" w:cs="Times New Roman"/>
            <w:sz w:val="22"/>
          </w:rPr>
          <w:delText>1</w:delText>
        </w:r>
      </w:del>
      <w:r>
        <w:rPr>
          <w:rFonts w:ascii="Times New Roman" w:eastAsia="Times New Roman" w:hAnsi="Times New Roman" w:cs="Times New Roman"/>
          <w:sz w:val="22"/>
        </w:rPr>
        <w:t xml:space="preserve"> and </w:t>
      </w:r>
      <w:ins w:id="1200" w:author="Author">
        <w:r>
          <w:rPr>
            <w:rFonts w:ascii="Times New Roman" w:eastAsia="Times New Roman" w:hAnsi="Times New Roman" w:cs="Times New Roman"/>
            <w:sz w:val="22"/>
          </w:rPr>
          <w:t>two</w:t>
        </w:r>
      </w:ins>
      <w:del w:id="1201" w:author="Author">
        <w:r>
          <w:rPr>
            <w:rFonts w:ascii="Times New Roman" w:eastAsia="Times New Roman" w:hAnsi="Times New Roman" w:cs="Times New Roman"/>
            <w:sz w:val="22"/>
          </w:rPr>
          <w:delText>2</w:delText>
        </w:r>
      </w:del>
      <w:r>
        <w:rPr>
          <w:rFonts w:ascii="Times New Roman" w:eastAsia="Times New Roman" w:hAnsi="Times New Roman" w:cs="Times New Roman"/>
          <w:sz w:val="22"/>
        </w:rPr>
        <w:t xml:space="preserve"> convolutional layers, respectively</w:t>
      </w:r>
      <w:ins w:id="1202" w:author="Author">
        <w:r w:rsidR="00C46A3B">
          <w:rPr>
            <w:rFonts w:ascii="Times New Roman" w:eastAsia="Times New Roman" w:hAnsi="Times New Roman" w:cs="Times New Roman"/>
            <w:sz w:val="22"/>
          </w:rPr>
          <w:t>.</w:t>
        </w:r>
      </w:ins>
      <w:r>
        <w:br w:type="page"/>
      </w:r>
    </w:p>
    <w:p w14:paraId="211F8F47" w14:textId="7CD9ABAE" w:rsidR="00940DD6" w:rsidRDefault="00CD2E03">
      <w:pPr>
        <w:pStyle w:val="Caption"/>
      </w:pPr>
      <w:del w:id="1203" w:author="Author">
        <w:r w:rsidDel="00C46A3B">
          <w:lastRenderedPageBreak/>
          <w:delText>S</w:delText>
        </w:r>
        <w:r w:rsidDel="00C46A3B">
          <w:fldChar w:fldCharType="begin"/>
        </w:r>
        <w:r w:rsidDel="00C46A3B">
          <w:delInstrText xml:space="preserve"> SEQ S \* ARABIC </w:delInstrText>
        </w:r>
        <w:r w:rsidDel="00C46A3B">
          <w:fldChar w:fldCharType="separate"/>
        </w:r>
        <w:r w:rsidDel="00C46A3B">
          <w:delText>3</w:delText>
        </w:r>
        <w:r w:rsidDel="00C46A3B">
          <w:fldChar w:fldCharType="end"/>
        </w:r>
        <w:r w:rsidDel="00C46A3B">
          <w:delText xml:space="preserve"> Fig. Per-class receiver operating characteristics and precision-recall curves of the machine learning model with and without the muscle location information</w:delText>
        </w:r>
      </w:del>
      <w:r>
        <w:rPr>
          <w:noProof/>
        </w:rPr>
        <w:drawing>
          <wp:anchor distT="0" distB="0" distL="114300" distR="114300" simplePos="0" relativeHeight="251659264" behindDoc="0" locked="0" layoutInCell="1" allowOverlap="1" wp14:anchorId="14F525AE" wp14:editId="1BB34553">
            <wp:simplePos x="0" y="0"/>
            <wp:positionH relativeFrom="column">
              <wp:posOffset>0</wp:posOffset>
            </wp:positionH>
            <wp:positionV relativeFrom="paragraph">
              <wp:posOffset>419100</wp:posOffset>
            </wp:positionV>
            <wp:extent cx="5731510" cy="3862070"/>
            <wp:effectExtent l="0" t="0" r="2540" b="5080"/>
            <wp:wrapTopAndBottom/>
            <wp:docPr id="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4082" name="그림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anchor>
        </w:drawing>
      </w:r>
    </w:p>
    <w:p w14:paraId="48B2B62E" w14:textId="68C27BE8" w:rsidR="00C46A3B" w:rsidRDefault="00C46A3B">
      <w:pPr>
        <w:spacing w:line="480" w:lineRule="auto"/>
        <w:rPr>
          <w:ins w:id="1204" w:author="Author"/>
          <w:rFonts w:ascii="Times New Roman" w:eastAsia="Times New Roman" w:hAnsi="Times New Roman" w:cs="Times New Roman"/>
          <w:sz w:val="22"/>
        </w:rPr>
      </w:pPr>
      <w:ins w:id="1205" w:author="Author">
        <w:r>
          <w:rPr>
            <w:rFonts w:ascii="Times New Roman" w:eastAsia="Times New Roman" w:hAnsi="Times New Roman" w:cs="Times New Roman"/>
            <w:b/>
            <w:sz w:val="22"/>
          </w:rPr>
          <w:t>S</w:t>
        </w:r>
        <w:r>
          <w:fldChar w:fldCharType="begin"/>
        </w:r>
        <w:r>
          <w:instrText xml:space="preserve"> SEQ S \* ARABIC </w:instrText>
        </w:r>
        <w:r>
          <w:fldChar w:fldCharType="separate"/>
        </w:r>
        <w:r>
          <w:rPr>
            <w:rFonts w:ascii="Times New Roman" w:eastAsia="Times New Roman" w:hAnsi="Times New Roman" w:cs="Times New Roman"/>
            <w:b/>
            <w:sz w:val="22"/>
          </w:rPr>
          <w:t>3</w:t>
        </w:r>
        <w:r>
          <w:fldChar w:fldCharType="end"/>
        </w:r>
        <w:r>
          <w:rPr>
            <w:rFonts w:ascii="Times New Roman" w:eastAsia="Times New Roman" w:hAnsi="Times New Roman" w:cs="Times New Roman"/>
            <w:b/>
            <w:sz w:val="22"/>
          </w:rPr>
          <w:t xml:space="preserve"> Fig. Per-class receiver operating characteristics and precision-recall curves of the machine learning model with and without the muscle location information</w:t>
        </w:r>
      </w:ins>
    </w:p>
    <w:p w14:paraId="52C84EC3" w14:textId="34E87F29" w:rsidR="00940DD6" w:rsidRDefault="00CD2E03">
      <w:pPr>
        <w:spacing w:line="480" w:lineRule="auto"/>
        <w:rPr>
          <w:rFonts w:ascii="Times New Roman" w:eastAsia="Times New Roman" w:hAnsi="Times New Roman" w:cs="Times New Roman"/>
          <w:sz w:val="22"/>
        </w:rPr>
      </w:pPr>
      <w:r>
        <w:rPr>
          <w:rFonts w:ascii="Times New Roman" w:eastAsia="Times New Roman" w:hAnsi="Times New Roman" w:cs="Times New Roman"/>
          <w:sz w:val="22"/>
        </w:rPr>
        <w:t>DLM</w:t>
      </w:r>
      <w:ins w:id="1206" w:author="Author">
        <w:r w:rsidR="00C46A3B">
          <w:rPr>
            <w:rFonts w:ascii="Times New Roman" w:eastAsia="Times New Roman" w:hAnsi="Times New Roman" w:cs="Times New Roman"/>
            <w:sz w:val="22"/>
          </w:rPr>
          <w:t>,</w:t>
        </w:r>
      </w:ins>
      <w:del w:id="1207" w:author="Author">
        <w:r w:rsidDel="00C46A3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 Deep</w:t>
      </w:r>
      <w:ins w:id="1208" w:author="Author">
        <w:r w:rsidR="002B0F6B">
          <w:rPr>
            <w:rFonts w:ascii="Times New Roman" w:eastAsia="Times New Roman" w:hAnsi="Times New Roman" w:cs="Times New Roman"/>
            <w:sz w:val="22"/>
          </w:rPr>
          <w:t>-</w:t>
        </w:r>
      </w:ins>
      <w:del w:id="1209" w:author="Author">
        <w:r w:rsidDel="002B0F6B">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learning model</w:t>
      </w:r>
    </w:p>
    <w:p w14:paraId="698282FA" w14:textId="7FDC8486" w:rsidR="00940DD6" w:rsidRDefault="00CD2E03">
      <w:pPr>
        <w:spacing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The </w:t>
      </w:r>
      <w:ins w:id="1210" w:author="Author">
        <w:r>
          <w:rPr>
            <w:rFonts w:ascii="Times New Roman" w:eastAsia="Times New Roman" w:hAnsi="Times New Roman" w:cs="Times New Roman"/>
            <w:sz w:val="22"/>
          </w:rPr>
          <w:t>areas</w:t>
        </w:r>
      </w:ins>
      <w:del w:id="1211" w:author="Author">
        <w:r>
          <w:rPr>
            <w:rFonts w:ascii="Times New Roman" w:eastAsia="Times New Roman" w:hAnsi="Times New Roman" w:cs="Times New Roman"/>
            <w:sz w:val="22"/>
          </w:rPr>
          <w:delText>area</w:delText>
        </w:r>
      </w:del>
      <w:r>
        <w:rPr>
          <w:rFonts w:ascii="Times New Roman" w:eastAsia="Times New Roman" w:hAnsi="Times New Roman" w:cs="Times New Roman"/>
          <w:sz w:val="22"/>
        </w:rPr>
        <w:t xml:space="preserve"> under </w:t>
      </w:r>
      <w:ins w:id="1212"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 xml:space="preserve">receiver operating characteristic </w:t>
      </w:r>
      <w:ins w:id="1213" w:author="Author">
        <w:r w:rsidR="00C46A3B">
          <w:rPr>
            <w:rFonts w:ascii="Times New Roman" w:eastAsia="Times New Roman" w:hAnsi="Times New Roman" w:cs="Times New Roman"/>
            <w:sz w:val="22"/>
          </w:rPr>
          <w:t xml:space="preserve">(ROC) </w:t>
        </w:r>
      </w:ins>
      <w:r>
        <w:rPr>
          <w:rFonts w:ascii="Times New Roman" w:eastAsia="Times New Roman" w:hAnsi="Times New Roman" w:cs="Times New Roman"/>
          <w:sz w:val="22"/>
        </w:rPr>
        <w:t>curves (A) and precision-recall curves (B) were measured and depicted by dividing all data into myopathy, neuropathy, and normal.</w:t>
      </w:r>
      <w:del w:id="1214" w:author="Author">
        <w:r w:rsidDel="00BC7853">
          <w:rPr>
            <w:rFonts w:ascii="Times New Roman" w:eastAsia="Times New Roman" w:hAnsi="Times New Roman" w:cs="Times New Roman"/>
            <w:sz w:val="22"/>
          </w:rPr>
          <w:delText xml:space="preserve"> </w:delText>
        </w:r>
      </w:del>
    </w:p>
    <w:p w14:paraId="4EE79F7D" w14:textId="6D9ABC4B" w:rsidR="00940DD6" w:rsidRDefault="00CD2E03">
      <w:pPr>
        <w:spacing w:line="480" w:lineRule="auto"/>
        <w:rPr>
          <w:rFonts w:ascii="Times New Roman" w:eastAsia="Times New Roman" w:hAnsi="Times New Roman" w:cs="Times New Roman"/>
          <w:sz w:val="22"/>
        </w:rPr>
      </w:pPr>
      <w:ins w:id="1215" w:author="Author">
        <w:r>
          <w:rPr>
            <w:rFonts w:ascii="Times New Roman" w:eastAsia="Times New Roman" w:hAnsi="Times New Roman" w:cs="Times New Roman"/>
            <w:sz w:val="22"/>
          </w:rPr>
          <w:t>The individual</w:t>
        </w:r>
      </w:ins>
      <w:del w:id="1216" w:author="Author">
        <w:r>
          <w:rPr>
            <w:rFonts w:ascii="Times New Roman" w:eastAsia="Times New Roman" w:hAnsi="Times New Roman" w:cs="Times New Roman"/>
            <w:sz w:val="22"/>
          </w:rPr>
          <w:delText>Individual</w:delText>
        </w:r>
      </w:del>
      <w:r>
        <w:rPr>
          <w:rFonts w:ascii="Times New Roman" w:eastAsia="Times New Roman" w:hAnsi="Times New Roman" w:cs="Times New Roman"/>
          <w:sz w:val="22"/>
        </w:rPr>
        <w:t xml:space="preserve"> physician performance is annotated by the blue cross</w:t>
      </w:r>
      <w:ins w:id="1217"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and </w:t>
      </w:r>
      <w:ins w:id="1218" w:author="Author">
        <w:r>
          <w:rPr>
            <w:rFonts w:ascii="Times New Roman" w:eastAsia="Times New Roman" w:hAnsi="Times New Roman" w:cs="Times New Roman"/>
            <w:sz w:val="22"/>
          </w:rPr>
          <w:t>the average</w:t>
        </w:r>
      </w:ins>
      <w:del w:id="1219" w:author="Author">
        <w:r>
          <w:rPr>
            <w:rFonts w:ascii="Times New Roman" w:eastAsia="Times New Roman" w:hAnsi="Times New Roman" w:cs="Times New Roman"/>
            <w:sz w:val="22"/>
          </w:rPr>
          <w:delText>averaged</w:delText>
        </w:r>
      </w:del>
      <w:r>
        <w:rPr>
          <w:rFonts w:ascii="Times New Roman" w:eastAsia="Times New Roman" w:hAnsi="Times New Roman" w:cs="Times New Roman"/>
          <w:sz w:val="22"/>
        </w:rPr>
        <w:t xml:space="preserve"> physician performance is annotated by the red dot.</w:t>
      </w:r>
      <w:del w:id="1220" w:author="Author">
        <w:r w:rsidDel="00BC7853">
          <w:rPr>
            <w:rFonts w:ascii="Times New Roman" w:eastAsia="Times New Roman" w:hAnsi="Times New Roman" w:cs="Times New Roman"/>
            <w:sz w:val="22"/>
          </w:rPr>
          <w:delText xml:space="preserve"> </w:delText>
        </w:r>
      </w:del>
    </w:p>
    <w:p w14:paraId="26DE631E" w14:textId="600D9273" w:rsidR="00940DD6" w:rsidRDefault="00CD2E03">
      <w:pPr>
        <w:spacing w:line="480" w:lineRule="auto"/>
        <w:rPr>
          <w:rFonts w:ascii="Times New Roman" w:eastAsia="Times New Roman" w:hAnsi="Times New Roman" w:cs="Times New Roman"/>
          <w:sz w:val="22"/>
        </w:rPr>
      </w:pPr>
      <w:r>
        <w:rPr>
          <w:rFonts w:ascii="Times New Roman" w:eastAsia="Times New Roman" w:hAnsi="Times New Roman" w:cs="Times New Roman"/>
          <w:sz w:val="22"/>
        </w:rPr>
        <w:t>ROC and precision-recall curves of the convolutional neural network</w:t>
      </w:r>
      <w:ins w:id="1221" w:author="Author">
        <w:r w:rsidR="00C46A3B">
          <w:rPr>
            <w:rFonts w:ascii="Times New Roman" w:eastAsia="Times New Roman" w:hAnsi="Times New Roman" w:cs="Times New Roman"/>
            <w:sz w:val="22"/>
          </w:rPr>
          <w:t xml:space="preserve"> (CNN)</w:t>
        </w:r>
      </w:ins>
      <w:r>
        <w:rPr>
          <w:rFonts w:ascii="Times New Roman" w:eastAsia="Times New Roman" w:hAnsi="Times New Roman" w:cs="Times New Roman"/>
          <w:sz w:val="22"/>
        </w:rPr>
        <w:t xml:space="preserve"> algorithm depending on whether the muscle location information was considered (green lines, CNN with muscle location) or not (pink lines, CNN without muscle location).</w:t>
      </w:r>
    </w:p>
    <w:p w14:paraId="3C8D2E2C" w14:textId="77777777" w:rsidR="00940DD6" w:rsidRDefault="00940DD6">
      <w:pPr>
        <w:spacing w:line="480" w:lineRule="auto"/>
        <w:rPr>
          <w:rFonts w:ascii="Times New Roman" w:eastAsia="Times New Roman" w:hAnsi="Times New Roman" w:cs="Times New Roman"/>
          <w:sz w:val="22"/>
        </w:rPr>
      </w:pPr>
    </w:p>
    <w:p w14:paraId="0F311146" w14:textId="77777777" w:rsidR="00940DD6" w:rsidRDefault="00CD2E03">
      <w:pPr>
        <w:widowControl/>
        <w:rPr>
          <w:rFonts w:ascii="Times New Roman" w:eastAsia="Times New Roman" w:hAnsi="Times New Roman" w:cs="Times New Roman"/>
          <w:sz w:val="22"/>
        </w:rPr>
      </w:pPr>
      <w:r>
        <w:br w:type="page"/>
      </w:r>
    </w:p>
    <w:p w14:paraId="68706240" w14:textId="5A35B675" w:rsidR="00940DD6" w:rsidDel="00C46A3B" w:rsidRDefault="00CD2E03">
      <w:pPr>
        <w:pStyle w:val="Caption"/>
        <w:rPr>
          <w:del w:id="1222" w:author="Author"/>
        </w:rPr>
      </w:pPr>
      <w:del w:id="1223" w:author="Author">
        <w:r w:rsidDel="00C46A3B">
          <w:lastRenderedPageBreak/>
          <w:delText>S</w:delText>
        </w:r>
        <w:r w:rsidDel="00C46A3B">
          <w:fldChar w:fldCharType="begin"/>
        </w:r>
        <w:r w:rsidDel="00C46A3B">
          <w:delInstrText xml:space="preserve"> SEQ S \* ARABIC </w:delInstrText>
        </w:r>
        <w:r w:rsidDel="00C46A3B">
          <w:fldChar w:fldCharType="separate"/>
        </w:r>
        <w:r w:rsidDel="00C46A3B">
          <w:delText>4</w:delText>
        </w:r>
        <w:r w:rsidDel="00C46A3B">
          <w:fldChar w:fldCharType="end"/>
        </w:r>
        <w:r w:rsidDel="00C46A3B">
          <w:delText xml:space="preserve"> Fig. Confusion matrices of the machine learning model (A) without muscle location information and (B) with muscle location information</w:delText>
        </w:r>
      </w:del>
    </w:p>
    <w:p w14:paraId="3A761774" w14:textId="5728505F" w:rsidR="00940DD6" w:rsidRDefault="00CD2E03">
      <w:pPr>
        <w:spacing w:line="480" w:lineRule="auto"/>
        <w:rPr>
          <w:ins w:id="1224" w:author="Author"/>
          <w:rFonts w:ascii="Times New Roman" w:eastAsia="Times New Roman" w:hAnsi="Times New Roman" w:cs="Times New Roman"/>
          <w:sz w:val="22"/>
        </w:rPr>
      </w:pPr>
      <w:r>
        <w:rPr>
          <w:noProof/>
        </w:rPr>
        <w:drawing>
          <wp:inline distT="0" distB="0" distL="0" distR="0" wp14:anchorId="47775512" wp14:editId="48077E29">
            <wp:extent cx="5731510" cy="2561590"/>
            <wp:effectExtent l="0" t="0" r="2540" b="0"/>
            <wp:docPr id="1361565648"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4 Figure. Confusion matrices showing the accuracy of prediction by the convolutional neural network algorithm depending on whether the muscle location information was considered or n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6E9E8377" w14:textId="4A11169E" w:rsidR="00C46A3B" w:rsidRDefault="00C46A3B" w:rsidP="00C46A3B">
      <w:pPr>
        <w:pStyle w:val="Caption"/>
        <w:rPr>
          <w:ins w:id="1225" w:author="Author"/>
        </w:rPr>
      </w:pPr>
      <w:ins w:id="1226" w:author="Author">
        <w:r>
          <w:t>S</w:t>
        </w:r>
        <w:r>
          <w:fldChar w:fldCharType="begin"/>
        </w:r>
        <w:r>
          <w:instrText xml:space="preserve"> SEQ S \* ARABIC </w:instrText>
        </w:r>
        <w:r>
          <w:fldChar w:fldCharType="separate"/>
        </w:r>
        <w:r>
          <w:t>4</w:t>
        </w:r>
        <w:r>
          <w:fldChar w:fldCharType="end"/>
        </w:r>
        <w:r>
          <w:t xml:space="preserve"> Fig. Confusion matri</w:t>
        </w:r>
        <w:r w:rsidR="000E760B">
          <w:t>x</w:t>
        </w:r>
        <w:r>
          <w:t>es of the machine learning model (A) without muscle location information and (B) with muscle location information</w:t>
        </w:r>
      </w:ins>
    </w:p>
    <w:p w14:paraId="40A0327D" w14:textId="77777777" w:rsidR="00C46A3B" w:rsidRDefault="00C46A3B">
      <w:pPr>
        <w:spacing w:line="480" w:lineRule="auto"/>
        <w:rPr>
          <w:rFonts w:ascii="Times New Roman" w:eastAsia="Times New Roman" w:hAnsi="Times New Roman" w:cs="Times New Roman"/>
          <w:sz w:val="22"/>
        </w:rPr>
      </w:pPr>
    </w:p>
    <w:p w14:paraId="5F6E8DB0" w14:textId="77777777" w:rsidR="00940DD6" w:rsidRDefault="00CD2E03">
      <w:pPr>
        <w:spacing w:line="480" w:lineRule="auto"/>
        <w:rPr>
          <w:rFonts w:ascii="Times New Roman" w:eastAsia="Times New Roman" w:hAnsi="Times New Roman" w:cs="Times New Roman"/>
          <w:sz w:val="22"/>
        </w:rPr>
      </w:pPr>
      <w:r>
        <w:br w:type="page"/>
      </w:r>
    </w:p>
    <w:p w14:paraId="2F3E7CE5" w14:textId="5939BFBC" w:rsidR="00940DD6" w:rsidRDefault="00CD2E03">
      <w:pPr>
        <w:pStyle w:val="Caption"/>
        <w:jc w:val="left"/>
      </w:pPr>
      <w:del w:id="1227" w:author="Author">
        <w:r w:rsidDel="007B3F88">
          <w:lastRenderedPageBreak/>
          <w:delText>S</w:delText>
        </w:r>
        <w:r w:rsidDel="007B3F88">
          <w:fldChar w:fldCharType="begin"/>
        </w:r>
        <w:r w:rsidDel="007B3F88">
          <w:delInstrText xml:space="preserve"> SEQ S \* ARABIC </w:delInstrText>
        </w:r>
        <w:r w:rsidDel="007B3F88">
          <w:fldChar w:fldCharType="separate"/>
        </w:r>
        <w:r w:rsidDel="007B3F88">
          <w:delText>5</w:delText>
        </w:r>
        <w:r w:rsidDel="007B3F88">
          <w:fldChar w:fldCharType="end"/>
        </w:r>
        <w:r w:rsidDel="007B3F88">
          <w:delText xml:space="preserve"> Fig. Examples of electromyographic signals mispredicted by the deep learning model</w:delText>
        </w:r>
      </w:del>
      <w:r>
        <w:rPr>
          <w:noProof/>
        </w:rPr>
        <w:drawing>
          <wp:anchor distT="0" distB="0" distL="114300" distR="114300" simplePos="0" relativeHeight="251660288" behindDoc="0" locked="0" layoutInCell="1" allowOverlap="1" wp14:anchorId="627FD6F0" wp14:editId="5D65B28B">
            <wp:simplePos x="0" y="0"/>
            <wp:positionH relativeFrom="column">
              <wp:posOffset>0</wp:posOffset>
            </wp:positionH>
            <wp:positionV relativeFrom="paragraph">
              <wp:posOffset>425450</wp:posOffset>
            </wp:positionV>
            <wp:extent cx="5731510" cy="5997575"/>
            <wp:effectExtent l="0" t="0" r="2540" b="3175"/>
            <wp:wrapTopAndBottom/>
            <wp:docPr id="8"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77497" name="그림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997575"/>
                    </a:xfrm>
                    <a:prstGeom prst="rect">
                      <a:avLst/>
                    </a:prstGeom>
                  </pic:spPr>
                </pic:pic>
              </a:graphicData>
            </a:graphic>
          </wp:anchor>
        </w:drawing>
      </w:r>
    </w:p>
    <w:p w14:paraId="5C856C34" w14:textId="3268E76E" w:rsidR="007B3F88" w:rsidRDefault="007B3F88">
      <w:pPr>
        <w:widowControl/>
        <w:spacing w:line="240" w:lineRule="auto"/>
        <w:rPr>
          <w:ins w:id="1228" w:author="Author"/>
          <w:rFonts w:ascii="Times New Roman" w:eastAsia="Times New Roman" w:hAnsi="Times New Roman" w:cs="Times New Roman"/>
          <w:sz w:val="22"/>
        </w:rPr>
      </w:pPr>
      <w:ins w:id="1229" w:author="Author">
        <w:r>
          <w:rPr>
            <w:rFonts w:ascii="Times New Roman" w:eastAsia="Times New Roman" w:hAnsi="Times New Roman" w:cs="Times New Roman"/>
            <w:b/>
            <w:sz w:val="22"/>
          </w:rPr>
          <w:t>S</w:t>
        </w:r>
        <w:r>
          <w:fldChar w:fldCharType="begin"/>
        </w:r>
        <w:r>
          <w:instrText xml:space="preserve"> SEQ S \* ARABIC </w:instrText>
        </w:r>
        <w:r>
          <w:fldChar w:fldCharType="separate"/>
        </w:r>
        <w:r>
          <w:rPr>
            <w:rFonts w:ascii="Times New Roman" w:eastAsia="Times New Roman" w:hAnsi="Times New Roman" w:cs="Times New Roman"/>
            <w:b/>
            <w:sz w:val="22"/>
          </w:rPr>
          <w:t>5</w:t>
        </w:r>
        <w:r>
          <w:fldChar w:fldCharType="end"/>
        </w:r>
        <w:r>
          <w:rPr>
            <w:rFonts w:ascii="Times New Roman" w:eastAsia="Times New Roman" w:hAnsi="Times New Roman" w:cs="Times New Roman"/>
            <w:b/>
            <w:sz w:val="22"/>
          </w:rPr>
          <w:t xml:space="preserve"> Fig. Examples of electromyographic signals mis</w:t>
        </w:r>
        <w:r>
          <w:t>-</w:t>
        </w:r>
        <w:r>
          <w:rPr>
            <w:rFonts w:ascii="Times New Roman" w:eastAsia="Times New Roman" w:hAnsi="Times New Roman" w:cs="Times New Roman"/>
            <w:b/>
            <w:sz w:val="22"/>
          </w:rPr>
          <w:t>predicted by the deep</w:t>
        </w:r>
        <w:r w:rsidR="002B0F6B">
          <w:rPr>
            <w:rFonts w:ascii="Times New Roman" w:eastAsia="Times New Roman" w:hAnsi="Times New Roman" w:cs="Times New Roman"/>
            <w:b/>
            <w:sz w:val="22"/>
          </w:rPr>
          <w:t>-</w:t>
        </w:r>
        <w:r>
          <w:rPr>
            <w:rFonts w:ascii="Times New Roman" w:eastAsia="Times New Roman" w:hAnsi="Times New Roman" w:cs="Times New Roman"/>
            <w:b/>
            <w:sz w:val="22"/>
          </w:rPr>
          <w:t>learning model</w:t>
        </w:r>
      </w:ins>
    </w:p>
    <w:p w14:paraId="0B4A1C82" w14:textId="760A015C" w:rsidR="00940DD6" w:rsidRDefault="00CD2E03">
      <w:pPr>
        <w:widowControl/>
        <w:spacing w:line="240" w:lineRule="auto"/>
        <w:rPr>
          <w:rFonts w:ascii="Times New Roman" w:eastAsia="Times New Roman" w:hAnsi="Times New Roman" w:cs="Times New Roman"/>
          <w:sz w:val="22"/>
        </w:rPr>
      </w:pPr>
      <w:r>
        <w:rPr>
          <w:rFonts w:ascii="Times New Roman" w:eastAsia="Times New Roman" w:hAnsi="Times New Roman" w:cs="Times New Roman"/>
          <w:sz w:val="22"/>
        </w:rPr>
        <w:t>Electromyographic signal mis</w:t>
      </w:r>
      <w:ins w:id="1230" w:author="Author">
        <w:r w:rsidR="008A3088">
          <w:rPr>
            <w:rFonts w:ascii="Times New Roman" w:eastAsia="Times New Roman" w:hAnsi="Times New Roman" w:cs="Times New Roman"/>
            <w:sz w:val="22"/>
          </w:rPr>
          <w:t>-</w:t>
        </w:r>
      </w:ins>
      <w:r>
        <w:rPr>
          <w:rFonts w:ascii="Times New Roman" w:eastAsia="Times New Roman" w:hAnsi="Times New Roman" w:cs="Times New Roman"/>
          <w:sz w:val="22"/>
        </w:rPr>
        <w:t>predicted</w:t>
      </w:r>
      <w:ins w:id="1231" w:author="Author">
        <w:r>
          <w:rPr>
            <w:rFonts w:ascii="Times New Roman" w:eastAsia="Times New Roman" w:hAnsi="Times New Roman" w:cs="Times New Roman"/>
            <w:sz w:val="22"/>
          </w:rPr>
          <w:t>:</w:t>
        </w:r>
      </w:ins>
      <w:r>
        <w:rPr>
          <w:rFonts w:ascii="Times New Roman" w:eastAsia="Times New Roman" w:hAnsi="Times New Roman" w:cs="Times New Roman"/>
          <w:sz w:val="22"/>
        </w:rPr>
        <w:t xml:space="preserve"> (A) normal to neuropathy</w:t>
      </w:r>
      <w:ins w:id="1232" w:author="Author">
        <w:r>
          <w:rPr>
            <w:rFonts w:ascii="Times New Roman" w:eastAsia="Times New Roman" w:hAnsi="Times New Roman" w:cs="Times New Roman"/>
            <w:sz w:val="22"/>
          </w:rPr>
          <w:t>;</w:t>
        </w:r>
      </w:ins>
      <w:del w:id="1233"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(B) normal to myopathy</w:t>
      </w:r>
      <w:ins w:id="1234" w:author="Author">
        <w:r>
          <w:rPr>
            <w:rFonts w:ascii="Times New Roman" w:eastAsia="Times New Roman" w:hAnsi="Times New Roman" w:cs="Times New Roman"/>
            <w:sz w:val="22"/>
          </w:rPr>
          <w:t>;</w:t>
        </w:r>
      </w:ins>
      <w:del w:id="1235"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(C) neuropathy to myopathy</w:t>
      </w:r>
      <w:ins w:id="1236" w:author="Author">
        <w:r>
          <w:rPr>
            <w:rFonts w:ascii="Times New Roman" w:eastAsia="Times New Roman" w:hAnsi="Times New Roman" w:cs="Times New Roman"/>
            <w:sz w:val="22"/>
          </w:rPr>
          <w:t>;</w:t>
        </w:r>
      </w:ins>
      <w:del w:id="1237"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(D) neuropathy to normal</w:t>
      </w:r>
      <w:ins w:id="1238" w:author="Author">
        <w:r>
          <w:rPr>
            <w:rFonts w:ascii="Times New Roman" w:eastAsia="Times New Roman" w:hAnsi="Times New Roman" w:cs="Times New Roman"/>
            <w:sz w:val="22"/>
          </w:rPr>
          <w:t>;</w:t>
        </w:r>
      </w:ins>
      <w:del w:id="1239"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(E) myopathy to neuropathy</w:t>
      </w:r>
      <w:ins w:id="1240" w:author="Author">
        <w:r>
          <w:rPr>
            <w:rFonts w:ascii="Times New Roman" w:eastAsia="Times New Roman" w:hAnsi="Times New Roman" w:cs="Times New Roman"/>
            <w:sz w:val="22"/>
          </w:rPr>
          <w:t>;</w:t>
        </w:r>
      </w:ins>
      <w:del w:id="1241" w:author="Author">
        <w:r>
          <w:rPr>
            <w:rFonts w:ascii="Times New Roman" w:eastAsia="Times New Roman" w:hAnsi="Times New Roman" w:cs="Times New Roman"/>
            <w:sz w:val="22"/>
          </w:rPr>
          <w:delText>,</w:delText>
        </w:r>
      </w:del>
      <w:r>
        <w:rPr>
          <w:rFonts w:ascii="Times New Roman" w:eastAsia="Times New Roman" w:hAnsi="Times New Roman" w:cs="Times New Roman"/>
          <w:sz w:val="22"/>
        </w:rPr>
        <w:t xml:space="preserve"> (F) myopathy to normal</w:t>
      </w:r>
      <w:ins w:id="1242" w:author="Author">
        <w:r>
          <w:rPr>
            <w:rFonts w:ascii="Times New Roman" w:eastAsia="Times New Roman" w:hAnsi="Times New Roman" w:cs="Times New Roman"/>
            <w:sz w:val="22"/>
          </w:rPr>
          <w:t>.</w:t>
        </w:r>
      </w:ins>
    </w:p>
    <w:p w14:paraId="35346D5C" w14:textId="77777777" w:rsidR="00940DD6" w:rsidRDefault="00CD2E03">
      <w:pPr>
        <w:widowControl/>
        <w:rPr>
          <w:rFonts w:ascii="Times New Roman" w:eastAsia="Times New Roman" w:hAnsi="Times New Roman" w:cs="Times New Roman"/>
          <w:sz w:val="22"/>
        </w:rPr>
      </w:pPr>
      <w:r>
        <w:br w:type="page"/>
      </w:r>
    </w:p>
    <w:p w14:paraId="37543CDC" w14:textId="77777777" w:rsidR="00940DD6" w:rsidRDefault="00CD2E03">
      <w:pPr>
        <w:widowControl/>
        <w:spacing w:line="48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Author Contributions</w:t>
      </w:r>
    </w:p>
    <w:p w14:paraId="35AFA6FA" w14:textId="77777777" w:rsidR="00940DD6" w:rsidRDefault="00CD2E03">
      <w:pPr>
        <w:widowControl/>
        <w:spacing w:line="480" w:lineRule="auto"/>
        <w:rPr>
          <w:rFonts w:ascii="Times New Roman" w:eastAsia="Times New Roman" w:hAnsi="Times New Roman" w:cs="Times New Roman"/>
          <w:sz w:val="22"/>
        </w:rPr>
      </w:pPr>
      <w:r>
        <w:rPr>
          <w:rFonts w:ascii="Times New Roman" w:eastAsia="Times New Roman" w:hAnsi="Times New Roman" w:cs="Times New Roman"/>
          <w:b/>
          <w:sz w:val="22"/>
        </w:rPr>
        <w:t>Conceptualization</w:t>
      </w:r>
      <w:r>
        <w:rPr>
          <w:rFonts w:ascii="Times New Roman" w:eastAsia="Times New Roman" w:hAnsi="Times New Roman" w:cs="Times New Roman"/>
          <w:sz w:val="22"/>
        </w:rPr>
        <w:t>: Ilhan Yoo, Sung-Min Kim, Keewon Kim.</w:t>
      </w:r>
    </w:p>
    <w:p w14:paraId="2EA5A39B" w14:textId="4DA31BD9" w:rsidR="00940DD6" w:rsidRDefault="00CD2E03">
      <w:pPr>
        <w:widowControl/>
        <w:spacing w:line="480" w:lineRule="auto"/>
        <w:rPr>
          <w:rFonts w:ascii="Times New Roman" w:eastAsia="Times New Roman" w:hAnsi="Times New Roman" w:cs="Times New Roman"/>
          <w:sz w:val="22"/>
        </w:rPr>
      </w:pPr>
      <w:r>
        <w:rPr>
          <w:rFonts w:ascii="Times New Roman" w:eastAsia="Times New Roman" w:hAnsi="Times New Roman" w:cs="Times New Roman"/>
          <w:b/>
          <w:sz w:val="22"/>
        </w:rPr>
        <w:t>Data curation</w:t>
      </w:r>
      <w:r>
        <w:rPr>
          <w:rFonts w:ascii="Times New Roman" w:eastAsia="Times New Roman" w:hAnsi="Times New Roman" w:cs="Times New Roman"/>
          <w:sz w:val="22"/>
        </w:rPr>
        <w:t xml:space="preserve">: Ilhan Yoo, Ina Youn, Hyodong Kim, Michelle Youn, Jun Hee Won, Cho Woosup, Youho Myong, Kim </w:t>
      </w:r>
      <w:ins w:id="1243" w:author="Author">
        <w:r>
          <w:rPr>
            <w:rFonts w:ascii="Times New Roman" w:eastAsia="Times New Roman" w:hAnsi="Times New Roman" w:cs="Times New Roman"/>
            <w:sz w:val="22"/>
          </w:rPr>
          <w:t>Sehoon</w:t>
        </w:r>
      </w:ins>
      <w:del w:id="1244" w:author="Author">
        <w:r>
          <w:rPr>
            <w:rFonts w:ascii="Times New Roman" w:eastAsia="Times New Roman" w:hAnsi="Times New Roman" w:cs="Times New Roman"/>
            <w:sz w:val="22"/>
          </w:rPr>
          <w:delText>sehoon</w:delText>
        </w:r>
      </w:del>
      <w:r>
        <w:rPr>
          <w:rFonts w:ascii="Times New Roman" w:eastAsia="Times New Roman" w:hAnsi="Times New Roman" w:cs="Times New Roman"/>
          <w:sz w:val="22"/>
        </w:rPr>
        <w:t xml:space="preserve">, </w:t>
      </w:r>
      <w:ins w:id="1245" w:author="Author">
        <w:r>
          <w:rPr>
            <w:rFonts w:ascii="Times New Roman" w:eastAsia="Times New Roman" w:hAnsi="Times New Roman" w:cs="Times New Roman"/>
            <w:sz w:val="22"/>
          </w:rPr>
          <w:t xml:space="preserve">and </w:t>
        </w:r>
      </w:ins>
      <w:r>
        <w:rPr>
          <w:rFonts w:ascii="Times New Roman" w:eastAsia="Times New Roman" w:hAnsi="Times New Roman" w:cs="Times New Roman"/>
          <w:sz w:val="22"/>
        </w:rPr>
        <w:t>Keewon Kim.</w:t>
      </w:r>
      <w:del w:id="1246" w:author="Author">
        <w:r w:rsidDel="00BC7853">
          <w:rPr>
            <w:rFonts w:ascii="Times New Roman" w:eastAsia="Times New Roman" w:hAnsi="Times New Roman" w:cs="Times New Roman"/>
            <w:sz w:val="22"/>
          </w:rPr>
          <w:delText xml:space="preserve"> </w:delText>
        </w:r>
      </w:del>
    </w:p>
    <w:p w14:paraId="23824288" w14:textId="7666E6D7" w:rsidR="00940DD6" w:rsidRDefault="00CD2E03">
      <w:pPr>
        <w:widowControl/>
        <w:spacing w:line="480" w:lineRule="auto"/>
        <w:rPr>
          <w:rFonts w:ascii="Times New Roman" w:eastAsia="Times New Roman" w:hAnsi="Times New Roman" w:cs="Times New Roman"/>
          <w:sz w:val="22"/>
        </w:rPr>
      </w:pPr>
      <w:r>
        <w:rPr>
          <w:rFonts w:ascii="Times New Roman" w:eastAsia="Times New Roman" w:hAnsi="Times New Roman" w:cs="Times New Roman"/>
          <w:b/>
          <w:sz w:val="22"/>
        </w:rPr>
        <w:t>Formal analysis</w:t>
      </w:r>
      <w:r>
        <w:rPr>
          <w:rFonts w:ascii="Times New Roman" w:eastAsia="Times New Roman" w:hAnsi="Times New Roman" w:cs="Times New Roman"/>
          <w:sz w:val="22"/>
        </w:rPr>
        <w:t>: Jaesung Yoo, Seung-Bo Lee.</w:t>
      </w:r>
      <w:del w:id="1247" w:author="Author">
        <w:r w:rsidDel="00BC7853">
          <w:rPr>
            <w:rFonts w:ascii="Times New Roman" w:eastAsia="Times New Roman" w:hAnsi="Times New Roman" w:cs="Times New Roman"/>
            <w:sz w:val="22"/>
          </w:rPr>
          <w:delText xml:space="preserve"> </w:delText>
        </w:r>
      </w:del>
    </w:p>
    <w:p w14:paraId="573F3159" w14:textId="77777777" w:rsidR="00940DD6" w:rsidRDefault="00CD2E03">
      <w:pPr>
        <w:widowControl/>
        <w:spacing w:line="480" w:lineRule="auto"/>
        <w:rPr>
          <w:rFonts w:ascii="Times New Roman" w:eastAsia="Times New Roman" w:hAnsi="Times New Roman" w:cs="Times New Roman"/>
          <w:sz w:val="22"/>
        </w:rPr>
      </w:pPr>
      <w:r>
        <w:rPr>
          <w:rFonts w:ascii="Times New Roman" w:eastAsia="Times New Roman" w:hAnsi="Times New Roman" w:cs="Times New Roman"/>
          <w:b/>
          <w:sz w:val="22"/>
        </w:rPr>
        <w:t>Funding acquisition</w:t>
      </w:r>
      <w:r>
        <w:rPr>
          <w:rFonts w:ascii="Times New Roman" w:eastAsia="Times New Roman" w:hAnsi="Times New Roman" w:cs="Times New Roman"/>
          <w:sz w:val="22"/>
        </w:rPr>
        <w:t>: no.</w:t>
      </w:r>
    </w:p>
    <w:p w14:paraId="2E550A49" w14:textId="77777777" w:rsidR="00940DD6" w:rsidRDefault="00CD2E03">
      <w:pPr>
        <w:widowControl/>
        <w:spacing w:line="480" w:lineRule="auto"/>
        <w:rPr>
          <w:rFonts w:ascii="Times New Roman" w:eastAsia="Times New Roman" w:hAnsi="Times New Roman" w:cs="Times New Roman"/>
          <w:sz w:val="22"/>
        </w:rPr>
      </w:pPr>
      <w:r>
        <w:rPr>
          <w:rFonts w:ascii="Times New Roman" w:eastAsia="Times New Roman" w:hAnsi="Times New Roman" w:cs="Times New Roman"/>
          <w:b/>
          <w:sz w:val="22"/>
        </w:rPr>
        <w:t>Investigation</w:t>
      </w:r>
      <w:r>
        <w:rPr>
          <w:rFonts w:ascii="Times New Roman" w:eastAsia="Times New Roman" w:hAnsi="Times New Roman" w:cs="Times New Roman"/>
          <w:sz w:val="22"/>
        </w:rPr>
        <w:t>: Ilhan Yoo, Jaesung Yoo, Seung-Bo Lee, Keewon Kim.</w:t>
      </w:r>
    </w:p>
    <w:p w14:paraId="0F785C07" w14:textId="77777777" w:rsidR="00940DD6" w:rsidRDefault="00CD2E03">
      <w:pPr>
        <w:widowControl/>
        <w:spacing w:line="480" w:lineRule="auto"/>
        <w:rPr>
          <w:rFonts w:ascii="Times New Roman" w:eastAsia="Times New Roman" w:hAnsi="Times New Roman" w:cs="Times New Roman"/>
          <w:sz w:val="22"/>
        </w:rPr>
      </w:pPr>
      <w:r>
        <w:rPr>
          <w:rFonts w:ascii="Times New Roman" w:eastAsia="Times New Roman" w:hAnsi="Times New Roman" w:cs="Times New Roman"/>
          <w:b/>
          <w:sz w:val="22"/>
        </w:rPr>
        <w:t>Methodology</w:t>
      </w:r>
      <w:r>
        <w:rPr>
          <w:rFonts w:ascii="Times New Roman" w:eastAsia="Times New Roman" w:hAnsi="Times New Roman" w:cs="Times New Roman"/>
          <w:sz w:val="22"/>
        </w:rPr>
        <w:t>: Kwangsoo Kim, Ri Yu, Seung-Bo Lee, Jaesung Yoo.</w:t>
      </w:r>
    </w:p>
    <w:p w14:paraId="176F334A" w14:textId="77777777" w:rsidR="00940DD6" w:rsidRDefault="00CD2E03">
      <w:pPr>
        <w:widowControl/>
        <w:spacing w:line="480" w:lineRule="auto"/>
        <w:rPr>
          <w:rFonts w:ascii="Times New Roman" w:eastAsia="Times New Roman" w:hAnsi="Times New Roman" w:cs="Times New Roman"/>
          <w:sz w:val="22"/>
        </w:rPr>
      </w:pPr>
      <w:r>
        <w:rPr>
          <w:rFonts w:ascii="Times New Roman" w:eastAsia="Times New Roman" w:hAnsi="Times New Roman" w:cs="Times New Roman"/>
          <w:b/>
          <w:sz w:val="22"/>
        </w:rPr>
        <w:t>Project administration</w:t>
      </w:r>
      <w:r>
        <w:rPr>
          <w:rFonts w:ascii="Times New Roman" w:eastAsia="Times New Roman" w:hAnsi="Times New Roman" w:cs="Times New Roman"/>
          <w:sz w:val="22"/>
        </w:rPr>
        <w:t>: Keewon Kim.</w:t>
      </w:r>
    </w:p>
    <w:p w14:paraId="200F60F2" w14:textId="77777777" w:rsidR="00940DD6" w:rsidRDefault="00CD2E03">
      <w:pPr>
        <w:widowControl/>
        <w:spacing w:line="480" w:lineRule="auto"/>
        <w:rPr>
          <w:rFonts w:ascii="Times New Roman" w:eastAsia="Times New Roman" w:hAnsi="Times New Roman" w:cs="Times New Roman"/>
          <w:sz w:val="22"/>
        </w:rPr>
      </w:pPr>
      <w:r>
        <w:rPr>
          <w:rFonts w:ascii="Times New Roman" w:eastAsia="Times New Roman" w:hAnsi="Times New Roman" w:cs="Times New Roman"/>
          <w:b/>
          <w:sz w:val="22"/>
        </w:rPr>
        <w:t>Resources</w:t>
      </w:r>
      <w:r>
        <w:rPr>
          <w:rFonts w:ascii="Times New Roman" w:eastAsia="Times New Roman" w:hAnsi="Times New Roman" w:cs="Times New Roman"/>
          <w:sz w:val="22"/>
        </w:rPr>
        <w:t>: Keewon Kim.</w:t>
      </w:r>
    </w:p>
    <w:p w14:paraId="0906ED33" w14:textId="77777777" w:rsidR="00940DD6" w:rsidRDefault="00CD2E03">
      <w:pPr>
        <w:widowControl/>
        <w:spacing w:line="480" w:lineRule="auto"/>
        <w:rPr>
          <w:rFonts w:ascii="Times New Roman" w:eastAsia="Times New Roman" w:hAnsi="Times New Roman" w:cs="Times New Roman"/>
          <w:sz w:val="22"/>
        </w:rPr>
      </w:pPr>
      <w:r>
        <w:rPr>
          <w:rFonts w:ascii="Times New Roman" w:eastAsia="Times New Roman" w:hAnsi="Times New Roman" w:cs="Times New Roman"/>
          <w:b/>
          <w:sz w:val="22"/>
        </w:rPr>
        <w:t>Software</w:t>
      </w:r>
      <w:r>
        <w:rPr>
          <w:rFonts w:ascii="Times New Roman" w:eastAsia="Times New Roman" w:hAnsi="Times New Roman" w:cs="Times New Roman"/>
          <w:sz w:val="22"/>
        </w:rPr>
        <w:t>: Jaesung Yoo, Dongmin Kim.</w:t>
      </w:r>
    </w:p>
    <w:p w14:paraId="69C6635D" w14:textId="77777777" w:rsidR="00940DD6" w:rsidRDefault="00CD2E03">
      <w:pPr>
        <w:widowControl/>
        <w:spacing w:line="480" w:lineRule="auto"/>
        <w:rPr>
          <w:rFonts w:ascii="Times New Roman" w:eastAsia="Times New Roman" w:hAnsi="Times New Roman" w:cs="Times New Roman"/>
          <w:sz w:val="22"/>
        </w:rPr>
      </w:pPr>
      <w:r>
        <w:rPr>
          <w:rFonts w:ascii="Times New Roman" w:eastAsia="Times New Roman" w:hAnsi="Times New Roman" w:cs="Times New Roman"/>
          <w:b/>
          <w:sz w:val="22"/>
        </w:rPr>
        <w:t>Supervision</w:t>
      </w:r>
      <w:r>
        <w:rPr>
          <w:rFonts w:ascii="Times New Roman" w:eastAsia="Times New Roman" w:hAnsi="Times New Roman" w:cs="Times New Roman"/>
          <w:sz w:val="22"/>
        </w:rPr>
        <w:t>: Keewon Kim, Seung-Bo Lee.</w:t>
      </w:r>
    </w:p>
    <w:p w14:paraId="7ADEDC92" w14:textId="77777777" w:rsidR="00940DD6" w:rsidRDefault="00CD2E03">
      <w:pPr>
        <w:widowControl/>
        <w:spacing w:line="480" w:lineRule="auto"/>
        <w:rPr>
          <w:rFonts w:ascii="Times New Roman" w:eastAsia="Times New Roman" w:hAnsi="Times New Roman" w:cs="Times New Roman"/>
          <w:sz w:val="22"/>
        </w:rPr>
      </w:pPr>
      <w:r>
        <w:rPr>
          <w:rFonts w:ascii="Times New Roman" w:eastAsia="Times New Roman" w:hAnsi="Times New Roman" w:cs="Times New Roman"/>
          <w:b/>
          <w:sz w:val="22"/>
        </w:rPr>
        <w:t>Validation</w:t>
      </w:r>
      <w:r>
        <w:rPr>
          <w:rFonts w:ascii="Times New Roman" w:eastAsia="Times New Roman" w:hAnsi="Times New Roman" w:cs="Times New Roman"/>
          <w:sz w:val="22"/>
        </w:rPr>
        <w:t>: Ilhan Yoo, Jaesung Yoo, Keewon Kim, Seung-Bo Lee.</w:t>
      </w:r>
    </w:p>
    <w:p w14:paraId="52C0BB8F" w14:textId="77777777" w:rsidR="00940DD6" w:rsidRDefault="00CD2E03">
      <w:pPr>
        <w:widowControl/>
        <w:spacing w:line="480" w:lineRule="auto"/>
        <w:rPr>
          <w:rFonts w:ascii="Times New Roman" w:eastAsia="Times New Roman" w:hAnsi="Times New Roman" w:cs="Times New Roman"/>
          <w:sz w:val="22"/>
        </w:rPr>
      </w:pPr>
      <w:r>
        <w:rPr>
          <w:rFonts w:ascii="Times New Roman" w:eastAsia="Times New Roman" w:hAnsi="Times New Roman" w:cs="Times New Roman"/>
          <w:b/>
          <w:sz w:val="22"/>
        </w:rPr>
        <w:t>Visualization</w:t>
      </w:r>
      <w:r>
        <w:rPr>
          <w:rFonts w:ascii="Times New Roman" w:eastAsia="Times New Roman" w:hAnsi="Times New Roman" w:cs="Times New Roman"/>
          <w:sz w:val="22"/>
        </w:rPr>
        <w:t>: Ilhan Yoo, Jaesung Yoo.</w:t>
      </w:r>
    </w:p>
    <w:p w14:paraId="46E833CA" w14:textId="77777777" w:rsidR="00940DD6" w:rsidRDefault="00CD2E03">
      <w:pPr>
        <w:widowControl/>
        <w:spacing w:line="480" w:lineRule="auto"/>
        <w:rPr>
          <w:rFonts w:ascii="Times New Roman" w:eastAsia="Times New Roman" w:hAnsi="Times New Roman" w:cs="Times New Roman"/>
          <w:sz w:val="22"/>
        </w:rPr>
      </w:pPr>
      <w:r>
        <w:rPr>
          <w:rFonts w:ascii="Times New Roman" w:eastAsia="Times New Roman" w:hAnsi="Times New Roman" w:cs="Times New Roman"/>
          <w:b/>
          <w:sz w:val="22"/>
        </w:rPr>
        <w:t>Writing – original draft</w:t>
      </w:r>
      <w:r>
        <w:rPr>
          <w:rFonts w:ascii="Times New Roman" w:eastAsia="Times New Roman" w:hAnsi="Times New Roman" w:cs="Times New Roman"/>
          <w:sz w:val="22"/>
        </w:rPr>
        <w:t>: Ilhan Yoo.</w:t>
      </w:r>
    </w:p>
    <w:p w14:paraId="5517BA3A" w14:textId="77777777" w:rsidR="00940DD6" w:rsidRDefault="00CD2E03">
      <w:pPr>
        <w:widowControl/>
        <w:spacing w:line="480" w:lineRule="auto"/>
        <w:rPr>
          <w:rFonts w:ascii="Times New Roman" w:eastAsia="Times New Roman" w:hAnsi="Times New Roman" w:cs="Times New Roman"/>
          <w:sz w:val="22"/>
        </w:rPr>
      </w:pPr>
      <w:r>
        <w:rPr>
          <w:rFonts w:ascii="Times New Roman" w:eastAsia="Times New Roman" w:hAnsi="Times New Roman" w:cs="Times New Roman"/>
          <w:b/>
          <w:sz w:val="22"/>
        </w:rPr>
        <w:t>Writing – review &amp; editing</w:t>
      </w:r>
      <w:r>
        <w:rPr>
          <w:rFonts w:ascii="Times New Roman" w:eastAsia="Times New Roman" w:hAnsi="Times New Roman" w:cs="Times New Roman"/>
          <w:sz w:val="22"/>
        </w:rPr>
        <w:t>: Jaesung Yoo, Keewon Kim, Seung-Bo Lee,</w:t>
      </w:r>
    </w:p>
    <w:p w14:paraId="0A5027DA" w14:textId="77777777" w:rsidR="00940DD6" w:rsidRDefault="00CD2E03">
      <w:pPr>
        <w:widowControl/>
        <w:rPr>
          <w:rFonts w:ascii="Times New Roman" w:eastAsia="Times New Roman" w:hAnsi="Times New Roman" w:cs="Times New Roman"/>
          <w:sz w:val="22"/>
        </w:rPr>
      </w:pPr>
      <w:r>
        <w:br w:type="page"/>
      </w:r>
    </w:p>
    <w:p w14:paraId="4015956F" w14:textId="77777777" w:rsidR="00940DD6" w:rsidRDefault="00CD2E03">
      <w:pPr>
        <w:widowControl/>
        <w:spacing w:line="480" w:lineRule="auto"/>
        <w:rPr>
          <w:rFonts w:ascii="Times New Roman" w:eastAsia="Times New Roman" w:hAnsi="Times New Roman" w:cs="Times New Roman"/>
          <w:sz w:val="22"/>
        </w:rPr>
      </w:pPr>
      <w:r>
        <w:rPr>
          <w:rFonts w:ascii="Times New Roman" w:eastAsia="Times New Roman" w:hAnsi="Times New Roman" w:cs="Times New Roman"/>
          <w:b/>
          <w:sz w:val="32"/>
        </w:rPr>
        <w:lastRenderedPageBreak/>
        <w:t>Abbreviations</w:t>
      </w:r>
    </w:p>
    <w:p w14:paraId="1712A8DB" w14:textId="05FD679E" w:rsidR="00940DD6" w:rsidRDefault="00CD2E03">
      <w:pPr>
        <w:widowControl/>
        <w:spacing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nEMG, needle electromyography; CNN, convolutional neural network; CI, confidence interval; EMG, </w:t>
      </w:r>
      <w:del w:id="1248" w:author="Author">
        <w:r w:rsidDel="00BC7853">
          <w:rPr>
            <w:rFonts w:ascii="Times New Roman" w:eastAsia="Times New Roman" w:hAnsi="Times New Roman" w:cs="Times New Roman"/>
            <w:sz w:val="22"/>
          </w:rPr>
          <w:delText xml:space="preserve"> </w:delText>
        </w:r>
      </w:del>
      <w:r>
        <w:rPr>
          <w:rFonts w:ascii="Times New Roman" w:eastAsia="Times New Roman" w:hAnsi="Times New Roman" w:cs="Times New Roman"/>
          <w:sz w:val="22"/>
        </w:rPr>
        <w:t xml:space="preserve">electromyography; ReLU, rectified linear unit; AUROC, area under </w:t>
      </w:r>
      <w:ins w:id="1249" w:author="Author">
        <w:r>
          <w:rPr>
            <w:rFonts w:ascii="Times New Roman" w:eastAsia="Times New Roman" w:hAnsi="Times New Roman" w:cs="Times New Roman"/>
            <w:sz w:val="22"/>
          </w:rPr>
          <w:t xml:space="preserve">the </w:t>
        </w:r>
      </w:ins>
      <w:r>
        <w:rPr>
          <w:rFonts w:ascii="Times New Roman" w:eastAsia="Times New Roman" w:hAnsi="Times New Roman" w:cs="Times New Roman"/>
          <w:sz w:val="22"/>
        </w:rPr>
        <w:t>receiver operating characteristic curve; PPV, positive predictive value; ROC, receiver operating characteristic</w:t>
      </w:r>
      <w:ins w:id="1250" w:author="Author">
        <w:r>
          <w:rPr>
            <w:rFonts w:ascii="Times New Roman" w:eastAsia="Times New Roman" w:hAnsi="Times New Roman" w:cs="Times New Roman"/>
            <w:sz w:val="22"/>
          </w:rPr>
          <w:t>.</w:t>
        </w:r>
      </w:ins>
      <w:del w:id="1251" w:author="Author">
        <w:r w:rsidDel="00BC7853">
          <w:rPr>
            <w:rFonts w:ascii="Times New Roman" w:eastAsia="Times New Roman" w:hAnsi="Times New Roman" w:cs="Times New Roman"/>
            <w:sz w:val="22"/>
          </w:rPr>
          <w:delText xml:space="preserve"> </w:delText>
        </w:r>
      </w:del>
    </w:p>
    <w:p w14:paraId="41E491C1" w14:textId="77777777" w:rsidR="00940DD6" w:rsidRDefault="00CD2E03">
      <w:pPr>
        <w:widowControl/>
        <w:rPr>
          <w:del w:id="1252" w:author="Author"/>
          <w:rFonts w:ascii="Times New Roman" w:eastAsia="Times New Roman" w:hAnsi="Times New Roman" w:cs="Times New Roman"/>
          <w:sz w:val="22"/>
        </w:rPr>
      </w:pPr>
      <w:r>
        <w:br w:type="page"/>
      </w:r>
      <w:commentRangeStart w:id="1253"/>
    </w:p>
    <w:p w14:paraId="78B87BCA" w14:textId="77777777" w:rsidR="00940DD6" w:rsidRDefault="00CD2E03">
      <w:pPr>
        <w:spacing w:line="480" w:lineRule="auto"/>
        <w:rPr>
          <w:rFonts w:ascii="Times New Roman" w:eastAsia="Times New Roman" w:hAnsi="Times New Roman" w:cs="Times New Roman"/>
          <w:b/>
          <w:sz w:val="32"/>
        </w:rPr>
      </w:pPr>
      <w:r>
        <w:rPr>
          <w:rFonts w:ascii="Times New Roman" w:eastAsia="Times New Roman" w:hAnsi="Times New Roman" w:cs="Times New Roman"/>
          <w:b/>
          <w:sz w:val="32"/>
        </w:rPr>
        <w:t>References</w:t>
      </w:r>
      <w:commentRangeEnd w:id="1253"/>
      <w:r w:rsidR="009A0184">
        <w:rPr>
          <w:rStyle w:val="CommentReference"/>
        </w:rPr>
        <w:commentReference w:id="1253"/>
      </w:r>
      <w:del w:id="1254" w:author="Author">
        <w:r>
          <w:rPr>
            <w:rFonts w:ascii="Times New Roman" w:eastAsia="Times New Roman" w:hAnsi="Times New Roman" w:cs="Times New Roman"/>
            <w:b/>
            <w:sz w:val="32"/>
          </w:rPr>
          <w:delText xml:space="preserve"> </w:delText>
        </w:r>
      </w:del>
    </w:p>
    <w:p w14:paraId="0F30A2C3"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ab/>
        <w:t>Daube JR, Rubin DI. Needle electromyography. Muscle Nerve</w:t>
      </w:r>
      <w:del w:id="1255" w:author="Author">
        <w:r>
          <w:rPr>
            <w:rFonts w:ascii="Times New Roman" w:eastAsia="Times New Roman" w:hAnsi="Times New Roman" w:cs="Times New Roman"/>
          </w:rPr>
          <w:delText>.</w:delText>
        </w:r>
      </w:del>
      <w:r>
        <w:rPr>
          <w:rFonts w:ascii="Times New Roman" w:eastAsia="Times New Roman" w:hAnsi="Times New Roman" w:cs="Times New Roman"/>
        </w:rPr>
        <w:t xml:space="preserve"> 2009;39(2):244</w:t>
      </w:r>
      <w:del w:id="1256" w:author="Author">
        <w:r>
          <w:rPr>
            <w:rFonts w:ascii="Times New Roman" w:eastAsia="Times New Roman" w:hAnsi="Times New Roman" w:cs="Times New Roman"/>
          </w:rPr>
          <w:delText>-</w:delText>
        </w:r>
      </w:del>
      <w:ins w:id="1257" w:author="Author">
        <w:r>
          <w:rPr>
            <w:rFonts w:ascii="Times New Roman" w:eastAsia="Times New Roman" w:hAnsi="Times New Roman" w:cs="Times New Roman"/>
          </w:rPr>
          <w:t>–</w:t>
        </w:r>
      </w:ins>
      <w:r>
        <w:rPr>
          <w:rFonts w:ascii="Times New Roman" w:eastAsia="Times New Roman" w:hAnsi="Times New Roman" w:cs="Times New Roman"/>
        </w:rPr>
        <w:t>70. Epub 2009/01/16</w:t>
      </w:r>
      <w:del w:id="1258" w:author="Author">
        <w:r>
          <w:rPr>
            <w:rFonts w:ascii="Times New Roman" w:eastAsia="Times New Roman" w:hAnsi="Times New Roman" w:cs="Times New Roman"/>
          </w:rPr>
          <w:delText>.</w:delText>
        </w:r>
      </w:del>
      <w:r>
        <w:rPr>
          <w:rFonts w:ascii="Times New Roman" w:eastAsia="Times New Roman" w:hAnsi="Times New Roman" w:cs="Times New Roman"/>
        </w:rPr>
        <w:t xml:space="preserve"> doi: </w:t>
      </w:r>
      <w:hyperlink r:id="rId16" w:history="1">
        <w:r w:rsidRPr="002C3FE0">
          <w:rPr>
            <w:rStyle w:val="Hyperlink"/>
            <w:rFonts w:ascii="Times New Roman" w:eastAsia="Times New Roman" w:hAnsi="Times New Roman" w:cs="Times New Roman"/>
          </w:rPr>
          <w:t>10.1002/mus.21180</w:t>
        </w:r>
      </w:hyperlink>
      <w:r>
        <w:rPr>
          <w:rFonts w:ascii="Times New Roman" w:eastAsia="Times New Roman" w:hAnsi="Times New Roman" w:cs="Times New Roman"/>
        </w:rPr>
        <w:t xml:space="preserve">. PubMed PMID: </w:t>
      </w:r>
      <w:hyperlink r:id="rId17" w:history="1">
        <w:r w:rsidRPr="002C3FE0">
          <w:rPr>
            <w:rStyle w:val="Hyperlink"/>
            <w:rFonts w:ascii="Times New Roman" w:eastAsia="Times New Roman" w:hAnsi="Times New Roman" w:cs="Times New Roman"/>
          </w:rPr>
          <w:t>19145648</w:t>
        </w:r>
      </w:hyperlink>
      <w:r>
        <w:rPr>
          <w:rFonts w:ascii="Times New Roman" w:eastAsia="Times New Roman" w:hAnsi="Times New Roman" w:cs="Times New Roman"/>
        </w:rPr>
        <w:t>.</w:t>
      </w:r>
    </w:p>
    <w:p w14:paraId="57E0B95A"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ab/>
        <w:t>Kimura J</w:t>
      </w:r>
      <w:del w:id="1259" w:author="Author">
        <w:r>
          <w:rPr>
            <w:rFonts w:ascii="Times New Roman" w:eastAsia="Times New Roman" w:hAnsi="Times New Roman" w:cs="Times New Roman"/>
          </w:rPr>
          <w:delText xml:space="preserve">. </w:delText>
        </w:r>
      </w:del>
      <w:ins w:id="1260" w:author="Author">
        <w:r>
          <w:rPr>
            <w:rFonts w:ascii="Times New Roman" w:eastAsia="Times New Roman" w:hAnsi="Times New Roman" w:cs="Times New Roman"/>
          </w:rPr>
          <w:t xml:space="preserve">. </w:t>
        </w:r>
      </w:ins>
      <w:r>
        <w:rPr>
          <w:rFonts w:ascii="Times New Roman" w:eastAsia="Times New Roman" w:hAnsi="Times New Roman" w:cs="Times New Roman"/>
        </w:rPr>
        <w:t>Electrodiagnosis in Diseases of Nerve and Muscle: Principles and Practice: Oxford University Press</w:t>
      </w:r>
      <w:del w:id="1261" w:author="Author">
        <w:r>
          <w:rPr>
            <w:rFonts w:ascii="Times New Roman" w:eastAsia="Times New Roman" w:hAnsi="Times New Roman" w:cs="Times New Roman"/>
          </w:rPr>
          <w:delText>;</w:delText>
        </w:r>
      </w:del>
      <w:ins w:id="1262" w:author="Author">
        <w:r>
          <w:rPr>
            <w:rFonts w:ascii="Times New Roman" w:eastAsia="Times New Roman" w:hAnsi="Times New Roman" w:cs="Times New Roman"/>
          </w:rPr>
          <w:t>.</w:t>
        </w:r>
      </w:ins>
      <w:r>
        <w:rPr>
          <w:rFonts w:ascii="Times New Roman" w:eastAsia="Times New Roman" w:hAnsi="Times New Roman" w:cs="Times New Roman"/>
        </w:rPr>
        <w:t xml:space="preserve"> 2013.</w:t>
      </w:r>
    </w:p>
    <w:p w14:paraId="63339978"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ab/>
        <w:t>Mills KR. The basics of electromyography. J Neurol Neurosurg Psychiatry</w:t>
      </w:r>
      <w:del w:id="1263" w:author="Author">
        <w:r>
          <w:rPr>
            <w:rFonts w:ascii="Times New Roman" w:eastAsia="Times New Roman" w:hAnsi="Times New Roman" w:cs="Times New Roman"/>
          </w:rPr>
          <w:delText>.</w:delText>
        </w:r>
      </w:del>
      <w:r>
        <w:rPr>
          <w:rFonts w:ascii="Times New Roman" w:eastAsia="Times New Roman" w:hAnsi="Times New Roman" w:cs="Times New Roman"/>
        </w:rPr>
        <w:t xml:space="preserve"> 2005;76(suppl 2):</w:t>
      </w:r>
      <w:del w:id="1264" w:author="Author">
        <w:r>
          <w:rPr>
            <w:rFonts w:ascii="Times New Roman" w:eastAsia="Times New Roman" w:hAnsi="Times New Roman" w:cs="Times New Roman"/>
          </w:rPr>
          <w:delText>ii32-ii5</w:delText>
        </w:r>
      </w:del>
      <w:ins w:id="1265" w:author="Author">
        <w:r>
          <w:rPr>
            <w:rFonts w:ascii="Times New Roman" w:eastAsia="Times New Roman" w:hAnsi="Times New Roman" w:cs="Times New Roman"/>
          </w:rPr>
          <w:t>ii32–5</w:t>
        </w:r>
      </w:ins>
      <w:r>
        <w:rPr>
          <w:rFonts w:ascii="Times New Roman" w:eastAsia="Times New Roman" w:hAnsi="Times New Roman" w:cs="Times New Roman"/>
        </w:rPr>
        <w:t xml:space="preserve">. doi: </w:t>
      </w:r>
      <w:hyperlink r:id="rId18" w:history="1">
        <w:r w:rsidRPr="002C3FE0">
          <w:rPr>
            <w:rStyle w:val="Hyperlink"/>
            <w:rFonts w:ascii="Times New Roman" w:eastAsia="Times New Roman" w:hAnsi="Times New Roman" w:cs="Times New Roman"/>
          </w:rPr>
          <w:t>10.1136/jnnp.2005.069211</w:t>
        </w:r>
      </w:hyperlink>
      <w:r>
        <w:rPr>
          <w:rFonts w:ascii="Times New Roman" w:eastAsia="Times New Roman" w:hAnsi="Times New Roman" w:cs="Times New Roman"/>
        </w:rPr>
        <w:t>.</w:t>
      </w:r>
    </w:p>
    <w:p w14:paraId="4D938063"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rPr>
        <w:tab/>
        <w:t>Oh SJ. Clinical Electromyography: Nerve Conduction Studies: Lippincott Williams &amp; Wilkins</w:t>
      </w:r>
      <w:del w:id="1266" w:author="Author">
        <w:r>
          <w:rPr>
            <w:rFonts w:ascii="Times New Roman" w:eastAsia="Times New Roman" w:hAnsi="Times New Roman" w:cs="Times New Roman"/>
          </w:rPr>
          <w:delText>;</w:delText>
        </w:r>
      </w:del>
      <w:ins w:id="1267" w:author="Author">
        <w:r>
          <w:rPr>
            <w:rFonts w:ascii="Times New Roman" w:eastAsia="Times New Roman" w:hAnsi="Times New Roman" w:cs="Times New Roman"/>
          </w:rPr>
          <w:t>.</w:t>
        </w:r>
      </w:ins>
      <w:r>
        <w:rPr>
          <w:rFonts w:ascii="Times New Roman" w:eastAsia="Times New Roman" w:hAnsi="Times New Roman" w:cs="Times New Roman"/>
        </w:rPr>
        <w:t xml:space="preserve"> 2003.</w:t>
      </w:r>
    </w:p>
    <w:p w14:paraId="2EB1301B"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t xml:space="preserve">Rubin DI. Needle electromyography: Basic concepts. Handb Clin </w:t>
      </w:r>
      <w:del w:id="1268" w:author="Author">
        <w:r>
          <w:rPr>
            <w:rFonts w:ascii="Times New Roman" w:eastAsia="Times New Roman" w:hAnsi="Times New Roman" w:cs="Times New Roman"/>
          </w:rPr>
          <w:delText>Neurol.</w:delText>
        </w:r>
      </w:del>
      <w:ins w:id="1269" w:author="Author">
        <w:r>
          <w:rPr>
            <w:rFonts w:ascii="Times New Roman" w:eastAsia="Times New Roman" w:hAnsi="Times New Roman" w:cs="Times New Roman"/>
          </w:rPr>
          <w:t>Neurol</w:t>
        </w:r>
      </w:ins>
      <w:r>
        <w:rPr>
          <w:rFonts w:ascii="Times New Roman" w:eastAsia="Times New Roman" w:hAnsi="Times New Roman" w:cs="Times New Roman"/>
        </w:rPr>
        <w:t xml:space="preserve"> 2019;160:243</w:t>
      </w:r>
      <w:del w:id="1270" w:author="Author">
        <w:r>
          <w:rPr>
            <w:rFonts w:ascii="Times New Roman" w:eastAsia="Times New Roman" w:hAnsi="Times New Roman" w:cs="Times New Roman"/>
          </w:rPr>
          <w:delText>-</w:delText>
        </w:r>
      </w:del>
      <w:ins w:id="1271" w:author="Author">
        <w:r>
          <w:rPr>
            <w:rFonts w:ascii="Times New Roman" w:eastAsia="Times New Roman" w:hAnsi="Times New Roman" w:cs="Times New Roman"/>
          </w:rPr>
          <w:t>–</w:t>
        </w:r>
      </w:ins>
      <w:r>
        <w:rPr>
          <w:rFonts w:ascii="Times New Roman" w:eastAsia="Times New Roman" w:hAnsi="Times New Roman" w:cs="Times New Roman"/>
        </w:rPr>
        <w:t>56. Epub 2019/07/07</w:t>
      </w:r>
      <w:del w:id="1272" w:author="Author">
        <w:r>
          <w:rPr>
            <w:rFonts w:ascii="Times New Roman" w:eastAsia="Times New Roman" w:hAnsi="Times New Roman" w:cs="Times New Roman"/>
          </w:rPr>
          <w:delText>.</w:delText>
        </w:r>
      </w:del>
      <w:r>
        <w:rPr>
          <w:rFonts w:ascii="Times New Roman" w:eastAsia="Times New Roman" w:hAnsi="Times New Roman" w:cs="Times New Roman"/>
        </w:rPr>
        <w:t xml:space="preserve"> doi: </w:t>
      </w:r>
      <w:r w:rsidRPr="002C3FE0">
        <w:rPr>
          <w:rStyle w:val="Hyperlink"/>
          <w:rFonts w:ascii="Times New Roman" w:eastAsia="Times New Roman" w:hAnsi="Times New Roman" w:cs="Times New Roman"/>
        </w:rPr>
        <w:fldChar w:fldCharType="begin"/>
      </w:r>
      <w:r w:rsidRPr="002C3FE0">
        <w:rPr>
          <w:rStyle w:val="Hyperlink"/>
          <w:rFonts w:ascii="Times New Roman" w:eastAsia="Times New Roman" w:hAnsi="Times New Roman" w:cs="Times New Roman"/>
        </w:rPr>
        <w:instrText>HYPERLINK "https://doi.org/10.1016/B978-0-444-64032-1.00016-3"</w:instrText>
      </w:r>
      <w:r w:rsidRPr="002C3FE0">
        <w:rPr>
          <w:rStyle w:val="Hyperlink"/>
          <w:rFonts w:ascii="Times New Roman" w:eastAsia="Times New Roman" w:hAnsi="Times New Roman" w:cs="Times New Roman"/>
        </w:rPr>
        <w:fldChar w:fldCharType="separate"/>
      </w:r>
      <w:del w:id="1273" w:author="Author">
        <w:r w:rsidRPr="002C3FE0">
          <w:rPr>
            <w:rStyle w:val="Hyperlink"/>
            <w:rFonts w:ascii="Times New Roman" w:eastAsia="Times New Roman" w:hAnsi="Times New Roman" w:cs="Times New Roman"/>
          </w:rPr>
          <w:delText>10.1016/b978-0-444-64032-1.00016-3</w:delText>
        </w:r>
      </w:del>
      <w:ins w:id="1274" w:author="Author">
        <w:r w:rsidRPr="002C3FE0">
          <w:rPr>
            <w:rStyle w:val="Hyperlink"/>
            <w:rFonts w:ascii="Times New Roman" w:eastAsia="Times New Roman" w:hAnsi="Times New Roman" w:cs="Times New Roman"/>
          </w:rPr>
          <w:t>10.1016/B978-0-444-64032-1.00016-3</w:t>
        </w:r>
      </w:ins>
      <w:r w:rsidRPr="002C3FE0">
        <w:rPr>
          <w:rStyle w:val="Hyperlink"/>
          <w:rFonts w:ascii="Times New Roman" w:eastAsia="Times New Roman" w:hAnsi="Times New Roman" w:cs="Times New Roman"/>
        </w:rPr>
        <w:fldChar w:fldCharType="end"/>
      </w:r>
      <w:r>
        <w:rPr>
          <w:rFonts w:ascii="Times New Roman" w:eastAsia="Times New Roman" w:hAnsi="Times New Roman" w:cs="Times New Roman"/>
        </w:rPr>
        <w:t xml:space="preserve">. PubMed PMID: </w:t>
      </w:r>
      <w:hyperlink r:id="rId19" w:history="1">
        <w:r w:rsidRPr="002C3FE0">
          <w:rPr>
            <w:rStyle w:val="Hyperlink"/>
            <w:rFonts w:ascii="Times New Roman" w:eastAsia="Times New Roman" w:hAnsi="Times New Roman" w:cs="Times New Roman"/>
          </w:rPr>
          <w:t>31277852</w:t>
        </w:r>
      </w:hyperlink>
      <w:r>
        <w:rPr>
          <w:rFonts w:ascii="Times New Roman" w:eastAsia="Times New Roman" w:hAnsi="Times New Roman" w:cs="Times New Roman"/>
        </w:rPr>
        <w:t>.</w:t>
      </w:r>
    </w:p>
    <w:p w14:paraId="5E8F42FD"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rPr>
        <w:tab/>
        <w:t xml:space="preserve">Whittaker RG. The fundamentals of electromyography. Pract </w:t>
      </w:r>
      <w:del w:id="1275" w:author="Author">
        <w:r>
          <w:rPr>
            <w:rFonts w:ascii="Times New Roman" w:eastAsia="Times New Roman" w:hAnsi="Times New Roman" w:cs="Times New Roman"/>
          </w:rPr>
          <w:delText>Neurol.</w:delText>
        </w:r>
      </w:del>
      <w:ins w:id="1276" w:author="Author">
        <w:r>
          <w:rPr>
            <w:rFonts w:ascii="Times New Roman" w:eastAsia="Times New Roman" w:hAnsi="Times New Roman" w:cs="Times New Roman"/>
          </w:rPr>
          <w:t>Neurol</w:t>
        </w:r>
      </w:ins>
      <w:r>
        <w:rPr>
          <w:rFonts w:ascii="Times New Roman" w:eastAsia="Times New Roman" w:hAnsi="Times New Roman" w:cs="Times New Roman"/>
        </w:rPr>
        <w:t xml:space="preserve"> 2012;12(3):187</w:t>
      </w:r>
      <w:del w:id="1277" w:author="Author">
        <w:r>
          <w:rPr>
            <w:rFonts w:ascii="Times New Roman" w:eastAsia="Times New Roman" w:hAnsi="Times New Roman" w:cs="Times New Roman"/>
          </w:rPr>
          <w:delText>-</w:delText>
        </w:r>
      </w:del>
      <w:ins w:id="1278" w:author="Author">
        <w:r>
          <w:rPr>
            <w:rFonts w:ascii="Times New Roman" w:eastAsia="Times New Roman" w:hAnsi="Times New Roman" w:cs="Times New Roman"/>
          </w:rPr>
          <w:t>–</w:t>
        </w:r>
      </w:ins>
      <w:r>
        <w:rPr>
          <w:rFonts w:ascii="Times New Roman" w:eastAsia="Times New Roman" w:hAnsi="Times New Roman" w:cs="Times New Roman"/>
        </w:rPr>
        <w:t>94. Epub 2012/06/05</w:t>
      </w:r>
      <w:del w:id="1279" w:author="Author">
        <w:r>
          <w:rPr>
            <w:rFonts w:ascii="Times New Roman" w:eastAsia="Times New Roman" w:hAnsi="Times New Roman" w:cs="Times New Roman"/>
          </w:rPr>
          <w:delText>.</w:delText>
        </w:r>
      </w:del>
      <w:r>
        <w:rPr>
          <w:rFonts w:ascii="Times New Roman" w:eastAsia="Times New Roman" w:hAnsi="Times New Roman" w:cs="Times New Roman"/>
        </w:rPr>
        <w:t xml:space="preserve"> doi: </w:t>
      </w:r>
      <w:hyperlink r:id="rId20" w:history="1">
        <w:r w:rsidRPr="002C3FE0">
          <w:rPr>
            <w:rStyle w:val="Hyperlink"/>
            <w:rFonts w:ascii="Times New Roman" w:eastAsia="Times New Roman" w:hAnsi="Times New Roman" w:cs="Times New Roman"/>
          </w:rPr>
          <w:t>10.1136/practneurol-2011-000198</w:t>
        </w:r>
      </w:hyperlink>
      <w:r>
        <w:rPr>
          <w:rFonts w:ascii="Times New Roman" w:eastAsia="Times New Roman" w:hAnsi="Times New Roman" w:cs="Times New Roman"/>
        </w:rPr>
        <w:t xml:space="preserve">. PubMed PMID: </w:t>
      </w:r>
      <w:hyperlink r:id="rId21" w:history="1">
        <w:r w:rsidRPr="002C3FE0">
          <w:rPr>
            <w:rStyle w:val="Hyperlink"/>
            <w:rFonts w:ascii="Times New Roman" w:eastAsia="Times New Roman" w:hAnsi="Times New Roman" w:cs="Times New Roman"/>
          </w:rPr>
          <w:t>22661353</w:t>
        </w:r>
      </w:hyperlink>
      <w:r>
        <w:rPr>
          <w:rFonts w:ascii="Times New Roman" w:eastAsia="Times New Roman" w:hAnsi="Times New Roman" w:cs="Times New Roman"/>
        </w:rPr>
        <w:t>.</w:t>
      </w:r>
    </w:p>
    <w:p w14:paraId="3909D32E"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rPr>
        <w:tab/>
        <w:t xml:space="preserve">Aminoff MJ, Goodin DS, Parry GJ, Barbaro NM, Weinstein PR, Rosenblum ML. Electrophysiologic evaluation of lumbosacral radiculopathies: </w:t>
      </w:r>
      <w:del w:id="1280" w:author="Author">
        <w:r>
          <w:rPr>
            <w:rFonts w:ascii="Times New Roman" w:eastAsia="Times New Roman" w:hAnsi="Times New Roman" w:cs="Times New Roman"/>
          </w:rPr>
          <w:delText>electromyography</w:delText>
        </w:r>
      </w:del>
      <w:ins w:id="1281" w:author="Author">
        <w:r>
          <w:rPr>
            <w:rFonts w:ascii="Times New Roman" w:eastAsia="Times New Roman" w:hAnsi="Times New Roman" w:cs="Times New Roman"/>
          </w:rPr>
          <w:t>Electromyography</w:t>
        </w:r>
      </w:ins>
      <w:r>
        <w:rPr>
          <w:rFonts w:ascii="Times New Roman" w:eastAsia="Times New Roman" w:hAnsi="Times New Roman" w:cs="Times New Roman"/>
        </w:rPr>
        <w:t>, late responses, and somatosensory evoked potentials. Neurology</w:t>
      </w:r>
      <w:del w:id="1282" w:author="Author">
        <w:r>
          <w:rPr>
            <w:rFonts w:ascii="Times New Roman" w:eastAsia="Times New Roman" w:hAnsi="Times New Roman" w:cs="Times New Roman"/>
          </w:rPr>
          <w:delText>.</w:delText>
        </w:r>
      </w:del>
      <w:r>
        <w:rPr>
          <w:rFonts w:ascii="Times New Roman" w:eastAsia="Times New Roman" w:hAnsi="Times New Roman" w:cs="Times New Roman"/>
        </w:rPr>
        <w:t xml:space="preserve"> 1985;35(10):1514</w:t>
      </w:r>
      <w:del w:id="1283" w:author="Author">
        <w:r>
          <w:rPr>
            <w:rFonts w:ascii="Times New Roman" w:eastAsia="Times New Roman" w:hAnsi="Times New Roman" w:cs="Times New Roman"/>
          </w:rPr>
          <w:delText>-</w:delText>
        </w:r>
      </w:del>
      <w:ins w:id="1284" w:author="Author">
        <w:r>
          <w:rPr>
            <w:rFonts w:ascii="Times New Roman" w:eastAsia="Times New Roman" w:hAnsi="Times New Roman" w:cs="Times New Roman"/>
          </w:rPr>
          <w:t>–</w:t>
        </w:r>
      </w:ins>
      <w:r>
        <w:rPr>
          <w:rFonts w:ascii="Times New Roman" w:eastAsia="Times New Roman" w:hAnsi="Times New Roman" w:cs="Times New Roman"/>
        </w:rPr>
        <w:t>8. Epub 1985/10/01</w:t>
      </w:r>
      <w:del w:id="1285" w:author="Author">
        <w:r>
          <w:rPr>
            <w:rFonts w:ascii="Times New Roman" w:eastAsia="Times New Roman" w:hAnsi="Times New Roman" w:cs="Times New Roman"/>
          </w:rPr>
          <w:delText>.</w:delText>
        </w:r>
      </w:del>
      <w:r>
        <w:rPr>
          <w:rFonts w:ascii="Times New Roman" w:eastAsia="Times New Roman" w:hAnsi="Times New Roman" w:cs="Times New Roman"/>
        </w:rPr>
        <w:t xml:space="preserve"> doi: </w:t>
      </w:r>
      <w:hyperlink r:id="rId22" w:history="1">
        <w:r w:rsidRPr="002C3FE0">
          <w:rPr>
            <w:rStyle w:val="Hyperlink"/>
            <w:rFonts w:ascii="Times New Roman" w:eastAsia="Times New Roman" w:hAnsi="Times New Roman" w:cs="Times New Roman"/>
          </w:rPr>
          <w:t>10.1212/wnl.35.10.1514</w:t>
        </w:r>
      </w:hyperlink>
      <w:r>
        <w:rPr>
          <w:rFonts w:ascii="Times New Roman" w:eastAsia="Times New Roman" w:hAnsi="Times New Roman" w:cs="Times New Roman"/>
        </w:rPr>
        <w:t xml:space="preserve">. PubMed PMID: </w:t>
      </w:r>
      <w:hyperlink r:id="rId23" w:history="1">
        <w:r w:rsidRPr="002C3FE0">
          <w:rPr>
            <w:rStyle w:val="Hyperlink"/>
            <w:rFonts w:ascii="Times New Roman" w:eastAsia="Times New Roman" w:hAnsi="Times New Roman" w:cs="Times New Roman"/>
          </w:rPr>
          <w:t>2993952</w:t>
        </w:r>
      </w:hyperlink>
      <w:r>
        <w:rPr>
          <w:rFonts w:ascii="Times New Roman" w:eastAsia="Times New Roman" w:hAnsi="Times New Roman" w:cs="Times New Roman"/>
        </w:rPr>
        <w:t>.</w:t>
      </w:r>
    </w:p>
    <w:p w14:paraId="48F75B6F"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rPr>
        <w:tab/>
        <w:t>Bromberg MB. The motor unit and quantitative electromyography. Muscle Nerve</w:t>
      </w:r>
      <w:del w:id="1286" w:author="Author">
        <w:r>
          <w:rPr>
            <w:rFonts w:ascii="Times New Roman" w:eastAsia="Times New Roman" w:hAnsi="Times New Roman" w:cs="Times New Roman"/>
          </w:rPr>
          <w:delText>.</w:delText>
        </w:r>
      </w:del>
      <w:r>
        <w:rPr>
          <w:rFonts w:ascii="Times New Roman" w:eastAsia="Times New Roman" w:hAnsi="Times New Roman" w:cs="Times New Roman"/>
        </w:rPr>
        <w:t xml:space="preserve"> 2020;61(2):131</w:t>
      </w:r>
      <w:del w:id="1287" w:author="Author">
        <w:r>
          <w:rPr>
            <w:rFonts w:ascii="Times New Roman" w:eastAsia="Times New Roman" w:hAnsi="Times New Roman" w:cs="Times New Roman"/>
          </w:rPr>
          <w:delText>-</w:delText>
        </w:r>
      </w:del>
      <w:ins w:id="1288" w:author="Author">
        <w:r>
          <w:rPr>
            <w:rFonts w:ascii="Times New Roman" w:eastAsia="Times New Roman" w:hAnsi="Times New Roman" w:cs="Times New Roman"/>
          </w:rPr>
          <w:t>–</w:t>
        </w:r>
      </w:ins>
      <w:r>
        <w:rPr>
          <w:rFonts w:ascii="Times New Roman" w:eastAsia="Times New Roman" w:hAnsi="Times New Roman" w:cs="Times New Roman"/>
        </w:rPr>
        <w:t>42. Epub 2019/10/04</w:t>
      </w:r>
      <w:del w:id="1289" w:author="Author">
        <w:r>
          <w:rPr>
            <w:rFonts w:ascii="Times New Roman" w:eastAsia="Times New Roman" w:hAnsi="Times New Roman" w:cs="Times New Roman"/>
          </w:rPr>
          <w:delText>.</w:delText>
        </w:r>
      </w:del>
      <w:r>
        <w:rPr>
          <w:rFonts w:ascii="Times New Roman" w:eastAsia="Times New Roman" w:hAnsi="Times New Roman" w:cs="Times New Roman"/>
        </w:rPr>
        <w:t xml:space="preserve"> doi: </w:t>
      </w:r>
      <w:hyperlink r:id="rId24" w:history="1">
        <w:r w:rsidRPr="002C3FE0">
          <w:rPr>
            <w:rStyle w:val="Hyperlink"/>
            <w:rFonts w:ascii="Times New Roman" w:eastAsia="Times New Roman" w:hAnsi="Times New Roman" w:cs="Times New Roman"/>
          </w:rPr>
          <w:t>10.1002/mus.26718</w:t>
        </w:r>
      </w:hyperlink>
      <w:r>
        <w:rPr>
          <w:rFonts w:ascii="Times New Roman" w:eastAsia="Times New Roman" w:hAnsi="Times New Roman" w:cs="Times New Roman"/>
        </w:rPr>
        <w:t xml:space="preserve">. PubMed PMID: </w:t>
      </w:r>
      <w:hyperlink r:id="rId25" w:history="1">
        <w:r w:rsidRPr="002C3FE0">
          <w:rPr>
            <w:rStyle w:val="Hyperlink"/>
            <w:rFonts w:ascii="Times New Roman" w:eastAsia="Times New Roman" w:hAnsi="Times New Roman" w:cs="Times New Roman"/>
          </w:rPr>
          <w:t>31579956</w:t>
        </w:r>
      </w:hyperlink>
      <w:r>
        <w:rPr>
          <w:rFonts w:ascii="Times New Roman" w:eastAsia="Times New Roman" w:hAnsi="Times New Roman" w:cs="Times New Roman"/>
        </w:rPr>
        <w:t>.</w:t>
      </w:r>
    </w:p>
    <w:p w14:paraId="547B955A"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9.</w:t>
      </w:r>
      <w:r>
        <w:rPr>
          <w:rFonts w:ascii="Times New Roman" w:eastAsia="Times New Roman" w:hAnsi="Times New Roman" w:cs="Times New Roman"/>
        </w:rPr>
        <w:tab/>
      </w:r>
      <w:del w:id="1290" w:author="Author">
        <w:r>
          <w:rPr>
            <w:rFonts w:ascii="Times New Roman" w:eastAsia="Times New Roman" w:hAnsi="Times New Roman" w:cs="Times New Roman"/>
          </w:rPr>
          <w:delText>Gerardo Gutiérrez Gutiérrez CBLFNAMM</w:delText>
        </w:r>
      </w:del>
      <w:ins w:id="1291" w:author="Author">
        <w:r>
          <w:rPr>
            <w:rFonts w:ascii="Times New Roman" w:eastAsia="Times New Roman" w:hAnsi="Times New Roman" w:cs="Times New Roman"/>
          </w:rPr>
          <w:t>Gutiérrez Gutiérrez G, Barbosa López C, Navacerrada F, Miralles Martínez A</w:t>
        </w:r>
      </w:ins>
      <w:r>
        <w:rPr>
          <w:rFonts w:ascii="Times New Roman" w:eastAsia="Times New Roman" w:hAnsi="Times New Roman" w:cs="Times New Roman"/>
        </w:rPr>
        <w:t xml:space="preserve">. Use of </w:t>
      </w:r>
      <w:del w:id="1292" w:author="Author">
        <w:r>
          <w:rPr>
            <w:rFonts w:ascii="Times New Roman" w:eastAsia="Times New Roman" w:hAnsi="Times New Roman" w:cs="Times New Roman"/>
          </w:rPr>
          <w:delText>Electromyography</w:delText>
        </w:r>
      </w:del>
      <w:ins w:id="1293" w:author="Author">
        <w:r>
          <w:rPr>
            <w:rFonts w:ascii="Times New Roman" w:eastAsia="Times New Roman" w:hAnsi="Times New Roman" w:cs="Times New Roman"/>
          </w:rPr>
          <w:t>electromyography</w:t>
        </w:r>
      </w:ins>
      <w:r>
        <w:rPr>
          <w:rFonts w:ascii="Times New Roman" w:eastAsia="Times New Roman" w:hAnsi="Times New Roman" w:cs="Times New Roman"/>
        </w:rPr>
        <w:t xml:space="preserve"> in the </w:t>
      </w:r>
      <w:del w:id="1294" w:author="Author">
        <w:r>
          <w:rPr>
            <w:rFonts w:ascii="Times New Roman" w:eastAsia="Times New Roman" w:hAnsi="Times New Roman" w:cs="Times New Roman"/>
          </w:rPr>
          <w:delText>Diagnosis</w:delText>
        </w:r>
      </w:del>
      <w:ins w:id="1295" w:author="Author">
        <w:r>
          <w:rPr>
            <w:rFonts w:ascii="Times New Roman" w:eastAsia="Times New Roman" w:hAnsi="Times New Roman" w:cs="Times New Roman"/>
          </w:rPr>
          <w:t>diagnosis</w:t>
        </w:r>
      </w:ins>
      <w:r>
        <w:rPr>
          <w:rFonts w:ascii="Times New Roman" w:eastAsia="Times New Roman" w:hAnsi="Times New Roman" w:cs="Times New Roman"/>
        </w:rPr>
        <w:t xml:space="preserve"> of </w:t>
      </w:r>
      <w:del w:id="1296" w:author="Author">
        <w:r>
          <w:rPr>
            <w:rFonts w:ascii="Times New Roman" w:eastAsia="Times New Roman" w:hAnsi="Times New Roman" w:cs="Times New Roman"/>
          </w:rPr>
          <w:delText>Inflammatory</w:delText>
        </w:r>
      </w:del>
      <w:ins w:id="1297" w:author="Author">
        <w:r>
          <w:rPr>
            <w:rFonts w:ascii="Times New Roman" w:eastAsia="Times New Roman" w:hAnsi="Times New Roman" w:cs="Times New Roman"/>
          </w:rPr>
          <w:t>inflammatory</w:t>
        </w:r>
      </w:ins>
      <w:r>
        <w:rPr>
          <w:rFonts w:ascii="Times New Roman" w:eastAsia="Times New Roman" w:hAnsi="Times New Roman" w:cs="Times New Roman"/>
        </w:rPr>
        <w:t xml:space="preserve"> </w:t>
      </w:r>
      <w:del w:id="1298" w:author="Author">
        <w:r>
          <w:rPr>
            <w:rFonts w:ascii="Times New Roman" w:eastAsia="Times New Roman" w:hAnsi="Times New Roman" w:cs="Times New Roman"/>
          </w:rPr>
          <w:delText>Myopathies</w:delText>
        </w:r>
      </w:del>
      <w:ins w:id="1299" w:author="Author">
        <w:r>
          <w:rPr>
            <w:rFonts w:ascii="Times New Roman" w:eastAsia="Times New Roman" w:hAnsi="Times New Roman" w:cs="Times New Roman"/>
          </w:rPr>
          <w:t>myopathies</w:t>
        </w:r>
      </w:ins>
      <w:r>
        <w:rPr>
          <w:rFonts w:ascii="Times New Roman" w:eastAsia="Times New Roman" w:hAnsi="Times New Roman" w:cs="Times New Roman"/>
        </w:rPr>
        <w:t xml:space="preserve">. </w:t>
      </w:r>
      <w:del w:id="1300" w:author="Author">
        <w:r>
          <w:rPr>
            <w:rFonts w:ascii="Times New Roman" w:eastAsia="Times New Roman" w:hAnsi="Times New Roman" w:cs="Times New Roman"/>
          </w:rPr>
          <w:delText>Reumatología</w:delText>
        </w:r>
      </w:del>
      <w:ins w:id="1301" w:author="Author">
        <w:r>
          <w:rPr>
            <w:rFonts w:ascii="Times New Roman" w:eastAsia="Times New Roman" w:hAnsi="Times New Roman" w:cs="Times New Roman"/>
          </w:rPr>
          <w:t>Reumatol</w:t>
        </w:r>
      </w:ins>
      <w:r>
        <w:rPr>
          <w:rFonts w:ascii="Times New Roman" w:eastAsia="Times New Roman" w:hAnsi="Times New Roman" w:cs="Times New Roman"/>
        </w:rPr>
        <w:t xml:space="preserve"> </w:t>
      </w:r>
      <w:del w:id="1302" w:author="Author">
        <w:r>
          <w:rPr>
            <w:rFonts w:ascii="Times New Roman" w:eastAsia="Times New Roman" w:hAnsi="Times New Roman" w:cs="Times New Roman"/>
          </w:rPr>
          <w:delText>Clínica</w:delText>
        </w:r>
      </w:del>
      <w:ins w:id="1303" w:author="Author">
        <w:r>
          <w:rPr>
            <w:rFonts w:ascii="Times New Roman" w:eastAsia="Times New Roman" w:hAnsi="Times New Roman" w:cs="Times New Roman"/>
          </w:rPr>
          <w:t>Clin</w:t>
        </w:r>
      </w:ins>
      <w:r>
        <w:rPr>
          <w:rFonts w:ascii="Times New Roman" w:eastAsia="Times New Roman" w:hAnsi="Times New Roman" w:cs="Times New Roman"/>
        </w:rPr>
        <w:t xml:space="preserve"> (</w:t>
      </w:r>
      <w:del w:id="1304" w:author="Author">
        <w:r>
          <w:rPr>
            <w:rFonts w:ascii="Times New Roman" w:eastAsia="Times New Roman" w:hAnsi="Times New Roman" w:cs="Times New Roman"/>
          </w:rPr>
          <w:delText>English</w:delText>
        </w:r>
      </w:del>
      <w:ins w:id="1305" w:author="Author">
        <w:r>
          <w:rPr>
            <w:rFonts w:ascii="Times New Roman" w:eastAsia="Times New Roman" w:hAnsi="Times New Roman" w:cs="Times New Roman"/>
          </w:rPr>
          <w:t>Engl</w:t>
        </w:r>
      </w:ins>
      <w:r>
        <w:rPr>
          <w:rFonts w:ascii="Times New Roman" w:eastAsia="Times New Roman" w:hAnsi="Times New Roman" w:cs="Times New Roman"/>
        </w:rPr>
        <w:t xml:space="preserve"> </w:t>
      </w:r>
      <w:del w:id="1306" w:author="Author">
        <w:r>
          <w:rPr>
            <w:rFonts w:ascii="Times New Roman" w:eastAsia="Times New Roman" w:hAnsi="Times New Roman" w:cs="Times New Roman"/>
          </w:rPr>
          <w:delText>Edition</w:delText>
        </w:r>
      </w:del>
      <w:ins w:id="1307" w:author="Author">
        <w:r>
          <w:rPr>
            <w:rFonts w:ascii="Times New Roman" w:eastAsia="Times New Roman" w:hAnsi="Times New Roman" w:cs="Times New Roman"/>
          </w:rPr>
          <w:t>Ed</w:t>
        </w:r>
      </w:ins>
      <w:r>
        <w:rPr>
          <w:rFonts w:ascii="Times New Roman" w:eastAsia="Times New Roman" w:hAnsi="Times New Roman" w:cs="Times New Roman"/>
        </w:rPr>
        <w:t>)</w:t>
      </w:r>
      <w:del w:id="1308" w:author="Author">
        <w:r>
          <w:rPr>
            <w:rFonts w:ascii="Times New Roman" w:eastAsia="Times New Roman" w:hAnsi="Times New Roman" w:cs="Times New Roman"/>
          </w:rPr>
          <w:delText>.</w:delText>
        </w:r>
      </w:del>
      <w:r>
        <w:rPr>
          <w:rFonts w:ascii="Times New Roman" w:eastAsia="Times New Roman" w:hAnsi="Times New Roman" w:cs="Times New Roman"/>
        </w:rPr>
        <w:t xml:space="preserve"> 2012;8(4):195</w:t>
      </w:r>
      <w:del w:id="1309" w:author="Author">
        <w:r>
          <w:rPr>
            <w:rFonts w:ascii="Times New Roman" w:eastAsia="Times New Roman" w:hAnsi="Times New Roman" w:cs="Times New Roman"/>
          </w:rPr>
          <w:delText>-</w:delText>
        </w:r>
      </w:del>
      <w:ins w:id="1310" w:author="Author">
        <w:r>
          <w:rPr>
            <w:rFonts w:ascii="Times New Roman" w:eastAsia="Times New Roman" w:hAnsi="Times New Roman" w:cs="Times New Roman"/>
          </w:rPr>
          <w:t>–</w:t>
        </w:r>
      </w:ins>
      <w:r>
        <w:rPr>
          <w:rFonts w:ascii="Times New Roman" w:eastAsia="Times New Roman" w:hAnsi="Times New Roman" w:cs="Times New Roman"/>
        </w:rPr>
        <w:t xml:space="preserve">200. doi: </w:t>
      </w:r>
      <w:hyperlink r:id="rId26" w:history="1">
        <w:r w:rsidRPr="002C3FE0">
          <w:rPr>
            <w:rStyle w:val="Hyperlink"/>
            <w:rFonts w:ascii="Times New Roman" w:eastAsia="Times New Roman" w:hAnsi="Times New Roman" w:cs="Times New Roman"/>
          </w:rPr>
          <w:t>10.1016/j.reumae.2011.10.004</w:t>
        </w:r>
      </w:hyperlink>
      <w:r>
        <w:rPr>
          <w:rFonts w:ascii="Times New Roman" w:eastAsia="Times New Roman" w:hAnsi="Times New Roman" w:cs="Times New Roman"/>
        </w:rPr>
        <w:t>.</w:t>
      </w:r>
    </w:p>
    <w:p w14:paraId="241D8A58"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10.</w:t>
      </w:r>
      <w:r>
        <w:rPr>
          <w:rFonts w:ascii="Times New Roman" w:eastAsia="Times New Roman" w:hAnsi="Times New Roman" w:cs="Times New Roman"/>
        </w:rPr>
        <w:tab/>
        <w:t>Leblhuber F, Reisecker F, Boehm-Jurkovic H, Witzmann A, Deisenhammer E. Diagnostic value of different electrophysiologic tests in cervical disk prolapse. Neurology</w:t>
      </w:r>
      <w:del w:id="1311" w:author="Author">
        <w:r>
          <w:rPr>
            <w:rFonts w:ascii="Times New Roman" w:eastAsia="Times New Roman" w:hAnsi="Times New Roman" w:cs="Times New Roman"/>
          </w:rPr>
          <w:delText>.</w:delText>
        </w:r>
      </w:del>
      <w:r>
        <w:rPr>
          <w:rFonts w:ascii="Times New Roman" w:eastAsia="Times New Roman" w:hAnsi="Times New Roman" w:cs="Times New Roman"/>
        </w:rPr>
        <w:t xml:space="preserve"> 1988;38(12):1879</w:t>
      </w:r>
      <w:del w:id="1312" w:author="Author">
        <w:r>
          <w:rPr>
            <w:rFonts w:ascii="Times New Roman" w:eastAsia="Times New Roman" w:hAnsi="Times New Roman" w:cs="Times New Roman"/>
          </w:rPr>
          <w:delText>-</w:delText>
        </w:r>
      </w:del>
      <w:ins w:id="1313" w:author="Author">
        <w:r>
          <w:rPr>
            <w:rFonts w:ascii="Times New Roman" w:eastAsia="Times New Roman" w:hAnsi="Times New Roman" w:cs="Times New Roman"/>
          </w:rPr>
          <w:t>–81</w:t>
        </w:r>
      </w:ins>
      <w:r>
        <w:rPr>
          <w:rFonts w:ascii="Times New Roman" w:eastAsia="Times New Roman" w:hAnsi="Times New Roman" w:cs="Times New Roman"/>
        </w:rPr>
        <w:t xml:space="preserve">. doi: </w:t>
      </w:r>
      <w:hyperlink r:id="rId27" w:history="1">
        <w:r w:rsidRPr="002C3FE0">
          <w:rPr>
            <w:rStyle w:val="Hyperlink"/>
            <w:rFonts w:ascii="Times New Roman" w:eastAsia="Times New Roman" w:hAnsi="Times New Roman" w:cs="Times New Roman"/>
          </w:rPr>
          <w:t>10.1212/wnl.38.12.1879</w:t>
        </w:r>
      </w:hyperlink>
      <w:r>
        <w:rPr>
          <w:rFonts w:ascii="Times New Roman" w:eastAsia="Times New Roman" w:hAnsi="Times New Roman" w:cs="Times New Roman"/>
        </w:rPr>
        <w:t>.</w:t>
      </w:r>
    </w:p>
    <w:p w14:paraId="1C5113FC"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11.</w:t>
      </w:r>
      <w:r>
        <w:rPr>
          <w:rFonts w:ascii="Times New Roman" w:eastAsia="Times New Roman" w:hAnsi="Times New Roman" w:cs="Times New Roman"/>
        </w:rPr>
        <w:tab/>
        <w:t xml:space="preserve">Sawada K, Horii M, Imoto D, Ozaki K, Toyama S, Saitoh E, et al. Usefulness of </w:t>
      </w:r>
      <w:del w:id="1314" w:author="Author">
        <w:r>
          <w:rPr>
            <w:rFonts w:ascii="Times New Roman" w:eastAsia="Times New Roman" w:hAnsi="Times New Roman" w:cs="Times New Roman"/>
          </w:rPr>
          <w:delText>Electromyography</w:delText>
        </w:r>
      </w:del>
      <w:ins w:id="1315" w:author="Author">
        <w:r>
          <w:rPr>
            <w:rFonts w:ascii="Times New Roman" w:eastAsia="Times New Roman" w:hAnsi="Times New Roman" w:cs="Times New Roman"/>
          </w:rPr>
          <w:t>electromyography</w:t>
        </w:r>
      </w:ins>
      <w:r>
        <w:rPr>
          <w:rFonts w:ascii="Times New Roman" w:eastAsia="Times New Roman" w:hAnsi="Times New Roman" w:cs="Times New Roman"/>
        </w:rPr>
        <w:t xml:space="preserve"> to </w:t>
      </w:r>
      <w:del w:id="1316" w:author="Author">
        <w:r>
          <w:rPr>
            <w:rFonts w:ascii="Times New Roman" w:eastAsia="Times New Roman" w:hAnsi="Times New Roman" w:cs="Times New Roman"/>
          </w:rPr>
          <w:delText>Predict</w:delText>
        </w:r>
      </w:del>
      <w:ins w:id="1317" w:author="Author">
        <w:r>
          <w:rPr>
            <w:rFonts w:ascii="Times New Roman" w:eastAsia="Times New Roman" w:hAnsi="Times New Roman" w:cs="Times New Roman"/>
          </w:rPr>
          <w:t>predict</w:t>
        </w:r>
      </w:ins>
      <w:r>
        <w:rPr>
          <w:rFonts w:ascii="Times New Roman" w:eastAsia="Times New Roman" w:hAnsi="Times New Roman" w:cs="Times New Roman"/>
        </w:rPr>
        <w:t xml:space="preserve"> </w:t>
      </w:r>
      <w:del w:id="1318" w:author="Author">
        <w:r>
          <w:rPr>
            <w:rFonts w:ascii="Times New Roman" w:eastAsia="Times New Roman" w:hAnsi="Times New Roman" w:cs="Times New Roman"/>
          </w:rPr>
          <w:delText>Future</w:delText>
        </w:r>
      </w:del>
      <w:ins w:id="1319" w:author="Author">
        <w:r>
          <w:rPr>
            <w:rFonts w:ascii="Times New Roman" w:eastAsia="Times New Roman" w:hAnsi="Times New Roman" w:cs="Times New Roman"/>
          </w:rPr>
          <w:t>future</w:t>
        </w:r>
      </w:ins>
      <w:r>
        <w:rPr>
          <w:rFonts w:ascii="Times New Roman" w:eastAsia="Times New Roman" w:hAnsi="Times New Roman" w:cs="Times New Roman"/>
        </w:rPr>
        <w:t xml:space="preserve"> </w:t>
      </w:r>
      <w:del w:id="1320" w:author="Author">
        <w:r>
          <w:rPr>
            <w:rFonts w:ascii="Times New Roman" w:eastAsia="Times New Roman" w:hAnsi="Times New Roman" w:cs="Times New Roman"/>
          </w:rPr>
          <w:delText>Muscle</w:delText>
        </w:r>
      </w:del>
      <w:ins w:id="1321" w:author="Author">
        <w:r>
          <w:rPr>
            <w:rFonts w:ascii="Times New Roman" w:eastAsia="Times New Roman" w:hAnsi="Times New Roman" w:cs="Times New Roman"/>
          </w:rPr>
          <w:t>muscle</w:t>
        </w:r>
      </w:ins>
      <w:r>
        <w:rPr>
          <w:rFonts w:ascii="Times New Roman" w:eastAsia="Times New Roman" w:hAnsi="Times New Roman" w:cs="Times New Roman"/>
        </w:rPr>
        <w:t xml:space="preserve"> </w:t>
      </w:r>
      <w:del w:id="1322" w:author="Author">
        <w:r>
          <w:rPr>
            <w:rFonts w:ascii="Times New Roman" w:eastAsia="Times New Roman" w:hAnsi="Times New Roman" w:cs="Times New Roman"/>
          </w:rPr>
          <w:delText>Weakness</w:delText>
        </w:r>
      </w:del>
      <w:ins w:id="1323" w:author="Author">
        <w:r>
          <w:rPr>
            <w:rFonts w:ascii="Times New Roman" w:eastAsia="Times New Roman" w:hAnsi="Times New Roman" w:cs="Times New Roman"/>
          </w:rPr>
          <w:t>weakness</w:t>
        </w:r>
      </w:ins>
      <w:r>
        <w:rPr>
          <w:rFonts w:ascii="Times New Roman" w:eastAsia="Times New Roman" w:hAnsi="Times New Roman" w:cs="Times New Roman"/>
        </w:rPr>
        <w:t xml:space="preserve"> in </w:t>
      </w:r>
      <w:del w:id="1324" w:author="Author">
        <w:r>
          <w:rPr>
            <w:rFonts w:ascii="Times New Roman" w:eastAsia="Times New Roman" w:hAnsi="Times New Roman" w:cs="Times New Roman"/>
          </w:rPr>
          <w:delText>Clinically</w:delText>
        </w:r>
      </w:del>
      <w:ins w:id="1325" w:author="Author">
        <w:r>
          <w:rPr>
            <w:rFonts w:ascii="Times New Roman" w:eastAsia="Times New Roman" w:hAnsi="Times New Roman" w:cs="Times New Roman"/>
          </w:rPr>
          <w:t>clinically</w:t>
        </w:r>
      </w:ins>
      <w:r>
        <w:rPr>
          <w:rFonts w:ascii="Times New Roman" w:eastAsia="Times New Roman" w:hAnsi="Times New Roman" w:cs="Times New Roman"/>
        </w:rPr>
        <w:t xml:space="preserve"> </w:t>
      </w:r>
      <w:del w:id="1326" w:author="Author">
        <w:r>
          <w:rPr>
            <w:rFonts w:ascii="Times New Roman" w:eastAsia="Times New Roman" w:hAnsi="Times New Roman" w:cs="Times New Roman"/>
          </w:rPr>
          <w:delText>Unaffected</w:delText>
        </w:r>
      </w:del>
      <w:ins w:id="1327" w:author="Author">
        <w:r>
          <w:rPr>
            <w:rFonts w:ascii="Times New Roman" w:eastAsia="Times New Roman" w:hAnsi="Times New Roman" w:cs="Times New Roman"/>
          </w:rPr>
          <w:t>unaffected</w:t>
        </w:r>
      </w:ins>
      <w:r>
        <w:rPr>
          <w:rFonts w:ascii="Times New Roman" w:eastAsia="Times New Roman" w:hAnsi="Times New Roman" w:cs="Times New Roman"/>
        </w:rPr>
        <w:t xml:space="preserve"> </w:t>
      </w:r>
      <w:del w:id="1328" w:author="Author">
        <w:r>
          <w:rPr>
            <w:rFonts w:ascii="Times New Roman" w:eastAsia="Times New Roman" w:hAnsi="Times New Roman" w:cs="Times New Roman"/>
          </w:rPr>
          <w:delText>Muscles</w:delText>
        </w:r>
      </w:del>
      <w:ins w:id="1329" w:author="Author">
        <w:r>
          <w:rPr>
            <w:rFonts w:ascii="Times New Roman" w:eastAsia="Times New Roman" w:hAnsi="Times New Roman" w:cs="Times New Roman"/>
          </w:rPr>
          <w:t>muscles</w:t>
        </w:r>
      </w:ins>
      <w:r>
        <w:rPr>
          <w:rFonts w:ascii="Times New Roman" w:eastAsia="Times New Roman" w:hAnsi="Times New Roman" w:cs="Times New Roman"/>
        </w:rPr>
        <w:t xml:space="preserve"> of </w:t>
      </w:r>
      <w:del w:id="1330" w:author="Author">
        <w:r>
          <w:rPr>
            <w:rFonts w:ascii="Times New Roman" w:eastAsia="Times New Roman" w:hAnsi="Times New Roman" w:cs="Times New Roman"/>
          </w:rPr>
          <w:delText>Polio</w:delText>
        </w:r>
      </w:del>
      <w:ins w:id="1331" w:author="Author">
        <w:r>
          <w:rPr>
            <w:rFonts w:ascii="Times New Roman" w:eastAsia="Times New Roman" w:hAnsi="Times New Roman" w:cs="Times New Roman"/>
          </w:rPr>
          <w:t>polio</w:t>
        </w:r>
      </w:ins>
      <w:r>
        <w:rPr>
          <w:rFonts w:ascii="Times New Roman" w:eastAsia="Times New Roman" w:hAnsi="Times New Roman" w:cs="Times New Roman"/>
        </w:rPr>
        <w:t xml:space="preserve"> </w:t>
      </w:r>
      <w:del w:id="1332" w:author="Author">
        <w:r>
          <w:rPr>
            <w:rFonts w:ascii="Times New Roman" w:eastAsia="Times New Roman" w:hAnsi="Times New Roman" w:cs="Times New Roman"/>
          </w:rPr>
          <w:delText>Survivors</w:delText>
        </w:r>
      </w:del>
      <w:ins w:id="1333" w:author="Author">
        <w:r>
          <w:rPr>
            <w:rFonts w:ascii="Times New Roman" w:eastAsia="Times New Roman" w:hAnsi="Times New Roman" w:cs="Times New Roman"/>
          </w:rPr>
          <w:t>survivors</w:t>
        </w:r>
      </w:ins>
      <w:r>
        <w:rPr>
          <w:rFonts w:ascii="Times New Roman" w:eastAsia="Times New Roman" w:hAnsi="Times New Roman" w:cs="Times New Roman"/>
        </w:rPr>
        <w:t>. PM R</w:t>
      </w:r>
      <w:del w:id="1334" w:author="Author">
        <w:r>
          <w:rPr>
            <w:rFonts w:ascii="Times New Roman" w:eastAsia="Times New Roman" w:hAnsi="Times New Roman" w:cs="Times New Roman"/>
          </w:rPr>
          <w:delText>.</w:delText>
        </w:r>
      </w:del>
      <w:r>
        <w:rPr>
          <w:rFonts w:ascii="Times New Roman" w:eastAsia="Times New Roman" w:hAnsi="Times New Roman" w:cs="Times New Roman"/>
        </w:rPr>
        <w:t xml:space="preserve"> 2020;12(7):692</w:t>
      </w:r>
      <w:del w:id="1335" w:author="Author">
        <w:r>
          <w:rPr>
            <w:rFonts w:ascii="Times New Roman" w:eastAsia="Times New Roman" w:hAnsi="Times New Roman" w:cs="Times New Roman"/>
          </w:rPr>
          <w:delText>-</w:delText>
        </w:r>
      </w:del>
      <w:ins w:id="1336" w:author="Author">
        <w:r>
          <w:rPr>
            <w:rFonts w:ascii="Times New Roman" w:eastAsia="Times New Roman" w:hAnsi="Times New Roman" w:cs="Times New Roman"/>
          </w:rPr>
          <w:t>–</w:t>
        </w:r>
      </w:ins>
      <w:r>
        <w:rPr>
          <w:rFonts w:ascii="Times New Roman" w:eastAsia="Times New Roman" w:hAnsi="Times New Roman" w:cs="Times New Roman"/>
        </w:rPr>
        <w:t>8. Epub 2019/11/09</w:t>
      </w:r>
      <w:del w:id="1337" w:author="Author">
        <w:r>
          <w:rPr>
            <w:rFonts w:ascii="Times New Roman" w:eastAsia="Times New Roman" w:hAnsi="Times New Roman" w:cs="Times New Roman"/>
          </w:rPr>
          <w:delText>.</w:delText>
        </w:r>
      </w:del>
      <w:r>
        <w:rPr>
          <w:rFonts w:ascii="Times New Roman" w:eastAsia="Times New Roman" w:hAnsi="Times New Roman" w:cs="Times New Roman"/>
        </w:rPr>
        <w:t xml:space="preserve"> doi: </w:t>
      </w:r>
      <w:hyperlink r:id="rId28" w:history="1">
        <w:r w:rsidRPr="002C3FE0">
          <w:rPr>
            <w:rStyle w:val="Hyperlink"/>
            <w:rFonts w:ascii="Times New Roman" w:eastAsia="Times New Roman" w:hAnsi="Times New Roman" w:cs="Times New Roman"/>
          </w:rPr>
          <w:t>10.1002/pmrj.12281</w:t>
        </w:r>
      </w:hyperlink>
      <w:r>
        <w:rPr>
          <w:rFonts w:ascii="Times New Roman" w:eastAsia="Times New Roman" w:hAnsi="Times New Roman" w:cs="Times New Roman"/>
        </w:rPr>
        <w:t xml:space="preserve">. PubMed PMID: </w:t>
      </w:r>
      <w:hyperlink r:id="rId29" w:history="1">
        <w:r w:rsidRPr="002C3FE0">
          <w:rPr>
            <w:rStyle w:val="Hyperlink"/>
            <w:rFonts w:ascii="Times New Roman" w:eastAsia="Times New Roman" w:hAnsi="Times New Roman" w:cs="Times New Roman"/>
          </w:rPr>
          <w:t>31702870</w:t>
        </w:r>
      </w:hyperlink>
      <w:r>
        <w:rPr>
          <w:rFonts w:ascii="Times New Roman" w:eastAsia="Times New Roman" w:hAnsi="Times New Roman" w:cs="Times New Roman"/>
        </w:rPr>
        <w:t>.</w:t>
      </w:r>
    </w:p>
    <w:p w14:paraId="6D785EFF"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12.</w:t>
      </w:r>
      <w:r>
        <w:rPr>
          <w:rFonts w:ascii="Times New Roman" w:eastAsia="Times New Roman" w:hAnsi="Times New Roman" w:cs="Times New Roman"/>
        </w:rPr>
        <w:tab/>
        <w:t xml:space="preserve">Tonzola RF, Ackil AA, Shahani BT, Young RR. Usefulness of electrophysiological studies in the diagnosis of lumbosacral root disease. Ann </w:t>
      </w:r>
      <w:del w:id="1338" w:author="Author">
        <w:r>
          <w:rPr>
            <w:rFonts w:ascii="Times New Roman" w:eastAsia="Times New Roman" w:hAnsi="Times New Roman" w:cs="Times New Roman"/>
          </w:rPr>
          <w:delText>Neurol.</w:delText>
        </w:r>
      </w:del>
      <w:ins w:id="1339" w:author="Author">
        <w:r>
          <w:rPr>
            <w:rFonts w:ascii="Times New Roman" w:eastAsia="Times New Roman" w:hAnsi="Times New Roman" w:cs="Times New Roman"/>
          </w:rPr>
          <w:t>Neurol</w:t>
        </w:r>
      </w:ins>
      <w:r>
        <w:rPr>
          <w:rFonts w:ascii="Times New Roman" w:eastAsia="Times New Roman" w:hAnsi="Times New Roman" w:cs="Times New Roman"/>
        </w:rPr>
        <w:t xml:space="preserve"> 1981;9(3):305</w:t>
      </w:r>
      <w:del w:id="1340" w:author="Author">
        <w:r>
          <w:rPr>
            <w:rFonts w:ascii="Times New Roman" w:eastAsia="Times New Roman" w:hAnsi="Times New Roman" w:cs="Times New Roman"/>
          </w:rPr>
          <w:delText>-</w:delText>
        </w:r>
      </w:del>
      <w:ins w:id="1341" w:author="Author">
        <w:r>
          <w:rPr>
            <w:rFonts w:ascii="Times New Roman" w:eastAsia="Times New Roman" w:hAnsi="Times New Roman" w:cs="Times New Roman"/>
          </w:rPr>
          <w:t>–</w:t>
        </w:r>
      </w:ins>
      <w:r>
        <w:rPr>
          <w:rFonts w:ascii="Times New Roman" w:eastAsia="Times New Roman" w:hAnsi="Times New Roman" w:cs="Times New Roman"/>
        </w:rPr>
        <w:t>8. Epub 1981/03/01</w:t>
      </w:r>
      <w:del w:id="1342" w:author="Author">
        <w:r>
          <w:rPr>
            <w:rFonts w:ascii="Times New Roman" w:eastAsia="Times New Roman" w:hAnsi="Times New Roman" w:cs="Times New Roman"/>
          </w:rPr>
          <w:delText>.</w:delText>
        </w:r>
      </w:del>
      <w:r>
        <w:rPr>
          <w:rFonts w:ascii="Times New Roman" w:eastAsia="Times New Roman" w:hAnsi="Times New Roman" w:cs="Times New Roman"/>
        </w:rPr>
        <w:t xml:space="preserve"> doi: </w:t>
      </w:r>
      <w:hyperlink r:id="rId30" w:history="1">
        <w:r w:rsidRPr="002C3FE0">
          <w:rPr>
            <w:rStyle w:val="Hyperlink"/>
            <w:rFonts w:ascii="Times New Roman" w:eastAsia="Times New Roman" w:hAnsi="Times New Roman" w:cs="Times New Roman"/>
          </w:rPr>
          <w:t>10.1002/ana.410090317</w:t>
        </w:r>
      </w:hyperlink>
      <w:r>
        <w:rPr>
          <w:rFonts w:ascii="Times New Roman" w:eastAsia="Times New Roman" w:hAnsi="Times New Roman" w:cs="Times New Roman"/>
        </w:rPr>
        <w:t xml:space="preserve">. PubMed PMID: </w:t>
      </w:r>
      <w:hyperlink r:id="rId31" w:history="1">
        <w:r w:rsidRPr="002C3FE0">
          <w:rPr>
            <w:rStyle w:val="Hyperlink"/>
            <w:rFonts w:ascii="Times New Roman" w:eastAsia="Times New Roman" w:hAnsi="Times New Roman" w:cs="Times New Roman"/>
          </w:rPr>
          <w:t>6261675</w:t>
        </w:r>
      </w:hyperlink>
      <w:r>
        <w:rPr>
          <w:rFonts w:ascii="Times New Roman" w:eastAsia="Times New Roman" w:hAnsi="Times New Roman" w:cs="Times New Roman"/>
        </w:rPr>
        <w:t>.</w:t>
      </w:r>
    </w:p>
    <w:p w14:paraId="3DE13C2C"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13.</w:t>
      </w:r>
      <w:r>
        <w:rPr>
          <w:rFonts w:ascii="Times New Roman" w:eastAsia="Times New Roman" w:hAnsi="Times New Roman" w:cs="Times New Roman"/>
        </w:rPr>
        <w:tab/>
        <w:t xml:space="preserve">Paganoni S, Amato A. Electrodiagnostic evaluation of myopathies. Phys Med Rehabil Clin N </w:t>
      </w:r>
      <w:del w:id="1343" w:author="Author">
        <w:r>
          <w:rPr>
            <w:rFonts w:ascii="Times New Roman" w:eastAsia="Times New Roman" w:hAnsi="Times New Roman" w:cs="Times New Roman"/>
          </w:rPr>
          <w:delText>Am.</w:delText>
        </w:r>
      </w:del>
      <w:ins w:id="1344" w:author="Author">
        <w:r>
          <w:rPr>
            <w:rFonts w:ascii="Times New Roman" w:eastAsia="Times New Roman" w:hAnsi="Times New Roman" w:cs="Times New Roman"/>
          </w:rPr>
          <w:t>Am</w:t>
        </w:r>
      </w:ins>
      <w:r>
        <w:rPr>
          <w:rFonts w:ascii="Times New Roman" w:eastAsia="Times New Roman" w:hAnsi="Times New Roman" w:cs="Times New Roman"/>
        </w:rPr>
        <w:t xml:space="preserve"> 2013;24(1):193</w:t>
      </w:r>
      <w:del w:id="1345" w:author="Author">
        <w:r>
          <w:rPr>
            <w:rFonts w:ascii="Times New Roman" w:eastAsia="Times New Roman" w:hAnsi="Times New Roman" w:cs="Times New Roman"/>
          </w:rPr>
          <w:delText>-</w:delText>
        </w:r>
      </w:del>
      <w:ins w:id="1346" w:author="Author">
        <w:r>
          <w:rPr>
            <w:rFonts w:ascii="Times New Roman" w:eastAsia="Times New Roman" w:hAnsi="Times New Roman" w:cs="Times New Roman"/>
          </w:rPr>
          <w:t>–</w:t>
        </w:r>
      </w:ins>
      <w:r>
        <w:rPr>
          <w:rFonts w:ascii="Times New Roman" w:eastAsia="Times New Roman" w:hAnsi="Times New Roman" w:cs="Times New Roman"/>
        </w:rPr>
        <w:t>207. Epub 2012/10/16</w:t>
      </w:r>
      <w:del w:id="1347" w:author="Author">
        <w:r>
          <w:rPr>
            <w:rFonts w:ascii="Times New Roman" w:eastAsia="Times New Roman" w:hAnsi="Times New Roman" w:cs="Times New Roman"/>
          </w:rPr>
          <w:delText>.</w:delText>
        </w:r>
      </w:del>
      <w:r>
        <w:rPr>
          <w:rFonts w:ascii="Times New Roman" w:eastAsia="Times New Roman" w:hAnsi="Times New Roman" w:cs="Times New Roman"/>
        </w:rPr>
        <w:t xml:space="preserve"> doi: </w:t>
      </w:r>
      <w:hyperlink r:id="rId32" w:history="1">
        <w:r w:rsidRPr="002C3FE0">
          <w:rPr>
            <w:rStyle w:val="Hyperlink"/>
            <w:rFonts w:ascii="Times New Roman" w:eastAsia="Times New Roman" w:hAnsi="Times New Roman" w:cs="Times New Roman"/>
          </w:rPr>
          <w:t>10.1016/j.pmr.2012.08.017</w:t>
        </w:r>
      </w:hyperlink>
      <w:r>
        <w:rPr>
          <w:rFonts w:ascii="Times New Roman" w:eastAsia="Times New Roman" w:hAnsi="Times New Roman" w:cs="Times New Roman"/>
        </w:rPr>
        <w:t xml:space="preserve">. PubMed PMID: </w:t>
      </w:r>
      <w:hyperlink r:id="rId33" w:history="1">
        <w:r w:rsidRPr="002C3FE0">
          <w:rPr>
            <w:rStyle w:val="Hyperlink"/>
            <w:rFonts w:ascii="Times New Roman" w:eastAsia="Times New Roman" w:hAnsi="Times New Roman" w:cs="Times New Roman"/>
          </w:rPr>
          <w:t>23177039</w:t>
        </w:r>
      </w:hyperlink>
      <w:r>
        <w:rPr>
          <w:rFonts w:ascii="Times New Roman" w:eastAsia="Times New Roman" w:hAnsi="Times New Roman" w:cs="Times New Roman"/>
        </w:rPr>
        <w:t>.</w:t>
      </w:r>
    </w:p>
    <w:p w14:paraId="04CE2E3E"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14.</w:t>
      </w:r>
      <w:r>
        <w:rPr>
          <w:rFonts w:ascii="Times New Roman" w:eastAsia="Times New Roman" w:hAnsi="Times New Roman" w:cs="Times New Roman"/>
        </w:rPr>
        <w:tab/>
        <w:t xml:space="preserve">Meekins GD, So Y, Quan D. American Association of Neuromuscular &amp; Electrodiagnostic Medicine evidenced-based review: </w:t>
      </w:r>
      <w:del w:id="1348" w:author="Author">
        <w:r>
          <w:rPr>
            <w:rFonts w:ascii="Times New Roman" w:eastAsia="Times New Roman" w:hAnsi="Times New Roman" w:cs="Times New Roman"/>
          </w:rPr>
          <w:delText>use</w:delText>
        </w:r>
      </w:del>
      <w:ins w:id="1349" w:author="Author">
        <w:r>
          <w:rPr>
            <w:rFonts w:ascii="Times New Roman" w:eastAsia="Times New Roman" w:hAnsi="Times New Roman" w:cs="Times New Roman"/>
          </w:rPr>
          <w:t>Use</w:t>
        </w:r>
      </w:ins>
      <w:r>
        <w:rPr>
          <w:rFonts w:ascii="Times New Roman" w:eastAsia="Times New Roman" w:hAnsi="Times New Roman" w:cs="Times New Roman"/>
        </w:rPr>
        <w:t xml:space="preserve"> of surface electromyography in the diagnosis and study of neuromuscular disorders. Muscle Nerve</w:t>
      </w:r>
      <w:del w:id="1350" w:author="Author">
        <w:r>
          <w:rPr>
            <w:rFonts w:ascii="Times New Roman" w:eastAsia="Times New Roman" w:hAnsi="Times New Roman" w:cs="Times New Roman"/>
          </w:rPr>
          <w:delText>.</w:delText>
        </w:r>
      </w:del>
      <w:r>
        <w:rPr>
          <w:rFonts w:ascii="Times New Roman" w:eastAsia="Times New Roman" w:hAnsi="Times New Roman" w:cs="Times New Roman"/>
        </w:rPr>
        <w:t xml:space="preserve"> 2008;38(4):1219</w:t>
      </w:r>
      <w:del w:id="1351" w:author="Author">
        <w:r>
          <w:rPr>
            <w:rFonts w:ascii="Times New Roman" w:eastAsia="Times New Roman" w:hAnsi="Times New Roman" w:cs="Times New Roman"/>
          </w:rPr>
          <w:delText>-</w:delText>
        </w:r>
      </w:del>
      <w:ins w:id="1352" w:author="Author">
        <w:r>
          <w:rPr>
            <w:rFonts w:ascii="Times New Roman" w:eastAsia="Times New Roman" w:hAnsi="Times New Roman" w:cs="Times New Roman"/>
          </w:rPr>
          <w:t>–</w:t>
        </w:r>
      </w:ins>
      <w:r>
        <w:rPr>
          <w:rFonts w:ascii="Times New Roman" w:eastAsia="Times New Roman" w:hAnsi="Times New Roman" w:cs="Times New Roman"/>
        </w:rPr>
        <w:t xml:space="preserve">24. doi: </w:t>
      </w:r>
      <w:hyperlink r:id="rId34" w:history="1">
        <w:r w:rsidRPr="002C3FE0">
          <w:rPr>
            <w:rStyle w:val="Hyperlink"/>
            <w:rFonts w:ascii="Times New Roman" w:eastAsia="Times New Roman" w:hAnsi="Times New Roman" w:cs="Times New Roman"/>
          </w:rPr>
          <w:t>10.1002/mus.21055</w:t>
        </w:r>
      </w:hyperlink>
      <w:r>
        <w:rPr>
          <w:rFonts w:ascii="Times New Roman" w:eastAsia="Times New Roman" w:hAnsi="Times New Roman" w:cs="Times New Roman"/>
        </w:rPr>
        <w:t xml:space="preserve">. PubMed PMID: </w:t>
      </w:r>
      <w:hyperlink r:id="rId35" w:history="1">
        <w:r w:rsidRPr="002C3FE0">
          <w:rPr>
            <w:rStyle w:val="Hyperlink"/>
            <w:rFonts w:ascii="Times New Roman" w:eastAsia="Times New Roman" w:hAnsi="Times New Roman" w:cs="Times New Roman"/>
          </w:rPr>
          <w:t>18816611</w:t>
        </w:r>
      </w:hyperlink>
      <w:r>
        <w:rPr>
          <w:rFonts w:ascii="Times New Roman" w:eastAsia="Times New Roman" w:hAnsi="Times New Roman" w:cs="Times New Roman"/>
        </w:rPr>
        <w:t>.</w:t>
      </w:r>
    </w:p>
    <w:p w14:paraId="74D0B439"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15.</w:t>
      </w:r>
      <w:r>
        <w:rPr>
          <w:rFonts w:ascii="Times New Roman" w:eastAsia="Times New Roman" w:hAnsi="Times New Roman" w:cs="Times New Roman"/>
        </w:rPr>
        <w:tab/>
        <w:t>Merletti R, Farina D. Analysis of intramuscular electromyogram signals. Philos Trans A</w:t>
      </w:r>
      <w:del w:id="1353" w:author="Author">
        <w:r>
          <w:rPr>
            <w:rFonts w:ascii="Times New Roman" w:eastAsia="Times New Roman" w:hAnsi="Times New Roman" w:cs="Times New Roman"/>
          </w:rPr>
          <w:delText xml:space="preserve"> Math Phys Eng Sci.</w:delText>
        </w:r>
      </w:del>
      <w:ins w:id="1354" w:author="Author">
        <w:r>
          <w:rPr>
            <w:rFonts w:ascii="Times New Roman" w:eastAsia="Times New Roman" w:hAnsi="Times New Roman" w:cs="Times New Roman"/>
          </w:rPr>
          <w:t xml:space="preserve"> Math Phys Eng Sci</w:t>
        </w:r>
      </w:ins>
      <w:del w:id="1355" w:author="Author">
        <w:r>
          <w:rPr>
            <w:rFonts w:ascii="Times New Roman" w:eastAsia="Times New Roman" w:hAnsi="Times New Roman" w:cs="Times New Roman"/>
          </w:rPr>
          <w:delText xml:space="preserve"> 2009;367(1887)</w:delText>
        </w:r>
      </w:del>
      <w:ins w:id="1356" w:author="Author">
        <w:r>
          <w:rPr>
            <w:rFonts w:ascii="Times New Roman" w:eastAsia="Times New Roman" w:hAnsi="Times New Roman" w:cs="Times New Roman"/>
          </w:rPr>
          <w:t xml:space="preserve"> 2009;367(1887)</w:t>
        </w:r>
      </w:ins>
      <w:r>
        <w:rPr>
          <w:rFonts w:ascii="Times New Roman" w:eastAsia="Times New Roman" w:hAnsi="Times New Roman" w:cs="Times New Roman"/>
        </w:rPr>
        <w:t>:357</w:t>
      </w:r>
      <w:del w:id="1357" w:author="Author">
        <w:r>
          <w:rPr>
            <w:rFonts w:ascii="Times New Roman" w:eastAsia="Times New Roman" w:hAnsi="Times New Roman" w:cs="Times New Roman"/>
          </w:rPr>
          <w:delText>-</w:delText>
        </w:r>
      </w:del>
      <w:ins w:id="1358" w:author="Author">
        <w:r>
          <w:rPr>
            <w:rFonts w:ascii="Times New Roman" w:eastAsia="Times New Roman" w:hAnsi="Times New Roman" w:cs="Times New Roman"/>
          </w:rPr>
          <w:t>–</w:t>
        </w:r>
      </w:ins>
      <w:r>
        <w:rPr>
          <w:rFonts w:ascii="Times New Roman" w:eastAsia="Times New Roman" w:hAnsi="Times New Roman" w:cs="Times New Roman"/>
        </w:rPr>
        <w:t xml:space="preserve">68. doi: </w:t>
      </w:r>
      <w:r w:rsidRPr="002C3FE0">
        <w:rPr>
          <w:rStyle w:val="Hyperlink"/>
          <w:rFonts w:ascii="Times New Roman" w:eastAsia="Times New Roman" w:hAnsi="Times New Roman" w:cs="Times New Roman"/>
        </w:rPr>
        <w:t>doi</w:t>
      </w:r>
      <w:r>
        <w:rPr>
          <w:rFonts w:ascii="Times New Roman" w:eastAsia="Times New Roman" w:hAnsi="Times New Roman" w:cs="Times New Roman"/>
        </w:rPr>
        <w:t>:</w:t>
      </w:r>
      <w:hyperlink r:id="rId36" w:history="1">
        <w:r w:rsidRPr="002C3FE0">
          <w:rPr>
            <w:rStyle w:val="Hyperlink"/>
            <w:rFonts w:ascii="Times New Roman" w:eastAsia="Times New Roman" w:hAnsi="Times New Roman" w:cs="Times New Roman"/>
          </w:rPr>
          <w:t>10.1098/rsta.2008.0235</w:t>
        </w:r>
      </w:hyperlink>
      <w:r>
        <w:rPr>
          <w:rFonts w:ascii="Times New Roman" w:eastAsia="Times New Roman" w:hAnsi="Times New Roman" w:cs="Times New Roman"/>
        </w:rPr>
        <w:t>.</w:t>
      </w:r>
    </w:p>
    <w:p w14:paraId="059ED54A"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16.</w:t>
      </w:r>
      <w:r>
        <w:rPr>
          <w:rFonts w:ascii="Times New Roman" w:eastAsia="Times New Roman" w:hAnsi="Times New Roman" w:cs="Times New Roman"/>
        </w:rPr>
        <w:tab/>
        <w:t>Haig AJ, Tong HC, Yamakawa KS, Quint DJ, Hoff JT, Chiodo A, et al. The sensitivity and specificity of electrodiagnostic testing for the clinical syndrome of lumbar spinal stenosis. Spine (Phila Pa 1976)</w:t>
      </w:r>
      <w:del w:id="1359" w:author="Author">
        <w:r>
          <w:rPr>
            <w:rFonts w:ascii="Times New Roman" w:eastAsia="Times New Roman" w:hAnsi="Times New Roman" w:cs="Times New Roman"/>
          </w:rPr>
          <w:delText>.</w:delText>
        </w:r>
      </w:del>
      <w:r>
        <w:rPr>
          <w:rFonts w:ascii="Times New Roman" w:eastAsia="Times New Roman" w:hAnsi="Times New Roman" w:cs="Times New Roman"/>
        </w:rPr>
        <w:t xml:space="preserve"> 2005;30(23):2667</w:t>
      </w:r>
      <w:del w:id="1360" w:author="Author">
        <w:r>
          <w:rPr>
            <w:rFonts w:ascii="Times New Roman" w:eastAsia="Times New Roman" w:hAnsi="Times New Roman" w:cs="Times New Roman"/>
          </w:rPr>
          <w:delText>-</w:delText>
        </w:r>
      </w:del>
      <w:ins w:id="1361" w:author="Author">
        <w:r>
          <w:rPr>
            <w:rFonts w:ascii="Times New Roman" w:eastAsia="Times New Roman" w:hAnsi="Times New Roman" w:cs="Times New Roman"/>
          </w:rPr>
          <w:t>–</w:t>
        </w:r>
      </w:ins>
      <w:r>
        <w:rPr>
          <w:rFonts w:ascii="Times New Roman" w:eastAsia="Times New Roman" w:hAnsi="Times New Roman" w:cs="Times New Roman"/>
        </w:rPr>
        <w:t>76. Epub 2005/12/02</w:t>
      </w:r>
      <w:del w:id="1362" w:author="Author">
        <w:r>
          <w:rPr>
            <w:rFonts w:ascii="Times New Roman" w:eastAsia="Times New Roman" w:hAnsi="Times New Roman" w:cs="Times New Roman"/>
          </w:rPr>
          <w:delText>.</w:delText>
        </w:r>
      </w:del>
      <w:r>
        <w:rPr>
          <w:rFonts w:ascii="Times New Roman" w:eastAsia="Times New Roman" w:hAnsi="Times New Roman" w:cs="Times New Roman"/>
        </w:rPr>
        <w:t xml:space="preserve"> doi: </w:t>
      </w:r>
      <w:hyperlink r:id="rId37" w:history="1">
        <w:r w:rsidRPr="002C3FE0">
          <w:rPr>
            <w:rStyle w:val="Hyperlink"/>
            <w:rFonts w:ascii="Times New Roman" w:eastAsia="Times New Roman" w:hAnsi="Times New Roman" w:cs="Times New Roman"/>
          </w:rPr>
          <w:t>10.1097/01.brs.0000188400.11490.5f</w:t>
        </w:r>
      </w:hyperlink>
      <w:r>
        <w:rPr>
          <w:rFonts w:ascii="Times New Roman" w:eastAsia="Times New Roman" w:hAnsi="Times New Roman" w:cs="Times New Roman"/>
        </w:rPr>
        <w:t xml:space="preserve">. PubMed PMID: </w:t>
      </w:r>
      <w:hyperlink r:id="rId38" w:history="1">
        <w:r w:rsidRPr="002C3FE0">
          <w:rPr>
            <w:rStyle w:val="Hyperlink"/>
            <w:rFonts w:ascii="Times New Roman" w:eastAsia="Times New Roman" w:hAnsi="Times New Roman" w:cs="Times New Roman"/>
          </w:rPr>
          <w:t>16319753</w:t>
        </w:r>
      </w:hyperlink>
      <w:r>
        <w:rPr>
          <w:rFonts w:ascii="Times New Roman" w:eastAsia="Times New Roman" w:hAnsi="Times New Roman" w:cs="Times New Roman"/>
        </w:rPr>
        <w:t>.</w:t>
      </w:r>
    </w:p>
    <w:p w14:paraId="39691E9F"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17.</w:t>
      </w:r>
      <w:r>
        <w:rPr>
          <w:rFonts w:ascii="Times New Roman" w:eastAsia="Times New Roman" w:hAnsi="Times New Roman" w:cs="Times New Roman"/>
        </w:rPr>
        <w:tab/>
        <w:t>Kendall R, Werner RA. Interrater reliability of the needle examination in lumbosacral radiculopathy. Muscle Nerve</w:t>
      </w:r>
      <w:del w:id="1363" w:author="Author">
        <w:r>
          <w:rPr>
            <w:rFonts w:ascii="Times New Roman" w:eastAsia="Times New Roman" w:hAnsi="Times New Roman" w:cs="Times New Roman"/>
          </w:rPr>
          <w:delText>.</w:delText>
        </w:r>
      </w:del>
      <w:r>
        <w:rPr>
          <w:rFonts w:ascii="Times New Roman" w:eastAsia="Times New Roman" w:hAnsi="Times New Roman" w:cs="Times New Roman"/>
        </w:rPr>
        <w:t xml:space="preserve"> 2006;34(2):238</w:t>
      </w:r>
      <w:del w:id="1364" w:author="Author">
        <w:r>
          <w:rPr>
            <w:rFonts w:ascii="Times New Roman" w:eastAsia="Times New Roman" w:hAnsi="Times New Roman" w:cs="Times New Roman"/>
          </w:rPr>
          <w:delText>-</w:delText>
        </w:r>
      </w:del>
      <w:ins w:id="1365" w:author="Author">
        <w:r>
          <w:rPr>
            <w:rFonts w:ascii="Times New Roman" w:eastAsia="Times New Roman" w:hAnsi="Times New Roman" w:cs="Times New Roman"/>
          </w:rPr>
          <w:t>–</w:t>
        </w:r>
      </w:ins>
      <w:r>
        <w:rPr>
          <w:rFonts w:ascii="Times New Roman" w:eastAsia="Times New Roman" w:hAnsi="Times New Roman" w:cs="Times New Roman"/>
        </w:rPr>
        <w:t>41. Epub 2006/04/13</w:t>
      </w:r>
      <w:del w:id="1366" w:author="Author">
        <w:r>
          <w:rPr>
            <w:rFonts w:ascii="Times New Roman" w:eastAsia="Times New Roman" w:hAnsi="Times New Roman" w:cs="Times New Roman"/>
          </w:rPr>
          <w:delText>.</w:delText>
        </w:r>
      </w:del>
      <w:r>
        <w:rPr>
          <w:rFonts w:ascii="Times New Roman" w:eastAsia="Times New Roman" w:hAnsi="Times New Roman" w:cs="Times New Roman"/>
        </w:rPr>
        <w:t xml:space="preserve"> doi: </w:t>
      </w:r>
      <w:hyperlink r:id="rId39" w:history="1">
        <w:r w:rsidRPr="002C3FE0">
          <w:rPr>
            <w:rStyle w:val="Hyperlink"/>
            <w:rFonts w:ascii="Times New Roman" w:eastAsia="Times New Roman" w:hAnsi="Times New Roman" w:cs="Times New Roman"/>
          </w:rPr>
          <w:t>10.1002/mus.20554</w:t>
        </w:r>
      </w:hyperlink>
      <w:r>
        <w:rPr>
          <w:rFonts w:ascii="Times New Roman" w:eastAsia="Times New Roman" w:hAnsi="Times New Roman" w:cs="Times New Roman"/>
        </w:rPr>
        <w:t xml:space="preserve">. PubMed PMID: </w:t>
      </w:r>
      <w:hyperlink r:id="rId40" w:history="1">
        <w:r w:rsidRPr="002C3FE0">
          <w:rPr>
            <w:rStyle w:val="Hyperlink"/>
            <w:rFonts w:ascii="Times New Roman" w:eastAsia="Times New Roman" w:hAnsi="Times New Roman" w:cs="Times New Roman"/>
          </w:rPr>
          <w:t>16609977</w:t>
        </w:r>
      </w:hyperlink>
      <w:r>
        <w:rPr>
          <w:rFonts w:ascii="Times New Roman" w:eastAsia="Times New Roman" w:hAnsi="Times New Roman" w:cs="Times New Roman"/>
        </w:rPr>
        <w:t>.</w:t>
      </w:r>
    </w:p>
    <w:p w14:paraId="10C89015"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18.</w:t>
      </w:r>
      <w:r>
        <w:rPr>
          <w:rFonts w:ascii="Times New Roman" w:eastAsia="Times New Roman" w:hAnsi="Times New Roman" w:cs="Times New Roman"/>
        </w:rPr>
        <w:tab/>
        <w:t xml:space="preserve">Nirkko AC, Rösler KM, Hess CW. Sensitivity and specificity of needle electromyography: </w:t>
      </w:r>
      <w:del w:id="1367" w:author="Author">
        <w:r>
          <w:rPr>
            <w:rFonts w:ascii="Times New Roman" w:eastAsia="Times New Roman" w:hAnsi="Times New Roman" w:cs="Times New Roman"/>
          </w:rPr>
          <w:delText>a</w:delText>
        </w:r>
      </w:del>
      <w:ins w:id="1368" w:author="Author">
        <w:r>
          <w:rPr>
            <w:rFonts w:ascii="Times New Roman" w:eastAsia="Times New Roman" w:hAnsi="Times New Roman" w:cs="Times New Roman"/>
          </w:rPr>
          <w:t>A</w:t>
        </w:r>
      </w:ins>
      <w:r>
        <w:rPr>
          <w:rFonts w:ascii="Times New Roman" w:eastAsia="Times New Roman" w:hAnsi="Times New Roman" w:cs="Times New Roman"/>
        </w:rPr>
        <w:t xml:space="preserve"> prospective study comparing automated interference pattern analysis with single motor unit potential analysis. Electroencephalogr Clin </w:t>
      </w:r>
      <w:del w:id="1369" w:author="Author">
        <w:r>
          <w:rPr>
            <w:rFonts w:ascii="Times New Roman" w:eastAsia="Times New Roman" w:hAnsi="Times New Roman" w:cs="Times New Roman"/>
          </w:rPr>
          <w:delText>Neurophysiol.</w:delText>
        </w:r>
      </w:del>
      <w:ins w:id="1370" w:author="Author">
        <w:r>
          <w:rPr>
            <w:rFonts w:ascii="Times New Roman" w:eastAsia="Times New Roman" w:hAnsi="Times New Roman" w:cs="Times New Roman"/>
          </w:rPr>
          <w:t>Neurophysiol</w:t>
        </w:r>
      </w:ins>
      <w:r>
        <w:rPr>
          <w:rFonts w:ascii="Times New Roman" w:eastAsia="Times New Roman" w:hAnsi="Times New Roman" w:cs="Times New Roman"/>
        </w:rPr>
        <w:t xml:space="preserve"> 1995;97(1):1</w:t>
      </w:r>
      <w:del w:id="1371" w:author="Author">
        <w:r>
          <w:rPr>
            <w:rFonts w:ascii="Times New Roman" w:eastAsia="Times New Roman" w:hAnsi="Times New Roman" w:cs="Times New Roman"/>
          </w:rPr>
          <w:delText>-</w:delText>
        </w:r>
      </w:del>
      <w:ins w:id="1372" w:author="Author">
        <w:r>
          <w:rPr>
            <w:rFonts w:ascii="Times New Roman" w:eastAsia="Times New Roman" w:hAnsi="Times New Roman" w:cs="Times New Roman"/>
          </w:rPr>
          <w:t>–</w:t>
        </w:r>
      </w:ins>
      <w:r>
        <w:rPr>
          <w:rFonts w:ascii="Times New Roman" w:eastAsia="Times New Roman" w:hAnsi="Times New Roman" w:cs="Times New Roman"/>
        </w:rPr>
        <w:t>10. Epub 1995/02/01</w:t>
      </w:r>
      <w:del w:id="1373" w:author="Author">
        <w:r>
          <w:rPr>
            <w:rFonts w:ascii="Times New Roman" w:eastAsia="Times New Roman" w:hAnsi="Times New Roman" w:cs="Times New Roman"/>
          </w:rPr>
          <w:delText>.</w:delText>
        </w:r>
      </w:del>
      <w:r>
        <w:rPr>
          <w:rFonts w:ascii="Times New Roman" w:eastAsia="Times New Roman" w:hAnsi="Times New Roman" w:cs="Times New Roman"/>
        </w:rPr>
        <w:t xml:space="preserve"> doi: </w:t>
      </w:r>
      <w:hyperlink r:id="rId41" w:history="1">
        <w:r w:rsidRPr="002C3FE0">
          <w:rPr>
            <w:rStyle w:val="Hyperlink"/>
            <w:rFonts w:ascii="Times New Roman" w:eastAsia="Times New Roman" w:hAnsi="Times New Roman" w:cs="Times New Roman"/>
          </w:rPr>
          <w:t>10.1016/0924-980x(94)00248-6</w:t>
        </w:r>
      </w:hyperlink>
      <w:r>
        <w:rPr>
          <w:rFonts w:ascii="Times New Roman" w:eastAsia="Times New Roman" w:hAnsi="Times New Roman" w:cs="Times New Roman"/>
        </w:rPr>
        <w:t xml:space="preserve">. PubMed PMID: </w:t>
      </w:r>
      <w:hyperlink r:id="rId42" w:history="1">
        <w:r w:rsidRPr="002C3FE0">
          <w:rPr>
            <w:rStyle w:val="Hyperlink"/>
            <w:rFonts w:ascii="Times New Roman" w:eastAsia="Times New Roman" w:hAnsi="Times New Roman" w:cs="Times New Roman"/>
          </w:rPr>
          <w:t>7533715</w:t>
        </w:r>
      </w:hyperlink>
      <w:r>
        <w:rPr>
          <w:rFonts w:ascii="Times New Roman" w:eastAsia="Times New Roman" w:hAnsi="Times New Roman" w:cs="Times New Roman"/>
        </w:rPr>
        <w:t>.</w:t>
      </w:r>
    </w:p>
    <w:p w14:paraId="794C32B1"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19.</w:t>
      </w:r>
      <w:r>
        <w:rPr>
          <w:rFonts w:ascii="Times New Roman" w:eastAsia="Times New Roman" w:hAnsi="Times New Roman" w:cs="Times New Roman"/>
        </w:rPr>
        <w:tab/>
        <w:t xml:space="preserve">Arthur KC, Calvo A, Price TR, Geiger JT, Chiò A, Traynor BJ. Projected increase in amyotrophic lateral sclerosis from 2015 to 2040. Nat </w:t>
      </w:r>
      <w:del w:id="1374" w:author="Author">
        <w:r>
          <w:rPr>
            <w:rFonts w:ascii="Times New Roman" w:eastAsia="Times New Roman" w:hAnsi="Times New Roman" w:cs="Times New Roman"/>
          </w:rPr>
          <w:delText>Commun.</w:delText>
        </w:r>
      </w:del>
      <w:ins w:id="1375" w:author="Author">
        <w:r>
          <w:rPr>
            <w:rFonts w:ascii="Times New Roman" w:eastAsia="Times New Roman" w:hAnsi="Times New Roman" w:cs="Times New Roman"/>
          </w:rPr>
          <w:t>Commun</w:t>
        </w:r>
      </w:ins>
      <w:r>
        <w:rPr>
          <w:rFonts w:ascii="Times New Roman" w:eastAsia="Times New Roman" w:hAnsi="Times New Roman" w:cs="Times New Roman"/>
        </w:rPr>
        <w:t xml:space="preserve"> 2016;7(1):12408. doi: </w:t>
      </w:r>
      <w:hyperlink r:id="rId43" w:history="1">
        <w:r w:rsidRPr="002C3FE0">
          <w:rPr>
            <w:rStyle w:val="Hyperlink"/>
            <w:rFonts w:ascii="Times New Roman" w:eastAsia="Times New Roman" w:hAnsi="Times New Roman" w:cs="Times New Roman"/>
          </w:rPr>
          <w:t>10.1038/ncomms12408</w:t>
        </w:r>
      </w:hyperlink>
      <w:r>
        <w:rPr>
          <w:rFonts w:ascii="Times New Roman" w:eastAsia="Times New Roman" w:hAnsi="Times New Roman" w:cs="Times New Roman"/>
        </w:rPr>
        <w:t>.</w:t>
      </w:r>
    </w:p>
    <w:p w14:paraId="7B41B1EC"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20.</w:t>
      </w:r>
      <w:r>
        <w:rPr>
          <w:rFonts w:ascii="Times New Roman" w:eastAsia="Times New Roman" w:hAnsi="Times New Roman" w:cs="Times New Roman"/>
        </w:rPr>
        <w:tab/>
        <w:t xml:space="preserve">Longinetti E, Fang F. Epidemiology of amyotrophic lateral sclerosis: </w:t>
      </w:r>
      <w:del w:id="1376" w:author="Author">
        <w:r>
          <w:rPr>
            <w:rFonts w:ascii="Times New Roman" w:eastAsia="Times New Roman" w:hAnsi="Times New Roman" w:cs="Times New Roman"/>
          </w:rPr>
          <w:delText>an</w:delText>
        </w:r>
      </w:del>
      <w:ins w:id="1377" w:author="Author">
        <w:r>
          <w:rPr>
            <w:rFonts w:ascii="Times New Roman" w:eastAsia="Times New Roman" w:hAnsi="Times New Roman" w:cs="Times New Roman"/>
          </w:rPr>
          <w:t>An</w:t>
        </w:r>
      </w:ins>
      <w:r>
        <w:rPr>
          <w:rFonts w:ascii="Times New Roman" w:eastAsia="Times New Roman" w:hAnsi="Times New Roman" w:cs="Times New Roman"/>
        </w:rPr>
        <w:t xml:space="preserve"> update of recent literature. Curr Opin </w:t>
      </w:r>
      <w:del w:id="1378" w:author="Author">
        <w:r>
          <w:rPr>
            <w:rFonts w:ascii="Times New Roman" w:eastAsia="Times New Roman" w:hAnsi="Times New Roman" w:cs="Times New Roman"/>
          </w:rPr>
          <w:delText>Neurol.</w:delText>
        </w:r>
      </w:del>
      <w:ins w:id="1379" w:author="Author">
        <w:r>
          <w:rPr>
            <w:rFonts w:ascii="Times New Roman" w:eastAsia="Times New Roman" w:hAnsi="Times New Roman" w:cs="Times New Roman"/>
          </w:rPr>
          <w:t>Neurol</w:t>
        </w:r>
      </w:ins>
      <w:r>
        <w:rPr>
          <w:rFonts w:ascii="Times New Roman" w:eastAsia="Times New Roman" w:hAnsi="Times New Roman" w:cs="Times New Roman"/>
        </w:rPr>
        <w:t xml:space="preserve"> 2019;32(5):771</w:t>
      </w:r>
      <w:del w:id="1380" w:author="Author">
        <w:r>
          <w:rPr>
            <w:rFonts w:ascii="Times New Roman" w:eastAsia="Times New Roman" w:hAnsi="Times New Roman" w:cs="Times New Roman"/>
          </w:rPr>
          <w:delText>-</w:delText>
        </w:r>
      </w:del>
      <w:ins w:id="1381" w:author="Author">
        <w:r>
          <w:rPr>
            <w:rFonts w:ascii="Times New Roman" w:eastAsia="Times New Roman" w:hAnsi="Times New Roman" w:cs="Times New Roman"/>
          </w:rPr>
          <w:t>–</w:t>
        </w:r>
      </w:ins>
      <w:r>
        <w:rPr>
          <w:rFonts w:ascii="Times New Roman" w:eastAsia="Times New Roman" w:hAnsi="Times New Roman" w:cs="Times New Roman"/>
        </w:rPr>
        <w:t xml:space="preserve">6. doi: </w:t>
      </w:r>
      <w:hyperlink r:id="rId44" w:history="1">
        <w:r w:rsidRPr="002C3FE0">
          <w:rPr>
            <w:rStyle w:val="Hyperlink"/>
            <w:rFonts w:ascii="Times New Roman" w:eastAsia="Times New Roman" w:hAnsi="Times New Roman" w:cs="Times New Roman"/>
          </w:rPr>
          <w:t>10.1097/WCO.0000000000000730</w:t>
        </w:r>
      </w:hyperlink>
      <w:r>
        <w:rPr>
          <w:rFonts w:ascii="Times New Roman" w:eastAsia="Times New Roman" w:hAnsi="Times New Roman" w:cs="Times New Roman"/>
        </w:rPr>
        <w:t xml:space="preserve">. PubMed PMID: </w:t>
      </w:r>
      <w:hyperlink r:id="rId45" w:history="1">
        <w:r w:rsidRPr="002C3FE0">
          <w:rPr>
            <w:rStyle w:val="Hyperlink"/>
            <w:rFonts w:ascii="Times New Roman" w:eastAsia="Times New Roman" w:hAnsi="Times New Roman" w:cs="Times New Roman"/>
          </w:rPr>
          <w:t>31361627</w:t>
        </w:r>
      </w:hyperlink>
      <w:r>
        <w:rPr>
          <w:rFonts w:ascii="Times New Roman" w:eastAsia="Times New Roman" w:hAnsi="Times New Roman" w:cs="Times New Roman"/>
        </w:rPr>
        <w:t>.</w:t>
      </w:r>
    </w:p>
    <w:p w14:paraId="2253B43B"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21.</w:t>
      </w:r>
      <w:r>
        <w:rPr>
          <w:rFonts w:ascii="Times New Roman" w:eastAsia="Times New Roman" w:hAnsi="Times New Roman" w:cs="Times New Roman"/>
        </w:rPr>
        <w:tab/>
        <w:t xml:space="preserve">Parker MJS, Oldroyd A, Roberts ME, Ollier WE, New RP, Cooper RG, et al. Increasing incidence of adult idiopathic inflammatory myopathies in the City of Salford, UK: </w:t>
      </w:r>
      <w:del w:id="1382" w:author="Author">
        <w:r>
          <w:rPr>
            <w:rFonts w:ascii="Times New Roman" w:eastAsia="Times New Roman" w:hAnsi="Times New Roman" w:cs="Times New Roman"/>
          </w:rPr>
          <w:delText>a</w:delText>
        </w:r>
      </w:del>
      <w:ins w:id="1383" w:author="Author">
        <w:r>
          <w:rPr>
            <w:rFonts w:ascii="Times New Roman" w:eastAsia="Times New Roman" w:hAnsi="Times New Roman" w:cs="Times New Roman"/>
          </w:rPr>
          <w:t>A</w:t>
        </w:r>
      </w:ins>
      <w:r>
        <w:rPr>
          <w:rFonts w:ascii="Times New Roman" w:eastAsia="Times New Roman" w:hAnsi="Times New Roman" w:cs="Times New Roman"/>
        </w:rPr>
        <w:t xml:space="preserve"> 10-year epidemiological study. Rheumatol Adv </w:t>
      </w:r>
      <w:del w:id="1384" w:author="Author">
        <w:r>
          <w:rPr>
            <w:rFonts w:ascii="Times New Roman" w:eastAsia="Times New Roman" w:hAnsi="Times New Roman" w:cs="Times New Roman"/>
          </w:rPr>
          <w:delText>Pract.</w:delText>
        </w:r>
      </w:del>
      <w:ins w:id="1385" w:author="Author">
        <w:r>
          <w:rPr>
            <w:rFonts w:ascii="Times New Roman" w:eastAsia="Times New Roman" w:hAnsi="Times New Roman" w:cs="Times New Roman"/>
          </w:rPr>
          <w:t>Pract</w:t>
        </w:r>
      </w:ins>
      <w:r>
        <w:rPr>
          <w:rFonts w:ascii="Times New Roman" w:eastAsia="Times New Roman" w:hAnsi="Times New Roman" w:cs="Times New Roman"/>
        </w:rPr>
        <w:t xml:space="preserve"> 2018;2(2)</w:t>
      </w:r>
      <w:ins w:id="1386" w:author="Author">
        <w:r>
          <w:rPr>
            <w:rFonts w:ascii="Times New Roman" w:eastAsia="Times New Roman" w:hAnsi="Times New Roman" w:cs="Times New Roman"/>
          </w:rPr>
          <w:t>:rky035</w:t>
        </w:r>
      </w:ins>
      <w:r>
        <w:rPr>
          <w:rFonts w:ascii="Times New Roman" w:eastAsia="Times New Roman" w:hAnsi="Times New Roman" w:cs="Times New Roman"/>
        </w:rPr>
        <w:t xml:space="preserve">. doi: </w:t>
      </w:r>
      <w:hyperlink r:id="rId46" w:history="1">
        <w:r w:rsidRPr="002C3FE0">
          <w:rPr>
            <w:rStyle w:val="Hyperlink"/>
            <w:rFonts w:ascii="Times New Roman" w:eastAsia="Times New Roman" w:hAnsi="Times New Roman" w:cs="Times New Roman"/>
          </w:rPr>
          <w:t>10.1093/rap/rky035</w:t>
        </w:r>
      </w:hyperlink>
      <w:r>
        <w:rPr>
          <w:rFonts w:ascii="Times New Roman" w:eastAsia="Times New Roman" w:hAnsi="Times New Roman" w:cs="Times New Roman"/>
        </w:rPr>
        <w:t>.</w:t>
      </w:r>
    </w:p>
    <w:p w14:paraId="0035FAE7"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22.</w:t>
      </w:r>
      <w:r>
        <w:rPr>
          <w:rFonts w:ascii="Times New Roman" w:eastAsia="Times New Roman" w:hAnsi="Times New Roman" w:cs="Times New Roman"/>
        </w:rPr>
        <w:tab/>
        <w:t>Rose L, McKim D, Leasa D, Nonoyama M, Tandon A, Bai YQ, et al. Trends in incidence, prevalence, and mortality of neuromuscular disease in Ontario, Canada: A population-based retrospective cohort study (2003</w:t>
      </w:r>
      <w:del w:id="1387" w:author="Author">
        <w:r>
          <w:rPr>
            <w:rFonts w:ascii="Times New Roman" w:eastAsia="Times New Roman" w:hAnsi="Times New Roman" w:cs="Times New Roman"/>
          </w:rPr>
          <w:delText>-</w:delText>
        </w:r>
      </w:del>
      <w:ins w:id="1388" w:author="Author">
        <w:r>
          <w:rPr>
            <w:rFonts w:ascii="Times New Roman" w:eastAsia="Times New Roman" w:hAnsi="Times New Roman" w:cs="Times New Roman"/>
          </w:rPr>
          <w:t>–</w:t>
        </w:r>
      </w:ins>
      <w:r>
        <w:rPr>
          <w:rFonts w:ascii="Times New Roman" w:eastAsia="Times New Roman" w:hAnsi="Times New Roman" w:cs="Times New Roman"/>
        </w:rPr>
        <w:t xml:space="preserve">2014). </w:t>
      </w:r>
      <w:del w:id="1389" w:author="Author">
        <w:r>
          <w:rPr>
            <w:rFonts w:ascii="Times New Roman" w:eastAsia="Times New Roman" w:hAnsi="Times New Roman" w:cs="Times New Roman"/>
          </w:rPr>
          <w:delText>PLoS</w:delText>
        </w:r>
      </w:del>
      <w:ins w:id="1390" w:author="Author">
        <w:r>
          <w:rPr>
            <w:rFonts w:ascii="Times New Roman" w:eastAsia="Times New Roman" w:hAnsi="Times New Roman" w:cs="Times New Roman"/>
          </w:rPr>
          <w:t>PLOS</w:t>
        </w:r>
      </w:ins>
      <w:r>
        <w:rPr>
          <w:rFonts w:ascii="Times New Roman" w:eastAsia="Times New Roman" w:hAnsi="Times New Roman" w:cs="Times New Roman"/>
        </w:rPr>
        <w:t xml:space="preserve"> </w:t>
      </w:r>
      <w:del w:id="1391" w:author="Author">
        <w:r>
          <w:rPr>
            <w:rFonts w:ascii="Times New Roman" w:eastAsia="Times New Roman" w:hAnsi="Times New Roman" w:cs="Times New Roman"/>
          </w:rPr>
          <w:delText>One</w:delText>
        </w:r>
      </w:del>
      <w:ins w:id="1392" w:author="Author">
        <w:r>
          <w:rPr>
            <w:rFonts w:ascii="Times New Roman" w:eastAsia="Times New Roman" w:hAnsi="Times New Roman" w:cs="Times New Roman"/>
          </w:rPr>
          <w:t>ONE</w:t>
        </w:r>
      </w:ins>
      <w:del w:id="1393" w:author="Author">
        <w:r>
          <w:rPr>
            <w:rFonts w:ascii="Times New Roman" w:eastAsia="Times New Roman" w:hAnsi="Times New Roman" w:cs="Times New Roman"/>
          </w:rPr>
          <w:delText>.</w:delText>
        </w:r>
      </w:del>
      <w:r>
        <w:rPr>
          <w:rFonts w:ascii="Times New Roman" w:eastAsia="Times New Roman" w:hAnsi="Times New Roman" w:cs="Times New Roman"/>
        </w:rPr>
        <w:t xml:space="preserve"> 2019;14(3):e0210574. doi: </w:t>
      </w:r>
      <w:hyperlink r:id="rId47" w:history="1">
        <w:r w:rsidRPr="002C3FE0">
          <w:rPr>
            <w:rStyle w:val="Hyperlink"/>
            <w:rFonts w:ascii="Times New Roman" w:eastAsia="Times New Roman" w:hAnsi="Times New Roman" w:cs="Times New Roman"/>
          </w:rPr>
          <w:t>10.1371/journal.pone.0210574</w:t>
        </w:r>
      </w:hyperlink>
      <w:r>
        <w:rPr>
          <w:rFonts w:ascii="Times New Roman" w:eastAsia="Times New Roman" w:hAnsi="Times New Roman" w:cs="Times New Roman"/>
        </w:rPr>
        <w:t>.</w:t>
      </w:r>
    </w:p>
    <w:p w14:paraId="31E71DA0"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lastRenderedPageBreak/>
        <w:t>23.</w:t>
      </w:r>
      <w:r>
        <w:rPr>
          <w:rFonts w:ascii="Times New Roman" w:eastAsia="Times New Roman" w:hAnsi="Times New Roman" w:cs="Times New Roman"/>
        </w:rPr>
        <w:tab/>
        <w:t xml:space="preserve">Alfaras M, Soriano MC, Ortín S. A </w:t>
      </w:r>
      <w:del w:id="1394" w:author="Author">
        <w:r>
          <w:rPr>
            <w:rFonts w:ascii="Times New Roman" w:eastAsia="Times New Roman" w:hAnsi="Times New Roman" w:cs="Times New Roman"/>
          </w:rPr>
          <w:delText>Fast</w:delText>
        </w:r>
      </w:del>
      <w:ins w:id="1395" w:author="Author">
        <w:r>
          <w:rPr>
            <w:rFonts w:ascii="Times New Roman" w:eastAsia="Times New Roman" w:hAnsi="Times New Roman" w:cs="Times New Roman"/>
          </w:rPr>
          <w:t>fast</w:t>
        </w:r>
      </w:ins>
      <w:r>
        <w:rPr>
          <w:rFonts w:ascii="Times New Roman" w:eastAsia="Times New Roman" w:hAnsi="Times New Roman" w:cs="Times New Roman"/>
        </w:rPr>
        <w:t xml:space="preserve"> </w:t>
      </w:r>
      <w:del w:id="1396" w:author="Author">
        <w:r>
          <w:rPr>
            <w:rFonts w:ascii="Times New Roman" w:eastAsia="Times New Roman" w:hAnsi="Times New Roman" w:cs="Times New Roman"/>
          </w:rPr>
          <w:delText>Machine</w:delText>
        </w:r>
      </w:del>
      <w:ins w:id="1397" w:author="Author">
        <w:r>
          <w:rPr>
            <w:rFonts w:ascii="Times New Roman" w:eastAsia="Times New Roman" w:hAnsi="Times New Roman" w:cs="Times New Roman"/>
          </w:rPr>
          <w:t>machine</w:t>
        </w:r>
      </w:ins>
      <w:r>
        <w:rPr>
          <w:rFonts w:ascii="Times New Roman" w:eastAsia="Times New Roman" w:hAnsi="Times New Roman" w:cs="Times New Roman"/>
        </w:rPr>
        <w:t xml:space="preserve"> </w:t>
      </w:r>
      <w:del w:id="1398" w:author="Author">
        <w:r>
          <w:rPr>
            <w:rFonts w:ascii="Times New Roman" w:eastAsia="Times New Roman" w:hAnsi="Times New Roman" w:cs="Times New Roman"/>
          </w:rPr>
          <w:delText>Learning</w:delText>
        </w:r>
      </w:del>
      <w:ins w:id="1399" w:author="Author">
        <w:r>
          <w:rPr>
            <w:rFonts w:ascii="Times New Roman" w:eastAsia="Times New Roman" w:hAnsi="Times New Roman" w:cs="Times New Roman"/>
          </w:rPr>
          <w:t>learning</w:t>
        </w:r>
      </w:ins>
      <w:r>
        <w:rPr>
          <w:rFonts w:ascii="Times New Roman" w:eastAsia="Times New Roman" w:hAnsi="Times New Roman" w:cs="Times New Roman"/>
        </w:rPr>
        <w:t xml:space="preserve"> </w:t>
      </w:r>
      <w:del w:id="1400" w:author="Author">
        <w:r>
          <w:rPr>
            <w:rFonts w:ascii="Times New Roman" w:eastAsia="Times New Roman" w:hAnsi="Times New Roman" w:cs="Times New Roman"/>
          </w:rPr>
          <w:delText>Model</w:delText>
        </w:r>
      </w:del>
      <w:ins w:id="1401" w:author="Author">
        <w:r>
          <w:rPr>
            <w:rFonts w:ascii="Times New Roman" w:eastAsia="Times New Roman" w:hAnsi="Times New Roman" w:cs="Times New Roman"/>
          </w:rPr>
          <w:t>model</w:t>
        </w:r>
      </w:ins>
      <w:r>
        <w:rPr>
          <w:rFonts w:ascii="Times New Roman" w:eastAsia="Times New Roman" w:hAnsi="Times New Roman" w:cs="Times New Roman"/>
        </w:rPr>
        <w:t xml:space="preserve"> for ECG-</w:t>
      </w:r>
      <w:del w:id="1402" w:author="Author">
        <w:r>
          <w:rPr>
            <w:rFonts w:ascii="Times New Roman" w:eastAsia="Times New Roman" w:hAnsi="Times New Roman" w:cs="Times New Roman"/>
          </w:rPr>
          <w:delText>Based</w:delText>
        </w:r>
      </w:del>
      <w:ins w:id="1403" w:author="Author">
        <w:r>
          <w:rPr>
            <w:rFonts w:ascii="Times New Roman" w:eastAsia="Times New Roman" w:hAnsi="Times New Roman" w:cs="Times New Roman"/>
          </w:rPr>
          <w:t>based</w:t>
        </w:r>
      </w:ins>
      <w:r>
        <w:rPr>
          <w:rFonts w:ascii="Times New Roman" w:eastAsia="Times New Roman" w:hAnsi="Times New Roman" w:cs="Times New Roman"/>
        </w:rPr>
        <w:t xml:space="preserve"> </w:t>
      </w:r>
      <w:del w:id="1404" w:author="Author">
        <w:r>
          <w:rPr>
            <w:rFonts w:ascii="Times New Roman" w:eastAsia="Times New Roman" w:hAnsi="Times New Roman" w:cs="Times New Roman"/>
          </w:rPr>
          <w:delText>Heartbeat</w:delText>
        </w:r>
      </w:del>
      <w:ins w:id="1405" w:author="Author">
        <w:r>
          <w:rPr>
            <w:rFonts w:ascii="Times New Roman" w:eastAsia="Times New Roman" w:hAnsi="Times New Roman" w:cs="Times New Roman"/>
          </w:rPr>
          <w:t>heartbeat</w:t>
        </w:r>
      </w:ins>
      <w:r>
        <w:rPr>
          <w:rFonts w:ascii="Times New Roman" w:eastAsia="Times New Roman" w:hAnsi="Times New Roman" w:cs="Times New Roman"/>
        </w:rPr>
        <w:t xml:space="preserve"> </w:t>
      </w:r>
      <w:del w:id="1406" w:author="Author">
        <w:r>
          <w:rPr>
            <w:rFonts w:ascii="Times New Roman" w:eastAsia="Times New Roman" w:hAnsi="Times New Roman" w:cs="Times New Roman"/>
          </w:rPr>
          <w:delText>Classification</w:delText>
        </w:r>
      </w:del>
      <w:ins w:id="1407" w:author="Author">
        <w:r>
          <w:rPr>
            <w:rFonts w:ascii="Times New Roman" w:eastAsia="Times New Roman" w:hAnsi="Times New Roman" w:cs="Times New Roman"/>
          </w:rPr>
          <w:t>classification</w:t>
        </w:r>
      </w:ins>
      <w:r>
        <w:rPr>
          <w:rFonts w:ascii="Times New Roman" w:eastAsia="Times New Roman" w:hAnsi="Times New Roman" w:cs="Times New Roman"/>
        </w:rPr>
        <w:t xml:space="preserve"> and </w:t>
      </w:r>
      <w:del w:id="1408" w:author="Author">
        <w:r>
          <w:rPr>
            <w:rFonts w:ascii="Times New Roman" w:eastAsia="Times New Roman" w:hAnsi="Times New Roman" w:cs="Times New Roman"/>
          </w:rPr>
          <w:delText>Arrhythmia</w:delText>
        </w:r>
      </w:del>
      <w:ins w:id="1409" w:author="Author">
        <w:r>
          <w:rPr>
            <w:rFonts w:ascii="Times New Roman" w:eastAsia="Times New Roman" w:hAnsi="Times New Roman" w:cs="Times New Roman"/>
          </w:rPr>
          <w:t>arrhythmia</w:t>
        </w:r>
      </w:ins>
      <w:r>
        <w:rPr>
          <w:rFonts w:ascii="Times New Roman" w:eastAsia="Times New Roman" w:hAnsi="Times New Roman" w:cs="Times New Roman"/>
        </w:rPr>
        <w:t xml:space="preserve"> </w:t>
      </w:r>
      <w:del w:id="1410" w:author="Author">
        <w:r>
          <w:rPr>
            <w:rFonts w:ascii="Times New Roman" w:eastAsia="Times New Roman" w:hAnsi="Times New Roman" w:cs="Times New Roman"/>
          </w:rPr>
          <w:delText>Detection</w:delText>
        </w:r>
      </w:del>
      <w:ins w:id="1411" w:author="Author">
        <w:r>
          <w:rPr>
            <w:rFonts w:ascii="Times New Roman" w:eastAsia="Times New Roman" w:hAnsi="Times New Roman" w:cs="Times New Roman"/>
          </w:rPr>
          <w:t>detection</w:t>
        </w:r>
      </w:ins>
      <w:r>
        <w:rPr>
          <w:rFonts w:ascii="Times New Roman" w:eastAsia="Times New Roman" w:hAnsi="Times New Roman" w:cs="Times New Roman"/>
        </w:rPr>
        <w:t xml:space="preserve">. Front </w:t>
      </w:r>
      <w:del w:id="1412" w:author="Author">
        <w:r>
          <w:rPr>
            <w:rFonts w:ascii="Times New Roman" w:eastAsia="Times New Roman" w:hAnsi="Times New Roman" w:cs="Times New Roman"/>
          </w:rPr>
          <w:delText>Phys.</w:delText>
        </w:r>
      </w:del>
      <w:ins w:id="1413" w:author="Author">
        <w:r>
          <w:rPr>
            <w:rFonts w:ascii="Times New Roman" w:eastAsia="Times New Roman" w:hAnsi="Times New Roman" w:cs="Times New Roman"/>
          </w:rPr>
          <w:t>Phys</w:t>
        </w:r>
      </w:ins>
      <w:r>
        <w:rPr>
          <w:rFonts w:ascii="Times New Roman" w:eastAsia="Times New Roman" w:hAnsi="Times New Roman" w:cs="Times New Roman"/>
        </w:rPr>
        <w:t xml:space="preserve"> 2019;7(103). doi: </w:t>
      </w:r>
      <w:hyperlink r:id="rId48" w:history="1">
        <w:r w:rsidRPr="002C3FE0">
          <w:rPr>
            <w:rStyle w:val="Hyperlink"/>
            <w:rFonts w:ascii="Times New Roman" w:eastAsia="Times New Roman" w:hAnsi="Times New Roman" w:cs="Times New Roman"/>
          </w:rPr>
          <w:t>10.3389/fphy.2019.00103</w:t>
        </w:r>
      </w:hyperlink>
      <w:r>
        <w:rPr>
          <w:rFonts w:ascii="Times New Roman" w:eastAsia="Times New Roman" w:hAnsi="Times New Roman" w:cs="Times New Roman"/>
        </w:rPr>
        <w:t>.</w:t>
      </w:r>
    </w:p>
    <w:p w14:paraId="0A685554"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24.</w:t>
      </w:r>
      <w:r>
        <w:rPr>
          <w:rFonts w:ascii="Times New Roman" w:eastAsia="Times New Roman" w:hAnsi="Times New Roman" w:cs="Times New Roman"/>
        </w:rPr>
        <w:tab/>
        <w:t>Lu X, Wu Y, Yan R, Cao S, Wang K, Mou S, et al., editors. Pulse waveform analysis for pregnancy diagnosis based on machine learning. 2018</w:t>
      </w:r>
      <w:del w:id="1414" w:author="Author">
        <w:r>
          <w:rPr>
            <w:rFonts w:ascii="Times New Roman" w:eastAsia="Times New Roman" w:hAnsi="Times New Roman" w:cs="Times New Roman"/>
          </w:rPr>
          <w:delText xml:space="preserve"> </w:delText>
        </w:r>
      </w:del>
      <w:ins w:id="1415" w:author="Author">
        <w:r>
          <w:rPr>
            <w:rFonts w:ascii="Times New Roman" w:eastAsia="Times New Roman" w:hAnsi="Times New Roman" w:cs="Times New Roman"/>
          </w:rPr>
          <w:t xml:space="preserve">. </w:t>
        </w:r>
      </w:ins>
      <w:r>
        <w:rPr>
          <w:rFonts w:ascii="Times New Roman" w:eastAsia="Times New Roman" w:hAnsi="Times New Roman" w:cs="Times New Roman"/>
        </w:rPr>
        <w:t xml:space="preserve">IEEE 3rd Adv. Inf. Technol. </w:t>
      </w:r>
      <w:del w:id="1416" w:author="Author">
        <w:r>
          <w:rPr>
            <w:rFonts w:ascii="Times New Roman" w:eastAsia="Times New Roman" w:hAnsi="Times New Roman" w:cs="Times New Roman"/>
          </w:rPr>
          <w:delText>Electron.</w:delText>
        </w:r>
      </w:del>
      <w:ins w:id="1417" w:author="Author">
        <w:r>
          <w:rPr>
            <w:rFonts w:ascii="Times New Roman" w:eastAsia="Times New Roman" w:hAnsi="Times New Roman" w:cs="Times New Roman"/>
          </w:rPr>
          <w:t>Electron</w:t>
        </w:r>
      </w:ins>
      <w:r>
        <w:rPr>
          <w:rFonts w:ascii="Times New Roman" w:eastAsia="Times New Roman" w:hAnsi="Times New Roman" w:cs="Times New Roman"/>
        </w:rPr>
        <w:t xml:space="preserve"> </w:t>
      </w:r>
      <w:del w:id="1418" w:author="Author">
        <w:r>
          <w:rPr>
            <w:rFonts w:ascii="Times New Roman" w:eastAsia="Times New Roman" w:hAnsi="Times New Roman" w:cs="Times New Roman"/>
          </w:rPr>
          <w:delText>Autom.</w:delText>
        </w:r>
      </w:del>
      <w:ins w:id="1419" w:author="Author">
        <w:r>
          <w:rPr>
            <w:rFonts w:ascii="Times New Roman" w:eastAsia="Times New Roman" w:hAnsi="Times New Roman" w:cs="Times New Roman"/>
          </w:rPr>
          <w:t>Autom</w:t>
        </w:r>
      </w:ins>
      <w:r>
        <w:rPr>
          <w:rFonts w:ascii="Times New Roman" w:eastAsia="Times New Roman" w:hAnsi="Times New Roman" w:cs="Times New Roman"/>
        </w:rPr>
        <w:t xml:space="preserve"> Control </w:t>
      </w:r>
      <w:del w:id="1420" w:author="Author">
        <w:r>
          <w:rPr>
            <w:rFonts w:ascii="Times New Roman" w:eastAsia="Times New Roman" w:hAnsi="Times New Roman" w:cs="Times New Roman"/>
          </w:rPr>
          <w:delText>Conf.</w:delText>
        </w:r>
      </w:del>
      <w:ins w:id="1421" w:author="Author">
        <w:r>
          <w:rPr>
            <w:rFonts w:ascii="Times New Roman" w:eastAsia="Times New Roman" w:hAnsi="Times New Roman" w:cs="Times New Roman"/>
          </w:rPr>
          <w:t>conference</w:t>
        </w:r>
      </w:ins>
      <w:r>
        <w:rPr>
          <w:rFonts w:ascii="Times New Roman" w:eastAsia="Times New Roman" w:hAnsi="Times New Roman" w:cs="Times New Roman"/>
        </w:rPr>
        <w:t xml:space="preserve"> IAEAC</w:t>
      </w:r>
      <w:del w:id="1422" w:author="Author">
        <w:r>
          <w:rPr>
            <w:rFonts w:ascii="Times New Roman" w:eastAsia="Times New Roman" w:hAnsi="Times New Roman" w:cs="Times New Roman"/>
          </w:rPr>
          <w:delText xml:space="preserve"> </w:delText>
        </w:r>
      </w:del>
      <w:ins w:id="1423" w:author="Author">
        <w:r>
          <w:rPr>
            <w:rFonts w:ascii="Times New Roman" w:eastAsia="Times New Roman" w:hAnsi="Times New Roman" w:cs="Times New Roman"/>
          </w:rPr>
          <w:t xml:space="preserve">; </w:t>
        </w:r>
      </w:ins>
      <w:r>
        <w:rPr>
          <w:rFonts w:ascii="Times New Roman" w:eastAsia="Times New Roman" w:hAnsi="Times New Roman" w:cs="Times New Roman"/>
        </w:rPr>
        <w:t>2018.</w:t>
      </w:r>
    </w:p>
    <w:p w14:paraId="5F9E1CFA"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25.</w:t>
      </w:r>
      <w:r>
        <w:rPr>
          <w:rFonts w:ascii="Times New Roman" w:eastAsia="Times New Roman" w:hAnsi="Times New Roman" w:cs="Times New Roman"/>
        </w:rPr>
        <w:tab/>
        <w:t>Gemein LAW, Schirrmeister RT, Chrabąszcz P, Wilson D, Boedecker J, Schulze-Bonhage A, et al. Machine-learning-based diagnostics of EEG pathology. Neuroimage</w:t>
      </w:r>
      <w:del w:id="1424" w:author="Author">
        <w:r>
          <w:rPr>
            <w:rFonts w:ascii="Times New Roman" w:eastAsia="Times New Roman" w:hAnsi="Times New Roman" w:cs="Times New Roman"/>
          </w:rPr>
          <w:delText>.</w:delText>
        </w:r>
      </w:del>
      <w:r>
        <w:rPr>
          <w:rFonts w:ascii="Times New Roman" w:eastAsia="Times New Roman" w:hAnsi="Times New Roman" w:cs="Times New Roman"/>
        </w:rPr>
        <w:t xml:space="preserve"> 2020;220</w:t>
      </w:r>
      <w:del w:id="1425" w:author="Author">
        <w:r>
          <w:rPr>
            <w:rFonts w:ascii="Times New Roman" w:eastAsia="Times New Roman" w:hAnsi="Times New Roman" w:cs="Times New Roman"/>
          </w:rPr>
          <w:delText>:</w:delText>
        </w:r>
        <w:r w:rsidRPr="002C3FE0">
          <w:rPr>
            <w:rStyle w:val="Hyperlink"/>
            <w:rFonts w:ascii="Times New Roman" w:eastAsia="Times New Roman" w:hAnsi="Times New Roman" w:cs="Times New Roman"/>
          </w:rPr>
          <w:fldChar w:fldCharType="begin"/>
        </w:r>
        <w:r w:rsidRPr="002C3FE0">
          <w:rPr>
            <w:rStyle w:val="Hyperlink"/>
            <w:rFonts w:ascii="Times New Roman" w:eastAsia="Times New Roman" w:hAnsi="Times New Roman" w:cs="Times New Roman"/>
          </w:rPr>
          <w:delInstrText>HYPERLINK "http://www.ncbi.nlm.nih.gov/pubmed/32534126"</w:delInstrText>
        </w:r>
        <w:r w:rsidRPr="002C3FE0">
          <w:rPr>
            <w:rStyle w:val="Hyperlink"/>
            <w:rFonts w:ascii="Times New Roman" w:eastAsia="Times New Roman" w:hAnsi="Times New Roman" w:cs="Times New Roman"/>
          </w:rPr>
          <w:fldChar w:fldCharType="separate"/>
        </w:r>
        <w:r w:rsidRPr="002C3FE0">
          <w:rPr>
            <w:rStyle w:val="Hyperlink"/>
            <w:rFonts w:ascii="Times New Roman" w:eastAsia="Times New Roman" w:hAnsi="Times New Roman" w:cs="Times New Roman"/>
          </w:rPr>
          <w:delText>117021</w:delText>
        </w:r>
        <w:r w:rsidRPr="002C3FE0">
          <w:rPr>
            <w:rStyle w:val="Hyperlink"/>
            <w:rFonts w:ascii="Times New Roman" w:eastAsia="Times New Roman" w:hAnsi="Times New Roman" w:cs="Times New Roman"/>
          </w:rPr>
          <w:fldChar w:fldCharType="end"/>
        </w:r>
      </w:del>
      <w:ins w:id="1426" w:author="Author">
        <w:r>
          <w:rPr>
            <w:rFonts w:ascii="Times New Roman" w:eastAsia="Times New Roman" w:hAnsi="Times New Roman" w:cs="Times New Roman"/>
          </w:rPr>
          <w:t>:117021</w:t>
        </w:r>
      </w:ins>
      <w:r>
        <w:rPr>
          <w:rFonts w:ascii="Times New Roman" w:eastAsia="Times New Roman" w:hAnsi="Times New Roman" w:cs="Times New Roman"/>
        </w:rPr>
        <w:t xml:space="preserve">. doi: </w:t>
      </w:r>
      <w:hyperlink r:id="rId49" w:history="1">
        <w:r w:rsidRPr="002C3FE0">
          <w:rPr>
            <w:rStyle w:val="Hyperlink"/>
            <w:rFonts w:ascii="Times New Roman" w:eastAsia="Times New Roman" w:hAnsi="Times New Roman" w:cs="Times New Roman"/>
          </w:rPr>
          <w:t>https://doi.org/10.1016/j.neuroimage.2020.117021</w:t>
        </w:r>
      </w:hyperlink>
      <w:r>
        <w:rPr>
          <w:rFonts w:ascii="Times New Roman" w:eastAsia="Times New Roman" w:hAnsi="Times New Roman" w:cs="Times New Roman"/>
        </w:rPr>
        <w:t>.</w:t>
      </w:r>
    </w:p>
    <w:p w14:paraId="4FCA9C21"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26.</w:t>
      </w:r>
      <w:r>
        <w:rPr>
          <w:rFonts w:ascii="Times New Roman" w:eastAsia="Times New Roman" w:hAnsi="Times New Roman" w:cs="Times New Roman"/>
        </w:rPr>
        <w:tab/>
        <w:t xml:space="preserve">Roy Y, Banville H, Albuquerque I, Gramfort A, Falk TH, Faubert J. Deep learning-based electroencephalography analysis: </w:t>
      </w:r>
      <w:del w:id="1427" w:author="Author">
        <w:r>
          <w:rPr>
            <w:rFonts w:ascii="Times New Roman" w:eastAsia="Times New Roman" w:hAnsi="Times New Roman" w:cs="Times New Roman"/>
          </w:rPr>
          <w:delText>a</w:delText>
        </w:r>
      </w:del>
      <w:ins w:id="1428" w:author="Author">
        <w:r>
          <w:rPr>
            <w:rFonts w:ascii="Times New Roman" w:eastAsia="Times New Roman" w:hAnsi="Times New Roman" w:cs="Times New Roman"/>
          </w:rPr>
          <w:t>A</w:t>
        </w:r>
      </w:ins>
      <w:r>
        <w:rPr>
          <w:rFonts w:ascii="Times New Roman" w:eastAsia="Times New Roman" w:hAnsi="Times New Roman" w:cs="Times New Roman"/>
        </w:rPr>
        <w:t xml:space="preserve"> systematic review. J Neural </w:t>
      </w:r>
      <w:del w:id="1429" w:author="Author">
        <w:r>
          <w:rPr>
            <w:rFonts w:ascii="Times New Roman" w:eastAsia="Times New Roman" w:hAnsi="Times New Roman" w:cs="Times New Roman"/>
          </w:rPr>
          <w:delText>Eng.</w:delText>
        </w:r>
      </w:del>
      <w:ins w:id="1430" w:author="Author">
        <w:r>
          <w:rPr>
            <w:rFonts w:ascii="Times New Roman" w:eastAsia="Times New Roman" w:hAnsi="Times New Roman" w:cs="Times New Roman"/>
          </w:rPr>
          <w:t>Eng</w:t>
        </w:r>
      </w:ins>
      <w:r>
        <w:rPr>
          <w:rFonts w:ascii="Times New Roman" w:eastAsia="Times New Roman" w:hAnsi="Times New Roman" w:cs="Times New Roman"/>
        </w:rPr>
        <w:t xml:space="preserve"> 2019;16(5)</w:t>
      </w:r>
      <w:del w:id="1431" w:author="Author">
        <w:r>
          <w:rPr>
            <w:rFonts w:ascii="Times New Roman" w:eastAsia="Times New Roman" w:hAnsi="Times New Roman" w:cs="Times New Roman"/>
          </w:rPr>
          <w:delText>:</w:delText>
        </w:r>
        <w:r w:rsidRPr="002C3FE0">
          <w:rPr>
            <w:rStyle w:val="Hyperlink"/>
            <w:rFonts w:ascii="Times New Roman" w:eastAsia="Times New Roman" w:hAnsi="Times New Roman" w:cs="Times New Roman"/>
          </w:rPr>
          <w:fldChar w:fldCharType="begin"/>
        </w:r>
        <w:r w:rsidRPr="002C3FE0">
          <w:rPr>
            <w:rStyle w:val="Hyperlink"/>
            <w:rFonts w:ascii="Times New Roman" w:eastAsia="Times New Roman" w:hAnsi="Times New Roman" w:cs="Times New Roman"/>
          </w:rPr>
          <w:delInstrText>HYPERLINK "http://www.ncbi.nlm.nih.gov/pubmed/31151119"</w:delInstrText>
        </w:r>
        <w:r w:rsidRPr="002C3FE0">
          <w:rPr>
            <w:rStyle w:val="Hyperlink"/>
            <w:rFonts w:ascii="Times New Roman" w:eastAsia="Times New Roman" w:hAnsi="Times New Roman" w:cs="Times New Roman"/>
          </w:rPr>
          <w:fldChar w:fldCharType="separate"/>
        </w:r>
        <w:r w:rsidRPr="002C3FE0">
          <w:rPr>
            <w:rStyle w:val="Hyperlink"/>
            <w:rFonts w:ascii="Times New Roman" w:eastAsia="Times New Roman" w:hAnsi="Times New Roman" w:cs="Times New Roman"/>
          </w:rPr>
          <w:delText>051001</w:delText>
        </w:r>
        <w:r w:rsidRPr="002C3FE0">
          <w:rPr>
            <w:rStyle w:val="Hyperlink"/>
            <w:rFonts w:ascii="Times New Roman" w:eastAsia="Times New Roman" w:hAnsi="Times New Roman" w:cs="Times New Roman"/>
          </w:rPr>
          <w:fldChar w:fldCharType="end"/>
        </w:r>
      </w:del>
      <w:ins w:id="1432" w:author="Author">
        <w:r>
          <w:rPr>
            <w:rFonts w:ascii="Times New Roman" w:eastAsia="Times New Roman" w:hAnsi="Times New Roman" w:cs="Times New Roman"/>
          </w:rPr>
          <w:t>:051001</w:t>
        </w:r>
      </w:ins>
      <w:r>
        <w:rPr>
          <w:rFonts w:ascii="Times New Roman" w:eastAsia="Times New Roman" w:hAnsi="Times New Roman" w:cs="Times New Roman"/>
        </w:rPr>
        <w:t xml:space="preserve">. doi: </w:t>
      </w:r>
      <w:hyperlink r:id="rId50" w:history="1">
        <w:r w:rsidRPr="002C3FE0">
          <w:rPr>
            <w:rStyle w:val="Hyperlink"/>
            <w:rFonts w:ascii="Times New Roman" w:eastAsia="Times New Roman" w:hAnsi="Times New Roman" w:cs="Times New Roman"/>
          </w:rPr>
          <w:t>10.1088/1741-2552/ab260c</w:t>
        </w:r>
      </w:hyperlink>
      <w:r>
        <w:rPr>
          <w:rFonts w:ascii="Times New Roman" w:eastAsia="Times New Roman" w:hAnsi="Times New Roman" w:cs="Times New Roman"/>
        </w:rPr>
        <w:t>.</w:t>
      </w:r>
    </w:p>
    <w:p w14:paraId="2AD47AC0"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27.</w:t>
      </w:r>
      <w:r>
        <w:rPr>
          <w:rFonts w:ascii="Times New Roman" w:eastAsia="Times New Roman" w:hAnsi="Times New Roman" w:cs="Times New Roman"/>
        </w:rPr>
        <w:tab/>
        <w:t xml:space="preserve">Bien N, Rajpurkar P, Ball RL, Irvin J, Park A, Jones E, et al. Deep-learning-assisted diagnosis for knee magnetic resonance imaging: Development and retrospective validation of MRNet. </w:t>
      </w:r>
      <w:del w:id="1433" w:author="Author">
        <w:r>
          <w:rPr>
            <w:rFonts w:ascii="Times New Roman" w:eastAsia="Times New Roman" w:hAnsi="Times New Roman" w:cs="Times New Roman"/>
          </w:rPr>
          <w:delText>PLoS</w:delText>
        </w:r>
      </w:del>
      <w:ins w:id="1434" w:author="Author">
        <w:r>
          <w:rPr>
            <w:rFonts w:ascii="Times New Roman" w:eastAsia="Times New Roman" w:hAnsi="Times New Roman" w:cs="Times New Roman"/>
          </w:rPr>
          <w:t>PLOS</w:t>
        </w:r>
      </w:ins>
      <w:r>
        <w:rPr>
          <w:rFonts w:ascii="Times New Roman" w:eastAsia="Times New Roman" w:hAnsi="Times New Roman" w:cs="Times New Roman"/>
        </w:rPr>
        <w:t xml:space="preserve"> </w:t>
      </w:r>
      <w:del w:id="1435" w:author="Author">
        <w:r>
          <w:rPr>
            <w:rFonts w:ascii="Times New Roman" w:eastAsia="Times New Roman" w:hAnsi="Times New Roman" w:cs="Times New Roman"/>
          </w:rPr>
          <w:delText>Med.</w:delText>
        </w:r>
      </w:del>
      <w:ins w:id="1436" w:author="Author">
        <w:r>
          <w:rPr>
            <w:rFonts w:ascii="Times New Roman" w:eastAsia="Times New Roman" w:hAnsi="Times New Roman" w:cs="Times New Roman"/>
          </w:rPr>
          <w:t>Med</w:t>
        </w:r>
      </w:ins>
      <w:r>
        <w:rPr>
          <w:rFonts w:ascii="Times New Roman" w:eastAsia="Times New Roman" w:hAnsi="Times New Roman" w:cs="Times New Roman"/>
        </w:rPr>
        <w:t xml:space="preserve"> 2018;15(11):e1002699. doi: </w:t>
      </w:r>
      <w:hyperlink r:id="rId51" w:history="1">
        <w:r w:rsidRPr="002C3FE0">
          <w:rPr>
            <w:rStyle w:val="Hyperlink"/>
            <w:rFonts w:ascii="Times New Roman" w:eastAsia="Times New Roman" w:hAnsi="Times New Roman" w:cs="Times New Roman"/>
          </w:rPr>
          <w:t>10.1371/journal.pmed.1002699</w:t>
        </w:r>
      </w:hyperlink>
      <w:r>
        <w:rPr>
          <w:rFonts w:ascii="Times New Roman" w:eastAsia="Times New Roman" w:hAnsi="Times New Roman" w:cs="Times New Roman"/>
        </w:rPr>
        <w:t>.</w:t>
      </w:r>
    </w:p>
    <w:p w14:paraId="3475ECA5"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28.</w:t>
      </w:r>
      <w:r>
        <w:rPr>
          <w:rFonts w:ascii="Times New Roman" w:eastAsia="Times New Roman" w:hAnsi="Times New Roman" w:cs="Times New Roman"/>
        </w:rPr>
        <w:tab/>
        <w:t xml:space="preserve">Hannun AY, Rajpurkar P, Haghpanahi M, Tison GH, Bourn C, Turakhia MP, et al. Cardiologist-level arrhythmia detection and classification in ambulatory electrocardiograms using a deep neural network. Nat </w:t>
      </w:r>
      <w:del w:id="1437" w:author="Author">
        <w:r>
          <w:rPr>
            <w:rFonts w:ascii="Times New Roman" w:eastAsia="Times New Roman" w:hAnsi="Times New Roman" w:cs="Times New Roman"/>
          </w:rPr>
          <w:delText>Med.</w:delText>
        </w:r>
      </w:del>
      <w:ins w:id="1438" w:author="Author">
        <w:r>
          <w:rPr>
            <w:rFonts w:ascii="Times New Roman" w:eastAsia="Times New Roman" w:hAnsi="Times New Roman" w:cs="Times New Roman"/>
          </w:rPr>
          <w:t>Med</w:t>
        </w:r>
      </w:ins>
      <w:r>
        <w:rPr>
          <w:rFonts w:ascii="Times New Roman" w:eastAsia="Times New Roman" w:hAnsi="Times New Roman" w:cs="Times New Roman"/>
        </w:rPr>
        <w:t xml:space="preserve"> 2019;25(1):65</w:t>
      </w:r>
      <w:del w:id="1439" w:author="Author">
        <w:r>
          <w:rPr>
            <w:rFonts w:ascii="Times New Roman" w:eastAsia="Times New Roman" w:hAnsi="Times New Roman" w:cs="Times New Roman"/>
          </w:rPr>
          <w:delText>-</w:delText>
        </w:r>
      </w:del>
      <w:ins w:id="1440" w:author="Author">
        <w:r>
          <w:rPr>
            <w:rFonts w:ascii="Times New Roman" w:eastAsia="Times New Roman" w:hAnsi="Times New Roman" w:cs="Times New Roman"/>
          </w:rPr>
          <w:t>–</w:t>
        </w:r>
      </w:ins>
      <w:r>
        <w:rPr>
          <w:rFonts w:ascii="Times New Roman" w:eastAsia="Times New Roman" w:hAnsi="Times New Roman" w:cs="Times New Roman"/>
        </w:rPr>
        <w:t xml:space="preserve">9. doi: </w:t>
      </w:r>
      <w:hyperlink r:id="rId52" w:history="1">
        <w:r w:rsidRPr="002C3FE0">
          <w:rPr>
            <w:rStyle w:val="Hyperlink"/>
            <w:rFonts w:ascii="Times New Roman" w:eastAsia="Times New Roman" w:hAnsi="Times New Roman" w:cs="Times New Roman"/>
          </w:rPr>
          <w:t>10.1038/s41591-018-0268-3</w:t>
        </w:r>
      </w:hyperlink>
      <w:r>
        <w:rPr>
          <w:rFonts w:ascii="Times New Roman" w:eastAsia="Times New Roman" w:hAnsi="Times New Roman" w:cs="Times New Roman"/>
        </w:rPr>
        <w:t>.</w:t>
      </w:r>
    </w:p>
    <w:p w14:paraId="2B044810"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29.</w:t>
      </w:r>
      <w:r>
        <w:rPr>
          <w:rFonts w:ascii="Times New Roman" w:eastAsia="Times New Roman" w:hAnsi="Times New Roman" w:cs="Times New Roman"/>
        </w:rPr>
        <w:tab/>
        <w:t xml:space="preserve">Rajpurkar P, Irvin J, Ball RL, Zhu K, Yang B, Mehta H, et al. Deep learning for chest radiograph diagnosis: A retrospective comparison of the CheXNeXt algorithm to practicing radiologists. </w:t>
      </w:r>
      <w:del w:id="1441" w:author="Author">
        <w:r>
          <w:rPr>
            <w:rFonts w:ascii="Times New Roman" w:eastAsia="Times New Roman" w:hAnsi="Times New Roman" w:cs="Times New Roman"/>
          </w:rPr>
          <w:delText>PLoS</w:delText>
        </w:r>
      </w:del>
      <w:ins w:id="1442" w:author="Author">
        <w:r>
          <w:rPr>
            <w:rFonts w:ascii="Times New Roman" w:eastAsia="Times New Roman" w:hAnsi="Times New Roman" w:cs="Times New Roman"/>
          </w:rPr>
          <w:t>PLOS</w:t>
        </w:r>
      </w:ins>
      <w:r>
        <w:rPr>
          <w:rFonts w:ascii="Times New Roman" w:eastAsia="Times New Roman" w:hAnsi="Times New Roman" w:cs="Times New Roman"/>
        </w:rPr>
        <w:t xml:space="preserve"> </w:t>
      </w:r>
      <w:del w:id="1443" w:author="Author">
        <w:r>
          <w:rPr>
            <w:rFonts w:ascii="Times New Roman" w:eastAsia="Times New Roman" w:hAnsi="Times New Roman" w:cs="Times New Roman"/>
          </w:rPr>
          <w:delText>Med.</w:delText>
        </w:r>
      </w:del>
      <w:ins w:id="1444" w:author="Author">
        <w:r>
          <w:rPr>
            <w:rFonts w:ascii="Times New Roman" w:eastAsia="Times New Roman" w:hAnsi="Times New Roman" w:cs="Times New Roman"/>
          </w:rPr>
          <w:t>Med</w:t>
        </w:r>
      </w:ins>
      <w:r>
        <w:rPr>
          <w:rFonts w:ascii="Times New Roman" w:eastAsia="Times New Roman" w:hAnsi="Times New Roman" w:cs="Times New Roman"/>
        </w:rPr>
        <w:t xml:space="preserve"> 2018;15(11):e1002686. doi: </w:t>
      </w:r>
      <w:hyperlink r:id="rId53" w:history="1">
        <w:r w:rsidRPr="002C3FE0">
          <w:rPr>
            <w:rStyle w:val="Hyperlink"/>
            <w:rFonts w:ascii="Times New Roman" w:eastAsia="Times New Roman" w:hAnsi="Times New Roman" w:cs="Times New Roman"/>
          </w:rPr>
          <w:t>10.1371/journal.pmed.1002686</w:t>
        </w:r>
      </w:hyperlink>
      <w:r>
        <w:rPr>
          <w:rFonts w:ascii="Times New Roman" w:eastAsia="Times New Roman" w:hAnsi="Times New Roman" w:cs="Times New Roman"/>
        </w:rPr>
        <w:t>.</w:t>
      </w:r>
    </w:p>
    <w:p w14:paraId="5E4D6AA6"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30.</w:t>
      </w:r>
      <w:r>
        <w:rPr>
          <w:rFonts w:ascii="Times New Roman" w:eastAsia="Times New Roman" w:hAnsi="Times New Roman" w:cs="Times New Roman"/>
        </w:rPr>
        <w:tab/>
        <w:t xml:space="preserve">Ribeiro AH, Ribeiro MH, Paixão GMM, Oliveira DM, Gomes PR, Canazart JA, et al. Automatic diagnosis of the 12-lead ECG using a deep neural network. Nat </w:t>
      </w:r>
      <w:del w:id="1445" w:author="Author">
        <w:r>
          <w:rPr>
            <w:rFonts w:ascii="Times New Roman" w:eastAsia="Times New Roman" w:hAnsi="Times New Roman" w:cs="Times New Roman"/>
          </w:rPr>
          <w:delText>Commun.</w:delText>
        </w:r>
      </w:del>
      <w:ins w:id="1446" w:author="Author">
        <w:r>
          <w:rPr>
            <w:rFonts w:ascii="Times New Roman" w:eastAsia="Times New Roman" w:hAnsi="Times New Roman" w:cs="Times New Roman"/>
          </w:rPr>
          <w:t>Commun</w:t>
        </w:r>
      </w:ins>
      <w:r>
        <w:rPr>
          <w:rFonts w:ascii="Times New Roman" w:eastAsia="Times New Roman" w:hAnsi="Times New Roman" w:cs="Times New Roman"/>
        </w:rPr>
        <w:t xml:space="preserve"> 2020;11(1):1760. doi: </w:t>
      </w:r>
      <w:hyperlink r:id="rId54" w:history="1">
        <w:r w:rsidRPr="002C3FE0">
          <w:rPr>
            <w:rStyle w:val="Hyperlink"/>
            <w:rFonts w:ascii="Times New Roman" w:eastAsia="Times New Roman" w:hAnsi="Times New Roman" w:cs="Times New Roman"/>
          </w:rPr>
          <w:t>10.1038/s41467-020-15432-4</w:t>
        </w:r>
      </w:hyperlink>
      <w:r>
        <w:rPr>
          <w:rFonts w:ascii="Times New Roman" w:eastAsia="Times New Roman" w:hAnsi="Times New Roman" w:cs="Times New Roman"/>
        </w:rPr>
        <w:t>.</w:t>
      </w:r>
    </w:p>
    <w:p w14:paraId="5B013E2A"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31.</w:t>
      </w:r>
      <w:r>
        <w:rPr>
          <w:rFonts w:ascii="Times New Roman" w:eastAsia="Times New Roman" w:hAnsi="Times New Roman" w:cs="Times New Roman"/>
        </w:rPr>
        <w:tab/>
        <w:t xml:space="preserve">Akef Khowailed I, Abotabl A. Neural muscle activation detection: A deep learning approach using surface electromyography. J </w:t>
      </w:r>
      <w:del w:id="1447" w:author="Author">
        <w:r>
          <w:rPr>
            <w:rFonts w:ascii="Times New Roman" w:eastAsia="Times New Roman" w:hAnsi="Times New Roman" w:cs="Times New Roman"/>
          </w:rPr>
          <w:delText>Biomech.</w:delText>
        </w:r>
      </w:del>
      <w:ins w:id="1448" w:author="Author">
        <w:r>
          <w:rPr>
            <w:rFonts w:ascii="Times New Roman" w:eastAsia="Times New Roman" w:hAnsi="Times New Roman" w:cs="Times New Roman"/>
          </w:rPr>
          <w:t>Biomech</w:t>
        </w:r>
      </w:ins>
      <w:r>
        <w:rPr>
          <w:rFonts w:ascii="Times New Roman" w:eastAsia="Times New Roman" w:hAnsi="Times New Roman" w:cs="Times New Roman"/>
        </w:rPr>
        <w:t xml:space="preserve"> 2019;95</w:t>
      </w:r>
      <w:del w:id="1449" w:author="Author">
        <w:r>
          <w:rPr>
            <w:rFonts w:ascii="Times New Roman" w:eastAsia="Times New Roman" w:hAnsi="Times New Roman" w:cs="Times New Roman"/>
          </w:rPr>
          <w:delText>:</w:delText>
        </w:r>
        <w:r w:rsidRPr="002C3FE0">
          <w:rPr>
            <w:rStyle w:val="Hyperlink"/>
            <w:rFonts w:ascii="Times New Roman" w:eastAsia="Times New Roman" w:hAnsi="Times New Roman" w:cs="Times New Roman"/>
          </w:rPr>
          <w:fldChar w:fldCharType="begin"/>
        </w:r>
        <w:r w:rsidRPr="002C3FE0">
          <w:rPr>
            <w:rStyle w:val="Hyperlink"/>
            <w:rFonts w:ascii="Times New Roman" w:eastAsia="Times New Roman" w:hAnsi="Times New Roman" w:cs="Times New Roman"/>
          </w:rPr>
          <w:delInstrText>HYPERLINK "http://www.ncbi.nlm.nih.gov/pubmed/31466716"</w:delInstrText>
        </w:r>
        <w:r w:rsidRPr="002C3FE0">
          <w:rPr>
            <w:rStyle w:val="Hyperlink"/>
            <w:rFonts w:ascii="Times New Roman" w:eastAsia="Times New Roman" w:hAnsi="Times New Roman" w:cs="Times New Roman"/>
          </w:rPr>
          <w:fldChar w:fldCharType="separate"/>
        </w:r>
        <w:r w:rsidRPr="002C3FE0">
          <w:rPr>
            <w:rStyle w:val="Hyperlink"/>
            <w:rFonts w:ascii="Times New Roman" w:eastAsia="Times New Roman" w:hAnsi="Times New Roman" w:cs="Times New Roman"/>
          </w:rPr>
          <w:delText>109322</w:delText>
        </w:r>
        <w:r w:rsidRPr="002C3FE0">
          <w:rPr>
            <w:rStyle w:val="Hyperlink"/>
            <w:rFonts w:ascii="Times New Roman" w:eastAsia="Times New Roman" w:hAnsi="Times New Roman" w:cs="Times New Roman"/>
          </w:rPr>
          <w:fldChar w:fldCharType="end"/>
        </w:r>
      </w:del>
      <w:ins w:id="1450" w:author="Author">
        <w:r>
          <w:rPr>
            <w:rFonts w:ascii="Times New Roman" w:eastAsia="Times New Roman" w:hAnsi="Times New Roman" w:cs="Times New Roman"/>
          </w:rPr>
          <w:t>:109322</w:t>
        </w:r>
      </w:ins>
      <w:r>
        <w:rPr>
          <w:rFonts w:ascii="Times New Roman" w:eastAsia="Times New Roman" w:hAnsi="Times New Roman" w:cs="Times New Roman"/>
        </w:rPr>
        <w:t xml:space="preserve">. doi: </w:t>
      </w:r>
      <w:hyperlink r:id="rId55" w:history="1">
        <w:r w:rsidRPr="002C3FE0">
          <w:rPr>
            <w:rStyle w:val="Hyperlink"/>
            <w:rFonts w:ascii="Times New Roman" w:eastAsia="Times New Roman" w:hAnsi="Times New Roman" w:cs="Times New Roman"/>
          </w:rPr>
          <w:t>https://doi.org/10.1016/j.jbiomech.2019.109322</w:t>
        </w:r>
      </w:hyperlink>
      <w:r>
        <w:rPr>
          <w:rFonts w:ascii="Times New Roman" w:eastAsia="Times New Roman" w:hAnsi="Times New Roman" w:cs="Times New Roman"/>
        </w:rPr>
        <w:t>.</w:t>
      </w:r>
    </w:p>
    <w:p w14:paraId="59BAC59F"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32.</w:t>
      </w:r>
      <w:r>
        <w:rPr>
          <w:rFonts w:ascii="Times New Roman" w:eastAsia="Times New Roman" w:hAnsi="Times New Roman" w:cs="Times New Roman"/>
        </w:rPr>
        <w:tab/>
        <w:t xml:space="preserve">Atzori M, Cognolato M, Müller H. Deep </w:t>
      </w:r>
      <w:del w:id="1451" w:author="Author">
        <w:r>
          <w:rPr>
            <w:rFonts w:ascii="Times New Roman" w:eastAsia="Times New Roman" w:hAnsi="Times New Roman" w:cs="Times New Roman"/>
          </w:rPr>
          <w:delText>Learning</w:delText>
        </w:r>
      </w:del>
      <w:ins w:id="1452" w:author="Author">
        <w:r>
          <w:rPr>
            <w:rFonts w:ascii="Times New Roman" w:eastAsia="Times New Roman" w:hAnsi="Times New Roman" w:cs="Times New Roman"/>
          </w:rPr>
          <w:t>learning</w:t>
        </w:r>
      </w:ins>
      <w:r>
        <w:rPr>
          <w:rFonts w:ascii="Times New Roman" w:eastAsia="Times New Roman" w:hAnsi="Times New Roman" w:cs="Times New Roman"/>
        </w:rPr>
        <w:t xml:space="preserve"> with </w:t>
      </w:r>
      <w:del w:id="1453" w:author="Author">
        <w:r>
          <w:rPr>
            <w:rFonts w:ascii="Times New Roman" w:eastAsia="Times New Roman" w:hAnsi="Times New Roman" w:cs="Times New Roman"/>
          </w:rPr>
          <w:delText>Convolutional</w:delText>
        </w:r>
      </w:del>
      <w:ins w:id="1454" w:author="Author">
        <w:r>
          <w:rPr>
            <w:rFonts w:ascii="Times New Roman" w:eastAsia="Times New Roman" w:hAnsi="Times New Roman" w:cs="Times New Roman"/>
          </w:rPr>
          <w:t>convolutional</w:t>
        </w:r>
      </w:ins>
      <w:r>
        <w:rPr>
          <w:rFonts w:ascii="Times New Roman" w:eastAsia="Times New Roman" w:hAnsi="Times New Roman" w:cs="Times New Roman"/>
        </w:rPr>
        <w:t xml:space="preserve"> </w:t>
      </w:r>
      <w:del w:id="1455" w:author="Author">
        <w:r>
          <w:rPr>
            <w:rFonts w:ascii="Times New Roman" w:eastAsia="Times New Roman" w:hAnsi="Times New Roman" w:cs="Times New Roman"/>
          </w:rPr>
          <w:delText>Neural</w:delText>
        </w:r>
      </w:del>
      <w:ins w:id="1456" w:author="Author">
        <w:r>
          <w:rPr>
            <w:rFonts w:ascii="Times New Roman" w:eastAsia="Times New Roman" w:hAnsi="Times New Roman" w:cs="Times New Roman"/>
          </w:rPr>
          <w:t>neural</w:t>
        </w:r>
      </w:ins>
      <w:r>
        <w:rPr>
          <w:rFonts w:ascii="Times New Roman" w:eastAsia="Times New Roman" w:hAnsi="Times New Roman" w:cs="Times New Roman"/>
        </w:rPr>
        <w:t xml:space="preserve"> </w:t>
      </w:r>
      <w:del w:id="1457" w:author="Author">
        <w:r>
          <w:rPr>
            <w:rFonts w:ascii="Times New Roman" w:eastAsia="Times New Roman" w:hAnsi="Times New Roman" w:cs="Times New Roman"/>
          </w:rPr>
          <w:delText>Networks</w:delText>
        </w:r>
      </w:del>
      <w:ins w:id="1458" w:author="Author">
        <w:r>
          <w:rPr>
            <w:rFonts w:ascii="Times New Roman" w:eastAsia="Times New Roman" w:hAnsi="Times New Roman" w:cs="Times New Roman"/>
          </w:rPr>
          <w:t>networks</w:t>
        </w:r>
      </w:ins>
      <w:r>
        <w:rPr>
          <w:rFonts w:ascii="Times New Roman" w:eastAsia="Times New Roman" w:hAnsi="Times New Roman" w:cs="Times New Roman"/>
        </w:rPr>
        <w:t xml:space="preserve"> </w:t>
      </w:r>
      <w:del w:id="1459" w:author="Author">
        <w:r>
          <w:rPr>
            <w:rFonts w:ascii="Times New Roman" w:eastAsia="Times New Roman" w:hAnsi="Times New Roman" w:cs="Times New Roman"/>
          </w:rPr>
          <w:delText>Applied</w:delText>
        </w:r>
      </w:del>
      <w:ins w:id="1460" w:author="Author">
        <w:r>
          <w:rPr>
            <w:rFonts w:ascii="Times New Roman" w:eastAsia="Times New Roman" w:hAnsi="Times New Roman" w:cs="Times New Roman"/>
          </w:rPr>
          <w:t>applied</w:t>
        </w:r>
      </w:ins>
      <w:r>
        <w:rPr>
          <w:rFonts w:ascii="Times New Roman" w:eastAsia="Times New Roman" w:hAnsi="Times New Roman" w:cs="Times New Roman"/>
        </w:rPr>
        <w:t xml:space="preserve"> to </w:t>
      </w:r>
      <w:del w:id="1461" w:author="Author">
        <w:r>
          <w:rPr>
            <w:rFonts w:ascii="Times New Roman" w:eastAsia="Times New Roman" w:hAnsi="Times New Roman" w:cs="Times New Roman"/>
          </w:rPr>
          <w:delText>Electromyography</w:delText>
        </w:r>
      </w:del>
      <w:ins w:id="1462" w:author="Author">
        <w:r>
          <w:rPr>
            <w:rFonts w:ascii="Times New Roman" w:eastAsia="Times New Roman" w:hAnsi="Times New Roman" w:cs="Times New Roman"/>
          </w:rPr>
          <w:t>electromyography</w:t>
        </w:r>
      </w:ins>
      <w:r>
        <w:rPr>
          <w:rFonts w:ascii="Times New Roman" w:eastAsia="Times New Roman" w:hAnsi="Times New Roman" w:cs="Times New Roman"/>
        </w:rPr>
        <w:t xml:space="preserve"> </w:t>
      </w:r>
      <w:del w:id="1463" w:author="Author">
        <w:r>
          <w:rPr>
            <w:rFonts w:ascii="Times New Roman" w:eastAsia="Times New Roman" w:hAnsi="Times New Roman" w:cs="Times New Roman"/>
          </w:rPr>
          <w:delText>Data</w:delText>
        </w:r>
      </w:del>
      <w:ins w:id="1464" w:author="Author">
        <w:r>
          <w:rPr>
            <w:rFonts w:ascii="Times New Roman" w:eastAsia="Times New Roman" w:hAnsi="Times New Roman" w:cs="Times New Roman"/>
          </w:rPr>
          <w:t>data</w:t>
        </w:r>
      </w:ins>
      <w:r>
        <w:rPr>
          <w:rFonts w:ascii="Times New Roman" w:eastAsia="Times New Roman" w:hAnsi="Times New Roman" w:cs="Times New Roman"/>
        </w:rPr>
        <w:t xml:space="preserve">: A </w:t>
      </w:r>
      <w:del w:id="1465" w:author="Author">
        <w:r>
          <w:rPr>
            <w:rFonts w:ascii="Times New Roman" w:eastAsia="Times New Roman" w:hAnsi="Times New Roman" w:cs="Times New Roman"/>
          </w:rPr>
          <w:delText>Resource</w:delText>
        </w:r>
      </w:del>
      <w:ins w:id="1466" w:author="Author">
        <w:r>
          <w:rPr>
            <w:rFonts w:ascii="Times New Roman" w:eastAsia="Times New Roman" w:hAnsi="Times New Roman" w:cs="Times New Roman"/>
          </w:rPr>
          <w:t>resource</w:t>
        </w:r>
      </w:ins>
      <w:r>
        <w:rPr>
          <w:rFonts w:ascii="Times New Roman" w:eastAsia="Times New Roman" w:hAnsi="Times New Roman" w:cs="Times New Roman"/>
        </w:rPr>
        <w:t xml:space="preserve"> for the </w:t>
      </w:r>
      <w:del w:id="1467" w:author="Author">
        <w:r>
          <w:rPr>
            <w:rFonts w:ascii="Times New Roman" w:eastAsia="Times New Roman" w:hAnsi="Times New Roman" w:cs="Times New Roman"/>
          </w:rPr>
          <w:delText>Classification</w:delText>
        </w:r>
      </w:del>
      <w:ins w:id="1468" w:author="Author">
        <w:r>
          <w:rPr>
            <w:rFonts w:ascii="Times New Roman" w:eastAsia="Times New Roman" w:hAnsi="Times New Roman" w:cs="Times New Roman"/>
          </w:rPr>
          <w:t>classification</w:t>
        </w:r>
      </w:ins>
      <w:r>
        <w:rPr>
          <w:rFonts w:ascii="Times New Roman" w:eastAsia="Times New Roman" w:hAnsi="Times New Roman" w:cs="Times New Roman"/>
        </w:rPr>
        <w:t xml:space="preserve"> of </w:t>
      </w:r>
      <w:del w:id="1469" w:author="Author">
        <w:r>
          <w:rPr>
            <w:rFonts w:ascii="Times New Roman" w:eastAsia="Times New Roman" w:hAnsi="Times New Roman" w:cs="Times New Roman"/>
          </w:rPr>
          <w:delText>Movements</w:delText>
        </w:r>
      </w:del>
      <w:ins w:id="1470" w:author="Author">
        <w:r>
          <w:rPr>
            <w:rFonts w:ascii="Times New Roman" w:eastAsia="Times New Roman" w:hAnsi="Times New Roman" w:cs="Times New Roman"/>
          </w:rPr>
          <w:t>movements</w:t>
        </w:r>
      </w:ins>
      <w:r>
        <w:rPr>
          <w:rFonts w:ascii="Times New Roman" w:eastAsia="Times New Roman" w:hAnsi="Times New Roman" w:cs="Times New Roman"/>
        </w:rPr>
        <w:t xml:space="preserve"> for </w:t>
      </w:r>
      <w:del w:id="1471" w:author="Author">
        <w:r>
          <w:rPr>
            <w:rFonts w:ascii="Times New Roman" w:eastAsia="Times New Roman" w:hAnsi="Times New Roman" w:cs="Times New Roman"/>
          </w:rPr>
          <w:delText>Prosthetic</w:delText>
        </w:r>
      </w:del>
      <w:ins w:id="1472" w:author="Author">
        <w:r>
          <w:rPr>
            <w:rFonts w:ascii="Times New Roman" w:eastAsia="Times New Roman" w:hAnsi="Times New Roman" w:cs="Times New Roman"/>
          </w:rPr>
          <w:t>prosthetic</w:t>
        </w:r>
      </w:ins>
      <w:r>
        <w:rPr>
          <w:rFonts w:ascii="Times New Roman" w:eastAsia="Times New Roman" w:hAnsi="Times New Roman" w:cs="Times New Roman"/>
        </w:rPr>
        <w:t xml:space="preserve"> </w:t>
      </w:r>
      <w:del w:id="1473" w:author="Author">
        <w:r>
          <w:rPr>
            <w:rFonts w:ascii="Times New Roman" w:eastAsia="Times New Roman" w:hAnsi="Times New Roman" w:cs="Times New Roman"/>
          </w:rPr>
          <w:delText>Hands</w:delText>
        </w:r>
      </w:del>
      <w:ins w:id="1474" w:author="Author">
        <w:r>
          <w:rPr>
            <w:rFonts w:ascii="Times New Roman" w:eastAsia="Times New Roman" w:hAnsi="Times New Roman" w:cs="Times New Roman"/>
          </w:rPr>
          <w:t>hands</w:t>
        </w:r>
      </w:ins>
      <w:r>
        <w:rPr>
          <w:rFonts w:ascii="Times New Roman" w:eastAsia="Times New Roman" w:hAnsi="Times New Roman" w:cs="Times New Roman"/>
        </w:rPr>
        <w:t>. Front Neurorobot</w:t>
      </w:r>
      <w:del w:id="1475" w:author="Author">
        <w:r>
          <w:rPr>
            <w:rFonts w:ascii="Times New Roman" w:eastAsia="Times New Roman" w:hAnsi="Times New Roman" w:cs="Times New Roman"/>
          </w:rPr>
          <w:delText>.</w:delText>
        </w:r>
      </w:del>
      <w:r>
        <w:rPr>
          <w:rFonts w:ascii="Times New Roman" w:eastAsia="Times New Roman" w:hAnsi="Times New Roman" w:cs="Times New Roman"/>
        </w:rPr>
        <w:t xml:space="preserve"> 2016;10:9</w:t>
      </w:r>
      <w:del w:id="1476" w:author="Author">
        <w:r>
          <w:rPr>
            <w:rFonts w:ascii="Times New Roman" w:eastAsia="Times New Roman" w:hAnsi="Times New Roman" w:cs="Times New Roman"/>
          </w:rPr>
          <w:delText>-</w:delText>
        </w:r>
      </w:del>
      <w:ins w:id="1477" w:author="Author">
        <w:r>
          <w:rPr>
            <w:rFonts w:ascii="Times New Roman" w:eastAsia="Times New Roman" w:hAnsi="Times New Roman" w:cs="Times New Roman"/>
          </w:rPr>
          <w:t>–</w:t>
        </w:r>
      </w:ins>
      <w:r>
        <w:rPr>
          <w:rFonts w:ascii="Times New Roman" w:eastAsia="Times New Roman" w:hAnsi="Times New Roman" w:cs="Times New Roman"/>
        </w:rPr>
        <w:t xml:space="preserve">. doi: </w:t>
      </w:r>
      <w:hyperlink r:id="rId56" w:history="1">
        <w:r w:rsidRPr="002C3FE0">
          <w:rPr>
            <w:rStyle w:val="Hyperlink"/>
            <w:rFonts w:ascii="Times New Roman" w:eastAsia="Times New Roman" w:hAnsi="Times New Roman" w:cs="Times New Roman"/>
          </w:rPr>
          <w:t>10.3389/fnbot.2016.00009</w:t>
        </w:r>
      </w:hyperlink>
      <w:r>
        <w:rPr>
          <w:rFonts w:ascii="Times New Roman" w:eastAsia="Times New Roman" w:hAnsi="Times New Roman" w:cs="Times New Roman"/>
        </w:rPr>
        <w:t xml:space="preserve">. PubMed PMID: </w:t>
      </w:r>
      <w:hyperlink r:id="rId57" w:history="1">
        <w:r w:rsidRPr="002C3FE0">
          <w:rPr>
            <w:rStyle w:val="Hyperlink"/>
            <w:rFonts w:ascii="Times New Roman" w:eastAsia="Times New Roman" w:hAnsi="Times New Roman" w:cs="Times New Roman"/>
          </w:rPr>
          <w:t>27656140</w:t>
        </w:r>
      </w:hyperlink>
      <w:r>
        <w:rPr>
          <w:rFonts w:ascii="Times New Roman" w:eastAsia="Times New Roman" w:hAnsi="Times New Roman" w:cs="Times New Roman"/>
        </w:rPr>
        <w:t>.</w:t>
      </w:r>
    </w:p>
    <w:p w14:paraId="6D3C41F8"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33.</w:t>
      </w:r>
      <w:r>
        <w:rPr>
          <w:rFonts w:ascii="Times New Roman" w:eastAsia="Times New Roman" w:hAnsi="Times New Roman" w:cs="Times New Roman"/>
        </w:rPr>
        <w:tab/>
        <w:t xml:space="preserve">Nam S, Sohn MK, Kim HA, Kong </w:t>
      </w:r>
      <w:del w:id="1478" w:author="Author">
        <w:r>
          <w:rPr>
            <w:rFonts w:ascii="Times New Roman" w:eastAsia="Times New Roman" w:hAnsi="Times New Roman" w:cs="Times New Roman"/>
          </w:rPr>
          <w:delText>H-J</w:delText>
        </w:r>
      </w:del>
      <w:ins w:id="1479" w:author="Author">
        <w:r>
          <w:rPr>
            <w:rFonts w:ascii="Times New Roman" w:eastAsia="Times New Roman" w:hAnsi="Times New Roman" w:cs="Times New Roman"/>
          </w:rPr>
          <w:t>HJ</w:t>
        </w:r>
      </w:ins>
      <w:r>
        <w:rPr>
          <w:rFonts w:ascii="Times New Roman" w:eastAsia="Times New Roman" w:hAnsi="Times New Roman" w:cs="Times New Roman"/>
        </w:rPr>
        <w:t xml:space="preserve">, Jung </w:t>
      </w:r>
      <w:del w:id="1480" w:author="Author">
        <w:r>
          <w:rPr>
            <w:rFonts w:ascii="Times New Roman" w:eastAsia="Times New Roman" w:hAnsi="Times New Roman" w:cs="Times New Roman"/>
          </w:rPr>
          <w:delText>I-Y</w:delText>
        </w:r>
      </w:del>
      <w:ins w:id="1481" w:author="Author">
        <w:r>
          <w:rPr>
            <w:rFonts w:ascii="Times New Roman" w:eastAsia="Times New Roman" w:hAnsi="Times New Roman" w:cs="Times New Roman"/>
          </w:rPr>
          <w:t>IY</w:t>
        </w:r>
      </w:ins>
      <w:r>
        <w:rPr>
          <w:rFonts w:ascii="Times New Roman" w:eastAsia="Times New Roman" w:hAnsi="Times New Roman" w:cs="Times New Roman"/>
        </w:rPr>
        <w:t xml:space="preserve">. Development of </w:t>
      </w:r>
      <w:del w:id="1482" w:author="Author">
        <w:r>
          <w:rPr>
            <w:rFonts w:ascii="Times New Roman" w:eastAsia="Times New Roman" w:hAnsi="Times New Roman" w:cs="Times New Roman"/>
          </w:rPr>
          <w:delText>Artificial</w:delText>
        </w:r>
      </w:del>
      <w:ins w:id="1483" w:author="Author">
        <w:r>
          <w:rPr>
            <w:rFonts w:ascii="Times New Roman" w:eastAsia="Times New Roman" w:hAnsi="Times New Roman" w:cs="Times New Roman"/>
          </w:rPr>
          <w:t>artificial</w:t>
        </w:r>
      </w:ins>
      <w:r>
        <w:rPr>
          <w:rFonts w:ascii="Times New Roman" w:eastAsia="Times New Roman" w:hAnsi="Times New Roman" w:cs="Times New Roman"/>
        </w:rPr>
        <w:t xml:space="preserve"> </w:t>
      </w:r>
      <w:del w:id="1484" w:author="Author">
        <w:r>
          <w:rPr>
            <w:rFonts w:ascii="Times New Roman" w:eastAsia="Times New Roman" w:hAnsi="Times New Roman" w:cs="Times New Roman"/>
          </w:rPr>
          <w:delText>Intelligence</w:delText>
        </w:r>
      </w:del>
      <w:ins w:id="1485" w:author="Author">
        <w:r>
          <w:rPr>
            <w:rFonts w:ascii="Times New Roman" w:eastAsia="Times New Roman" w:hAnsi="Times New Roman" w:cs="Times New Roman"/>
          </w:rPr>
          <w:t>intelligence</w:t>
        </w:r>
      </w:ins>
      <w:r>
        <w:rPr>
          <w:rFonts w:ascii="Times New Roman" w:eastAsia="Times New Roman" w:hAnsi="Times New Roman" w:cs="Times New Roman"/>
        </w:rPr>
        <w:t xml:space="preserve"> to </w:t>
      </w:r>
      <w:del w:id="1486" w:author="Author">
        <w:r>
          <w:rPr>
            <w:rFonts w:ascii="Times New Roman" w:eastAsia="Times New Roman" w:hAnsi="Times New Roman" w:cs="Times New Roman"/>
          </w:rPr>
          <w:delText>Support</w:delText>
        </w:r>
      </w:del>
      <w:ins w:id="1487" w:author="Author">
        <w:r>
          <w:rPr>
            <w:rFonts w:ascii="Times New Roman" w:eastAsia="Times New Roman" w:hAnsi="Times New Roman" w:cs="Times New Roman"/>
          </w:rPr>
          <w:t>support</w:t>
        </w:r>
      </w:ins>
      <w:r>
        <w:rPr>
          <w:rFonts w:ascii="Times New Roman" w:eastAsia="Times New Roman" w:hAnsi="Times New Roman" w:cs="Times New Roman"/>
        </w:rPr>
        <w:t xml:space="preserve"> </w:t>
      </w:r>
      <w:del w:id="1488" w:author="Author">
        <w:r>
          <w:rPr>
            <w:rFonts w:ascii="Times New Roman" w:eastAsia="Times New Roman" w:hAnsi="Times New Roman" w:cs="Times New Roman"/>
          </w:rPr>
          <w:delText>Needle</w:delText>
        </w:r>
      </w:del>
      <w:ins w:id="1489" w:author="Author">
        <w:r>
          <w:rPr>
            <w:rFonts w:ascii="Times New Roman" w:eastAsia="Times New Roman" w:hAnsi="Times New Roman" w:cs="Times New Roman"/>
          </w:rPr>
          <w:t>needle</w:t>
        </w:r>
      </w:ins>
      <w:r>
        <w:rPr>
          <w:rFonts w:ascii="Times New Roman" w:eastAsia="Times New Roman" w:hAnsi="Times New Roman" w:cs="Times New Roman"/>
        </w:rPr>
        <w:t xml:space="preserve"> </w:t>
      </w:r>
      <w:del w:id="1490" w:author="Author">
        <w:r>
          <w:rPr>
            <w:rFonts w:ascii="Times New Roman" w:eastAsia="Times New Roman" w:hAnsi="Times New Roman" w:cs="Times New Roman"/>
          </w:rPr>
          <w:delText>Electromyography</w:delText>
        </w:r>
      </w:del>
      <w:ins w:id="1491" w:author="Author">
        <w:r>
          <w:rPr>
            <w:rFonts w:ascii="Times New Roman" w:eastAsia="Times New Roman" w:hAnsi="Times New Roman" w:cs="Times New Roman"/>
          </w:rPr>
          <w:t>electromyography</w:t>
        </w:r>
      </w:ins>
      <w:r>
        <w:rPr>
          <w:rFonts w:ascii="Times New Roman" w:eastAsia="Times New Roman" w:hAnsi="Times New Roman" w:cs="Times New Roman"/>
        </w:rPr>
        <w:t xml:space="preserve"> </w:t>
      </w:r>
      <w:del w:id="1492" w:author="Author">
        <w:r>
          <w:rPr>
            <w:rFonts w:ascii="Times New Roman" w:eastAsia="Times New Roman" w:hAnsi="Times New Roman" w:cs="Times New Roman"/>
          </w:rPr>
          <w:delText>Diagnostic</w:delText>
        </w:r>
      </w:del>
      <w:ins w:id="1493" w:author="Author">
        <w:r>
          <w:rPr>
            <w:rFonts w:ascii="Times New Roman" w:eastAsia="Times New Roman" w:hAnsi="Times New Roman" w:cs="Times New Roman"/>
          </w:rPr>
          <w:t>diagnostic</w:t>
        </w:r>
      </w:ins>
      <w:r>
        <w:rPr>
          <w:rFonts w:ascii="Times New Roman" w:eastAsia="Times New Roman" w:hAnsi="Times New Roman" w:cs="Times New Roman"/>
        </w:rPr>
        <w:t xml:space="preserve"> </w:t>
      </w:r>
      <w:del w:id="1494" w:author="Author">
        <w:r>
          <w:rPr>
            <w:rFonts w:ascii="Times New Roman" w:eastAsia="Times New Roman" w:hAnsi="Times New Roman" w:cs="Times New Roman"/>
          </w:rPr>
          <w:delText>Analysis</w:delText>
        </w:r>
      </w:del>
      <w:ins w:id="1495" w:author="Author">
        <w:r>
          <w:rPr>
            <w:rFonts w:ascii="Times New Roman" w:eastAsia="Times New Roman" w:hAnsi="Times New Roman" w:cs="Times New Roman"/>
          </w:rPr>
          <w:t>analysis</w:t>
        </w:r>
      </w:ins>
      <w:r>
        <w:rPr>
          <w:rFonts w:ascii="Times New Roman" w:eastAsia="Times New Roman" w:hAnsi="Times New Roman" w:cs="Times New Roman"/>
        </w:rPr>
        <w:t xml:space="preserve">. Healthc Inform </w:t>
      </w:r>
      <w:del w:id="1496" w:author="Author">
        <w:r>
          <w:rPr>
            <w:rFonts w:ascii="Times New Roman" w:eastAsia="Times New Roman" w:hAnsi="Times New Roman" w:cs="Times New Roman"/>
          </w:rPr>
          <w:delText>Res.</w:delText>
        </w:r>
      </w:del>
      <w:ins w:id="1497" w:author="Author">
        <w:r>
          <w:rPr>
            <w:rFonts w:ascii="Times New Roman" w:eastAsia="Times New Roman" w:hAnsi="Times New Roman" w:cs="Times New Roman"/>
          </w:rPr>
          <w:t>Res</w:t>
        </w:r>
      </w:ins>
      <w:r>
        <w:rPr>
          <w:rFonts w:ascii="Times New Roman" w:eastAsia="Times New Roman" w:hAnsi="Times New Roman" w:cs="Times New Roman"/>
        </w:rPr>
        <w:t xml:space="preserve"> 2019;25(2):131</w:t>
      </w:r>
      <w:del w:id="1498" w:author="Author">
        <w:r>
          <w:rPr>
            <w:rFonts w:ascii="Times New Roman" w:eastAsia="Times New Roman" w:hAnsi="Times New Roman" w:cs="Times New Roman"/>
          </w:rPr>
          <w:delText>-</w:delText>
        </w:r>
      </w:del>
      <w:ins w:id="1499" w:author="Author">
        <w:r>
          <w:rPr>
            <w:rFonts w:ascii="Times New Roman" w:eastAsia="Times New Roman" w:hAnsi="Times New Roman" w:cs="Times New Roman"/>
          </w:rPr>
          <w:t>–</w:t>
        </w:r>
      </w:ins>
      <w:r>
        <w:rPr>
          <w:rFonts w:ascii="Times New Roman" w:eastAsia="Times New Roman" w:hAnsi="Times New Roman" w:cs="Times New Roman"/>
        </w:rPr>
        <w:t>8. Epub 2019/04/30</w:t>
      </w:r>
      <w:del w:id="1500" w:author="Author">
        <w:r>
          <w:rPr>
            <w:rFonts w:ascii="Times New Roman" w:eastAsia="Times New Roman" w:hAnsi="Times New Roman" w:cs="Times New Roman"/>
          </w:rPr>
          <w:delText>.</w:delText>
        </w:r>
      </w:del>
      <w:r>
        <w:rPr>
          <w:rFonts w:ascii="Times New Roman" w:eastAsia="Times New Roman" w:hAnsi="Times New Roman" w:cs="Times New Roman"/>
        </w:rPr>
        <w:t xml:space="preserve"> doi: </w:t>
      </w:r>
      <w:hyperlink r:id="rId58" w:history="1">
        <w:r w:rsidRPr="002C3FE0">
          <w:rPr>
            <w:rStyle w:val="Hyperlink"/>
            <w:rFonts w:ascii="Times New Roman" w:eastAsia="Times New Roman" w:hAnsi="Times New Roman" w:cs="Times New Roman"/>
          </w:rPr>
          <w:t>10.4258/hir.2019.25.2.131</w:t>
        </w:r>
      </w:hyperlink>
      <w:r>
        <w:rPr>
          <w:rFonts w:ascii="Times New Roman" w:eastAsia="Times New Roman" w:hAnsi="Times New Roman" w:cs="Times New Roman"/>
        </w:rPr>
        <w:t xml:space="preserve">. PubMed PMID: </w:t>
      </w:r>
      <w:hyperlink r:id="rId59" w:history="1">
        <w:r w:rsidRPr="002C3FE0">
          <w:rPr>
            <w:rStyle w:val="Hyperlink"/>
            <w:rFonts w:ascii="Times New Roman" w:eastAsia="Times New Roman" w:hAnsi="Times New Roman" w:cs="Times New Roman"/>
          </w:rPr>
          <w:t>31131148</w:t>
        </w:r>
      </w:hyperlink>
      <w:r>
        <w:rPr>
          <w:rFonts w:ascii="Times New Roman" w:eastAsia="Times New Roman" w:hAnsi="Times New Roman" w:cs="Times New Roman"/>
        </w:rPr>
        <w:t>.</w:t>
      </w:r>
    </w:p>
    <w:p w14:paraId="3BBBC5CC"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34.</w:t>
      </w:r>
      <w:r>
        <w:rPr>
          <w:rFonts w:ascii="Times New Roman" w:eastAsia="Times New Roman" w:hAnsi="Times New Roman" w:cs="Times New Roman"/>
        </w:rPr>
        <w:tab/>
        <w:t xml:space="preserve">Nodera H, Osaki Y, Yamazaki H, Mori A, Izumi Y, Kaji R. Deep learning for waveform identification of resting needle electromyography signals. Clin </w:t>
      </w:r>
      <w:del w:id="1501" w:author="Author">
        <w:r>
          <w:rPr>
            <w:rFonts w:ascii="Times New Roman" w:eastAsia="Times New Roman" w:hAnsi="Times New Roman" w:cs="Times New Roman"/>
          </w:rPr>
          <w:delText>Neurophysiol.</w:delText>
        </w:r>
      </w:del>
      <w:ins w:id="1502" w:author="Author">
        <w:r>
          <w:rPr>
            <w:rFonts w:ascii="Times New Roman" w:eastAsia="Times New Roman" w:hAnsi="Times New Roman" w:cs="Times New Roman"/>
          </w:rPr>
          <w:t>Neurophysiol</w:t>
        </w:r>
      </w:ins>
      <w:r>
        <w:rPr>
          <w:rFonts w:ascii="Times New Roman" w:eastAsia="Times New Roman" w:hAnsi="Times New Roman" w:cs="Times New Roman"/>
        </w:rPr>
        <w:t xml:space="preserve"> 2019;130(5):617</w:t>
      </w:r>
      <w:del w:id="1503" w:author="Author">
        <w:r>
          <w:rPr>
            <w:rFonts w:ascii="Times New Roman" w:eastAsia="Times New Roman" w:hAnsi="Times New Roman" w:cs="Times New Roman"/>
          </w:rPr>
          <w:delText>-</w:delText>
        </w:r>
      </w:del>
      <w:ins w:id="1504" w:author="Author">
        <w:r>
          <w:rPr>
            <w:rFonts w:ascii="Times New Roman" w:eastAsia="Times New Roman" w:hAnsi="Times New Roman" w:cs="Times New Roman"/>
          </w:rPr>
          <w:t>–</w:t>
        </w:r>
      </w:ins>
      <w:r>
        <w:rPr>
          <w:rFonts w:ascii="Times New Roman" w:eastAsia="Times New Roman" w:hAnsi="Times New Roman" w:cs="Times New Roman"/>
        </w:rPr>
        <w:t>23. Epub</w:t>
      </w:r>
      <w:del w:id="1505" w:author="Author">
        <w:r>
          <w:rPr>
            <w:rFonts w:ascii="Times New Roman" w:eastAsia="Times New Roman" w:hAnsi="Times New Roman" w:cs="Times New Roman"/>
          </w:rPr>
          <w:delText xml:space="preserve"> </w:delText>
        </w:r>
      </w:del>
      <w:ins w:id="1506" w:author="Author">
        <w:r>
          <w:rPr>
            <w:rFonts w:ascii="Times New Roman" w:eastAsia="Times New Roman" w:hAnsi="Times New Roman" w:cs="Times New Roman"/>
          </w:rPr>
          <w:t>:</w:t>
        </w:r>
      </w:ins>
      <w:del w:id="1507" w:author="Author">
        <w:r>
          <w:rPr>
            <w:rFonts w:ascii="Times New Roman" w:eastAsia="Times New Roman" w:hAnsi="Times New Roman" w:cs="Times New Roman"/>
          </w:rPr>
          <w:delText>20190223</w:delText>
        </w:r>
      </w:del>
      <w:ins w:id="1508" w:author="Author">
        <w:r>
          <w:rPr>
            <w:rFonts w:ascii="Times New Roman" w:eastAsia="Times New Roman" w:hAnsi="Times New Roman" w:cs="Times New Roman"/>
          </w:rPr>
          <w:t>617–23</w:t>
        </w:r>
      </w:ins>
      <w:r>
        <w:rPr>
          <w:rFonts w:ascii="Times New Roman" w:eastAsia="Times New Roman" w:hAnsi="Times New Roman" w:cs="Times New Roman"/>
        </w:rPr>
        <w:t xml:space="preserve">. doi: </w:t>
      </w:r>
      <w:hyperlink r:id="rId60" w:history="1">
        <w:r w:rsidRPr="002C3FE0">
          <w:rPr>
            <w:rStyle w:val="Hyperlink"/>
            <w:rFonts w:ascii="Times New Roman" w:eastAsia="Times New Roman" w:hAnsi="Times New Roman" w:cs="Times New Roman"/>
          </w:rPr>
          <w:t>10.1016/j.clinph.2019.01.024</w:t>
        </w:r>
      </w:hyperlink>
      <w:r>
        <w:rPr>
          <w:rFonts w:ascii="Times New Roman" w:eastAsia="Times New Roman" w:hAnsi="Times New Roman" w:cs="Times New Roman"/>
        </w:rPr>
        <w:t xml:space="preserve">. PubMed PMID: </w:t>
      </w:r>
      <w:hyperlink r:id="rId61" w:history="1">
        <w:r w:rsidRPr="002C3FE0">
          <w:rPr>
            <w:rStyle w:val="Hyperlink"/>
            <w:rFonts w:ascii="Times New Roman" w:eastAsia="Times New Roman" w:hAnsi="Times New Roman" w:cs="Times New Roman"/>
          </w:rPr>
          <w:t>30870796</w:t>
        </w:r>
      </w:hyperlink>
      <w:r>
        <w:rPr>
          <w:rFonts w:ascii="Times New Roman" w:eastAsia="Times New Roman" w:hAnsi="Times New Roman" w:cs="Times New Roman"/>
        </w:rPr>
        <w:t>.</w:t>
      </w:r>
    </w:p>
    <w:p w14:paraId="2DA002F2"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35.</w:t>
      </w:r>
      <w:r>
        <w:rPr>
          <w:rFonts w:ascii="Times New Roman" w:eastAsia="Times New Roman" w:hAnsi="Times New Roman" w:cs="Times New Roman"/>
        </w:rPr>
        <w:tab/>
        <w:t>Wei W, Dai Q, Wong Y, Hu Y, Kankanhalli M, Geng W. Surface-</w:t>
      </w:r>
      <w:del w:id="1509" w:author="Author">
        <w:r>
          <w:rPr>
            <w:rFonts w:ascii="Times New Roman" w:eastAsia="Times New Roman" w:hAnsi="Times New Roman" w:cs="Times New Roman"/>
          </w:rPr>
          <w:delText>Electromyography</w:delText>
        </w:r>
      </w:del>
      <w:ins w:id="1510" w:author="Author">
        <w:r>
          <w:rPr>
            <w:rFonts w:ascii="Times New Roman" w:eastAsia="Times New Roman" w:hAnsi="Times New Roman" w:cs="Times New Roman"/>
          </w:rPr>
          <w:t>electromyography</w:t>
        </w:r>
      </w:ins>
      <w:r>
        <w:rPr>
          <w:rFonts w:ascii="Times New Roman" w:eastAsia="Times New Roman" w:hAnsi="Times New Roman" w:cs="Times New Roman"/>
        </w:rPr>
        <w:t>-</w:t>
      </w:r>
      <w:del w:id="1511" w:author="Author">
        <w:r>
          <w:rPr>
            <w:rFonts w:ascii="Times New Roman" w:eastAsia="Times New Roman" w:hAnsi="Times New Roman" w:cs="Times New Roman"/>
          </w:rPr>
          <w:delText>Based</w:delText>
        </w:r>
      </w:del>
      <w:ins w:id="1512" w:author="Author">
        <w:r>
          <w:rPr>
            <w:rFonts w:ascii="Times New Roman" w:eastAsia="Times New Roman" w:hAnsi="Times New Roman" w:cs="Times New Roman"/>
          </w:rPr>
          <w:t>based</w:t>
        </w:r>
      </w:ins>
      <w:r>
        <w:rPr>
          <w:rFonts w:ascii="Times New Roman" w:eastAsia="Times New Roman" w:hAnsi="Times New Roman" w:cs="Times New Roman"/>
        </w:rPr>
        <w:t xml:space="preserve"> </w:t>
      </w:r>
      <w:del w:id="1513" w:author="Author">
        <w:r>
          <w:rPr>
            <w:rFonts w:ascii="Times New Roman" w:eastAsia="Times New Roman" w:hAnsi="Times New Roman" w:cs="Times New Roman"/>
          </w:rPr>
          <w:delText>Gesture</w:delText>
        </w:r>
      </w:del>
      <w:ins w:id="1514" w:author="Author">
        <w:r>
          <w:rPr>
            <w:rFonts w:ascii="Times New Roman" w:eastAsia="Times New Roman" w:hAnsi="Times New Roman" w:cs="Times New Roman"/>
          </w:rPr>
          <w:t>gesture</w:t>
        </w:r>
      </w:ins>
      <w:r>
        <w:rPr>
          <w:rFonts w:ascii="Times New Roman" w:eastAsia="Times New Roman" w:hAnsi="Times New Roman" w:cs="Times New Roman"/>
        </w:rPr>
        <w:t xml:space="preserve"> </w:t>
      </w:r>
      <w:del w:id="1515" w:author="Author">
        <w:r>
          <w:rPr>
            <w:rFonts w:ascii="Times New Roman" w:eastAsia="Times New Roman" w:hAnsi="Times New Roman" w:cs="Times New Roman"/>
          </w:rPr>
          <w:delText>Recognition</w:delText>
        </w:r>
      </w:del>
      <w:ins w:id="1516" w:author="Author">
        <w:r>
          <w:rPr>
            <w:rFonts w:ascii="Times New Roman" w:eastAsia="Times New Roman" w:hAnsi="Times New Roman" w:cs="Times New Roman"/>
          </w:rPr>
          <w:t>recognition</w:t>
        </w:r>
      </w:ins>
      <w:r>
        <w:rPr>
          <w:rFonts w:ascii="Times New Roman" w:eastAsia="Times New Roman" w:hAnsi="Times New Roman" w:cs="Times New Roman"/>
        </w:rPr>
        <w:t xml:space="preserve"> by </w:t>
      </w:r>
      <w:del w:id="1517" w:author="Author">
        <w:r>
          <w:rPr>
            <w:rFonts w:ascii="Times New Roman" w:eastAsia="Times New Roman" w:hAnsi="Times New Roman" w:cs="Times New Roman"/>
          </w:rPr>
          <w:delText>Multi</w:delText>
        </w:r>
      </w:del>
      <w:ins w:id="1518" w:author="Author">
        <w:r>
          <w:rPr>
            <w:rFonts w:ascii="Times New Roman" w:eastAsia="Times New Roman" w:hAnsi="Times New Roman" w:cs="Times New Roman"/>
          </w:rPr>
          <w:t>multi</w:t>
        </w:r>
      </w:ins>
      <w:r>
        <w:rPr>
          <w:rFonts w:ascii="Times New Roman" w:eastAsia="Times New Roman" w:hAnsi="Times New Roman" w:cs="Times New Roman"/>
        </w:rPr>
        <w:t>-</w:t>
      </w:r>
      <w:del w:id="1519" w:author="Author">
        <w:r>
          <w:rPr>
            <w:rFonts w:ascii="Times New Roman" w:eastAsia="Times New Roman" w:hAnsi="Times New Roman" w:cs="Times New Roman"/>
          </w:rPr>
          <w:delText>View</w:delText>
        </w:r>
      </w:del>
      <w:ins w:id="1520" w:author="Author">
        <w:r>
          <w:rPr>
            <w:rFonts w:ascii="Times New Roman" w:eastAsia="Times New Roman" w:hAnsi="Times New Roman" w:cs="Times New Roman"/>
          </w:rPr>
          <w:t>view</w:t>
        </w:r>
      </w:ins>
      <w:r>
        <w:rPr>
          <w:rFonts w:ascii="Times New Roman" w:eastAsia="Times New Roman" w:hAnsi="Times New Roman" w:cs="Times New Roman"/>
        </w:rPr>
        <w:t xml:space="preserve"> </w:t>
      </w:r>
      <w:del w:id="1521" w:author="Author">
        <w:r>
          <w:rPr>
            <w:rFonts w:ascii="Times New Roman" w:eastAsia="Times New Roman" w:hAnsi="Times New Roman" w:cs="Times New Roman"/>
          </w:rPr>
          <w:delText>Deep</w:delText>
        </w:r>
      </w:del>
      <w:ins w:id="1522" w:author="Author">
        <w:r>
          <w:rPr>
            <w:rFonts w:ascii="Times New Roman" w:eastAsia="Times New Roman" w:hAnsi="Times New Roman" w:cs="Times New Roman"/>
          </w:rPr>
          <w:t>deep</w:t>
        </w:r>
      </w:ins>
      <w:r>
        <w:rPr>
          <w:rFonts w:ascii="Times New Roman" w:eastAsia="Times New Roman" w:hAnsi="Times New Roman" w:cs="Times New Roman"/>
        </w:rPr>
        <w:t xml:space="preserve"> </w:t>
      </w:r>
      <w:del w:id="1523" w:author="Author">
        <w:r>
          <w:rPr>
            <w:rFonts w:ascii="Times New Roman" w:eastAsia="Times New Roman" w:hAnsi="Times New Roman" w:cs="Times New Roman"/>
          </w:rPr>
          <w:delText>Learning</w:delText>
        </w:r>
      </w:del>
      <w:ins w:id="1524" w:author="Author">
        <w:r>
          <w:rPr>
            <w:rFonts w:ascii="Times New Roman" w:eastAsia="Times New Roman" w:hAnsi="Times New Roman" w:cs="Times New Roman"/>
          </w:rPr>
          <w:t>learning</w:t>
        </w:r>
      </w:ins>
      <w:r>
        <w:rPr>
          <w:rFonts w:ascii="Times New Roman" w:eastAsia="Times New Roman" w:hAnsi="Times New Roman" w:cs="Times New Roman"/>
        </w:rPr>
        <w:t>. IEEE Trans Bio</w:t>
      </w:r>
      <w:ins w:id="1525" w:author="Author">
        <w:r>
          <w:rPr>
            <w:rFonts w:ascii="Times New Roman" w:eastAsia="Times New Roman" w:hAnsi="Times New Roman" w:cs="Times New Roman"/>
          </w:rPr>
          <w:t xml:space="preserve"> </w:t>
        </w:r>
      </w:ins>
      <w:del w:id="1526" w:author="Author">
        <w:r>
          <w:rPr>
            <w:rFonts w:ascii="Times New Roman" w:eastAsia="Times New Roman" w:hAnsi="Times New Roman" w:cs="Times New Roman"/>
          </w:rPr>
          <w:delText>med</w:delText>
        </w:r>
      </w:del>
      <w:ins w:id="1527" w:author="Author">
        <w:r>
          <w:rPr>
            <w:rFonts w:ascii="Times New Roman" w:eastAsia="Times New Roman" w:hAnsi="Times New Roman" w:cs="Times New Roman"/>
          </w:rPr>
          <w:t>Med</w:t>
        </w:r>
      </w:ins>
      <w:r>
        <w:rPr>
          <w:rFonts w:ascii="Times New Roman" w:eastAsia="Times New Roman" w:hAnsi="Times New Roman" w:cs="Times New Roman"/>
        </w:rPr>
        <w:t xml:space="preserve"> </w:t>
      </w:r>
      <w:del w:id="1528" w:author="Author">
        <w:r>
          <w:rPr>
            <w:rFonts w:ascii="Times New Roman" w:eastAsia="Times New Roman" w:hAnsi="Times New Roman" w:cs="Times New Roman"/>
          </w:rPr>
          <w:delText>Eng.</w:delText>
        </w:r>
      </w:del>
      <w:ins w:id="1529" w:author="Author">
        <w:r>
          <w:rPr>
            <w:rFonts w:ascii="Times New Roman" w:eastAsia="Times New Roman" w:hAnsi="Times New Roman" w:cs="Times New Roman"/>
          </w:rPr>
          <w:t>Eng</w:t>
        </w:r>
      </w:ins>
      <w:r>
        <w:rPr>
          <w:rFonts w:ascii="Times New Roman" w:eastAsia="Times New Roman" w:hAnsi="Times New Roman" w:cs="Times New Roman"/>
        </w:rPr>
        <w:t xml:space="preserve"> 2019;66(10):2964</w:t>
      </w:r>
      <w:del w:id="1530" w:author="Author">
        <w:r>
          <w:rPr>
            <w:rFonts w:ascii="Times New Roman" w:eastAsia="Times New Roman" w:hAnsi="Times New Roman" w:cs="Times New Roman"/>
          </w:rPr>
          <w:delText>-</w:delText>
        </w:r>
      </w:del>
      <w:ins w:id="1531" w:author="Author">
        <w:r>
          <w:rPr>
            <w:rFonts w:ascii="Times New Roman" w:eastAsia="Times New Roman" w:hAnsi="Times New Roman" w:cs="Times New Roman"/>
          </w:rPr>
          <w:t>–</w:t>
        </w:r>
      </w:ins>
      <w:r>
        <w:rPr>
          <w:rFonts w:ascii="Times New Roman" w:eastAsia="Times New Roman" w:hAnsi="Times New Roman" w:cs="Times New Roman"/>
        </w:rPr>
        <w:t xml:space="preserve">73. doi: </w:t>
      </w:r>
      <w:hyperlink r:id="rId62" w:history="1">
        <w:r w:rsidRPr="002C3FE0">
          <w:rPr>
            <w:rStyle w:val="Hyperlink"/>
            <w:rFonts w:ascii="Times New Roman" w:eastAsia="Times New Roman" w:hAnsi="Times New Roman" w:cs="Times New Roman"/>
          </w:rPr>
          <w:t>10.1109/TBME.2019.2899222</w:t>
        </w:r>
      </w:hyperlink>
      <w:r>
        <w:rPr>
          <w:rFonts w:ascii="Times New Roman" w:eastAsia="Times New Roman" w:hAnsi="Times New Roman" w:cs="Times New Roman"/>
        </w:rPr>
        <w:t>.</w:t>
      </w:r>
    </w:p>
    <w:p w14:paraId="6E9DBD9A" w14:textId="3AE43970"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36.</w:t>
      </w:r>
      <w:r>
        <w:rPr>
          <w:rFonts w:ascii="Times New Roman" w:eastAsia="Times New Roman" w:hAnsi="Times New Roman" w:cs="Times New Roman"/>
        </w:rPr>
        <w:tab/>
        <w:t xml:space="preserve">Krizhevsky A, Sutskever I, Hinton GE. Imagenet classification with deep convolutional neural networks. </w:t>
      </w:r>
      <w:ins w:id="1532" w:author="Author" w:date="2022-03-14T14:04:00Z">
        <w:r w:rsidR="00F521B5" w:rsidRPr="00F521B5">
          <w:rPr>
            <w:rFonts w:ascii="Times New Roman" w:eastAsia="Times New Roman" w:hAnsi="Times New Roman" w:cs="Times New Roman"/>
          </w:rPr>
          <w:t>Commun ACM 2017;60(6):84–90</w:t>
        </w:r>
      </w:ins>
      <w:del w:id="1533" w:author="Author" w:date="2022-03-14T14:04:00Z">
        <w:r w:rsidDel="00F521B5">
          <w:rPr>
            <w:rFonts w:ascii="Times New Roman" w:eastAsia="Times New Roman" w:hAnsi="Times New Roman" w:cs="Times New Roman"/>
          </w:rPr>
          <w:delText xml:space="preserve">Adv Neural Inf Process </w:delText>
        </w:r>
      </w:del>
      <w:del w:id="1534" w:author="Author">
        <w:r>
          <w:rPr>
            <w:rFonts w:ascii="Times New Roman" w:eastAsia="Times New Roman" w:hAnsi="Times New Roman" w:cs="Times New Roman"/>
          </w:rPr>
          <w:delText>Syst.</w:delText>
        </w:r>
      </w:del>
      <w:del w:id="1535" w:author="Author" w:date="2022-03-14T14:04:00Z">
        <w:r w:rsidDel="00F521B5">
          <w:rPr>
            <w:rFonts w:ascii="Times New Roman" w:eastAsia="Times New Roman" w:hAnsi="Times New Roman" w:cs="Times New Roman"/>
          </w:rPr>
          <w:delText xml:space="preserve"> 2012;25</w:delText>
        </w:r>
      </w:del>
      <w:commentRangeStart w:id="1536"/>
      <w:commentRangeEnd w:id="1536"/>
      <w:r>
        <w:rPr>
          <w:rFonts w:ascii="Times New Roman" w:eastAsia="Times New Roman" w:hAnsi="Times New Roman" w:cs="Times New Roman"/>
        </w:rPr>
        <w:t>.</w:t>
      </w:r>
    </w:p>
    <w:p w14:paraId="347FA5EC"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37.</w:t>
      </w:r>
      <w:r>
        <w:rPr>
          <w:rFonts w:ascii="Times New Roman" w:eastAsia="Times New Roman" w:hAnsi="Times New Roman" w:cs="Times New Roman"/>
        </w:rPr>
        <w:tab/>
        <w:t>He K, Zhang X, Ren S, Sun J, editors</w:t>
      </w:r>
      <w:ins w:id="1537" w:author="Author">
        <w:r>
          <w:rPr>
            <w:rFonts w:ascii="Times New Roman" w:eastAsia="Times New Roman" w:hAnsi="Times New Roman" w:cs="Times New Roman"/>
          </w:rPr>
          <w:t>. 2016</w:t>
        </w:r>
      </w:ins>
      <w:r>
        <w:rPr>
          <w:rFonts w:ascii="Times New Roman" w:eastAsia="Times New Roman" w:hAnsi="Times New Roman" w:cs="Times New Roman"/>
        </w:rPr>
        <w:t xml:space="preserve">. Deep </w:t>
      </w:r>
      <w:del w:id="1538" w:author="Author">
        <w:r>
          <w:rPr>
            <w:rFonts w:ascii="Times New Roman" w:eastAsia="Times New Roman" w:hAnsi="Times New Roman" w:cs="Times New Roman"/>
          </w:rPr>
          <w:delText>Residual</w:delText>
        </w:r>
      </w:del>
      <w:ins w:id="1539" w:author="Author">
        <w:r>
          <w:rPr>
            <w:rFonts w:ascii="Times New Roman" w:eastAsia="Times New Roman" w:hAnsi="Times New Roman" w:cs="Times New Roman"/>
          </w:rPr>
          <w:t>residual</w:t>
        </w:r>
      </w:ins>
      <w:r>
        <w:rPr>
          <w:rFonts w:ascii="Times New Roman" w:eastAsia="Times New Roman" w:hAnsi="Times New Roman" w:cs="Times New Roman"/>
        </w:rPr>
        <w:t xml:space="preserve"> </w:t>
      </w:r>
      <w:del w:id="1540" w:author="Author">
        <w:r>
          <w:rPr>
            <w:rFonts w:ascii="Times New Roman" w:eastAsia="Times New Roman" w:hAnsi="Times New Roman" w:cs="Times New Roman"/>
          </w:rPr>
          <w:delText>Learning</w:delText>
        </w:r>
      </w:del>
      <w:ins w:id="1541" w:author="Author">
        <w:r>
          <w:rPr>
            <w:rFonts w:ascii="Times New Roman" w:eastAsia="Times New Roman" w:hAnsi="Times New Roman" w:cs="Times New Roman"/>
          </w:rPr>
          <w:t>learning</w:t>
        </w:r>
      </w:ins>
      <w:r>
        <w:rPr>
          <w:rFonts w:ascii="Times New Roman" w:eastAsia="Times New Roman" w:hAnsi="Times New Roman" w:cs="Times New Roman"/>
        </w:rPr>
        <w:t xml:space="preserve"> for </w:t>
      </w:r>
      <w:del w:id="1542" w:author="Author">
        <w:r>
          <w:rPr>
            <w:rFonts w:ascii="Times New Roman" w:eastAsia="Times New Roman" w:hAnsi="Times New Roman" w:cs="Times New Roman"/>
          </w:rPr>
          <w:delText>Image</w:delText>
        </w:r>
      </w:del>
      <w:ins w:id="1543" w:author="Author">
        <w:r>
          <w:rPr>
            <w:rFonts w:ascii="Times New Roman" w:eastAsia="Times New Roman" w:hAnsi="Times New Roman" w:cs="Times New Roman"/>
          </w:rPr>
          <w:t>image</w:t>
        </w:r>
      </w:ins>
      <w:r>
        <w:rPr>
          <w:rFonts w:ascii="Times New Roman" w:eastAsia="Times New Roman" w:hAnsi="Times New Roman" w:cs="Times New Roman"/>
        </w:rPr>
        <w:t xml:space="preserve"> </w:t>
      </w:r>
      <w:del w:id="1544" w:author="Author">
        <w:r>
          <w:rPr>
            <w:rFonts w:ascii="Times New Roman" w:eastAsia="Times New Roman" w:hAnsi="Times New Roman" w:cs="Times New Roman"/>
          </w:rPr>
          <w:delText>Recognition</w:delText>
        </w:r>
      </w:del>
      <w:ins w:id="1545" w:author="Author">
        <w:r>
          <w:rPr>
            <w:rFonts w:ascii="Times New Roman" w:eastAsia="Times New Roman" w:hAnsi="Times New Roman" w:cs="Times New Roman"/>
          </w:rPr>
          <w:t>recognition</w:t>
        </w:r>
      </w:ins>
      <w:del w:id="1546" w:author="Author">
        <w:r>
          <w:rPr>
            <w:rFonts w:ascii="Times New Roman" w:eastAsia="Times New Roman" w:hAnsi="Times New Roman" w:cs="Times New Roman"/>
          </w:rPr>
          <w:delText>. 2016</w:delText>
        </w:r>
      </w:del>
      <w:r>
        <w:rPr>
          <w:rFonts w:ascii="Times New Roman" w:eastAsia="Times New Roman" w:hAnsi="Times New Roman" w:cs="Times New Roman"/>
        </w:rPr>
        <w:t xml:space="preserve"> IEEE Conference on Computer Vision and Pattern Recognition (CVPR); 2016</w:t>
      </w:r>
      <w:del w:id="1547" w:author="Author">
        <w:r>
          <w:rPr>
            <w:rFonts w:ascii="Times New Roman" w:eastAsia="Times New Roman" w:hAnsi="Times New Roman" w:cs="Times New Roman"/>
          </w:rPr>
          <w:delText xml:space="preserve"> 27-30 June 2016</w:delText>
        </w:r>
      </w:del>
      <w:ins w:id="1548" w:author="Author">
        <w:r>
          <w:rPr>
            <w:rFonts w:ascii="Times New Roman" w:eastAsia="Times New Roman" w:hAnsi="Times New Roman" w:cs="Times New Roman"/>
          </w:rPr>
          <w:t>(27–30, June)</w:t>
        </w:r>
      </w:ins>
      <w:r>
        <w:rPr>
          <w:rFonts w:ascii="Times New Roman" w:eastAsia="Times New Roman" w:hAnsi="Times New Roman" w:cs="Times New Roman"/>
        </w:rPr>
        <w:t>.</w:t>
      </w:r>
    </w:p>
    <w:p w14:paraId="200D14A5" w14:textId="4617571E"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38.</w:t>
      </w:r>
      <w:r>
        <w:rPr>
          <w:rFonts w:ascii="Times New Roman" w:eastAsia="Times New Roman" w:hAnsi="Times New Roman" w:cs="Times New Roman"/>
        </w:rPr>
        <w:tab/>
        <w:t xml:space="preserve">Simonyan K, Zisserman A. Very </w:t>
      </w:r>
      <w:r w:rsidR="00F521B5">
        <w:rPr>
          <w:rFonts w:ascii="Times New Roman" w:eastAsia="Times New Roman" w:hAnsi="Times New Roman" w:cs="Times New Roman"/>
        </w:rPr>
        <w:t>deep convolutional networks for large-scale image recognitio</w:t>
      </w:r>
      <w:r>
        <w:rPr>
          <w:rFonts w:ascii="Times New Roman" w:eastAsia="Times New Roman" w:hAnsi="Times New Roman" w:cs="Times New Roman"/>
        </w:rPr>
        <w:t>n</w:t>
      </w:r>
      <w:commentRangeStart w:id="1549"/>
      <w:commentRangeEnd w:id="1549"/>
      <w:r>
        <w:rPr>
          <w:rStyle w:val="CommentReference1"/>
        </w:rPr>
        <w:commentReference w:id="1549"/>
      </w:r>
      <w:del w:id="1550" w:author="Author">
        <w:r>
          <w:rPr>
            <w:rFonts w:ascii="Times New Roman" w:eastAsia="Times New Roman" w:hAnsi="Times New Roman" w:cs="Times New Roman"/>
          </w:rPr>
          <w:delText xml:space="preserve">. </w:delText>
        </w:r>
      </w:del>
      <w:ins w:id="1551" w:author="Author">
        <w:r>
          <w:rPr>
            <w:rFonts w:ascii="Times New Roman" w:eastAsia="Times New Roman" w:hAnsi="Times New Roman" w:cs="Times New Roman"/>
          </w:rPr>
          <w:t>:</w:t>
        </w:r>
      </w:ins>
      <w:del w:id="1552" w:author="Author">
        <w:r>
          <w:rPr>
            <w:rFonts w:ascii="Times New Roman" w:eastAsia="Times New Roman" w:hAnsi="Times New Roman" w:cs="Times New Roman"/>
          </w:rPr>
          <w:delText>ar</w:delText>
        </w:r>
      </w:del>
      <w:ins w:id="1553" w:author="Author">
        <w:r>
          <w:rPr>
            <w:rFonts w:ascii="Times New Roman" w:eastAsia="Times New Roman" w:hAnsi="Times New Roman" w:cs="Times New Roman"/>
          </w:rPr>
          <w:t>Ar</w:t>
        </w:r>
      </w:ins>
      <w:r>
        <w:rPr>
          <w:rFonts w:ascii="Times New Roman" w:eastAsia="Times New Roman" w:hAnsi="Times New Roman" w:cs="Times New Roman"/>
        </w:rPr>
        <w:t xml:space="preserve">Xiv </w:t>
      </w:r>
      <w:hyperlink r:id="rId63" w:history="1">
        <w:r w:rsidRPr="002C3FE0">
          <w:rPr>
            <w:rStyle w:val="Hyperlink"/>
            <w:rFonts w:ascii="Times New Roman" w:eastAsia="Times New Roman" w:hAnsi="Times New Roman" w:cs="Times New Roman"/>
          </w:rPr>
          <w:t>14091556</w:t>
        </w:r>
      </w:hyperlink>
      <w:r>
        <w:rPr>
          <w:rFonts w:ascii="Times New Roman" w:eastAsia="Times New Roman" w:hAnsi="Times New Roman" w:cs="Times New Roman"/>
        </w:rPr>
        <w:t>. 2014.</w:t>
      </w:r>
    </w:p>
    <w:p w14:paraId="30DDC37A"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39.</w:t>
      </w:r>
      <w:r>
        <w:rPr>
          <w:rFonts w:ascii="Times New Roman" w:eastAsia="Times New Roman" w:hAnsi="Times New Roman" w:cs="Times New Roman"/>
        </w:rPr>
        <w:tab/>
        <w:t>Prechelt L</w:t>
      </w:r>
      <w:del w:id="1554" w:author="Author">
        <w:r>
          <w:rPr>
            <w:rFonts w:ascii="Times New Roman" w:eastAsia="Times New Roman" w:hAnsi="Times New Roman" w:cs="Times New Roman"/>
          </w:rPr>
          <w:delText>.</w:delText>
        </w:r>
      </w:del>
      <w:ins w:id="1555" w:author="Author">
        <w:r>
          <w:rPr>
            <w:rFonts w:ascii="Times New Roman" w:eastAsia="Times New Roman" w:hAnsi="Times New Roman" w:cs="Times New Roman"/>
          </w:rPr>
          <w:t>. 1998</w:t>
        </w:r>
      </w:ins>
      <w:del w:id="1556" w:author="Author">
        <w:r>
          <w:rPr>
            <w:rFonts w:ascii="Times New Roman" w:eastAsia="Times New Roman" w:hAnsi="Times New Roman" w:cs="Times New Roman"/>
          </w:rPr>
          <w:delText xml:space="preserve"> </w:delText>
        </w:r>
      </w:del>
      <w:ins w:id="1557" w:author="Author">
        <w:r>
          <w:rPr>
            <w:rFonts w:ascii="Times New Roman" w:eastAsia="Times New Roman" w:hAnsi="Times New Roman" w:cs="Times New Roman"/>
          </w:rPr>
          <w:t xml:space="preserve">. </w:t>
        </w:r>
      </w:ins>
      <w:r>
        <w:rPr>
          <w:rFonts w:ascii="Times New Roman" w:eastAsia="Times New Roman" w:hAnsi="Times New Roman" w:cs="Times New Roman"/>
        </w:rPr>
        <w:t xml:space="preserve">Early </w:t>
      </w:r>
      <w:del w:id="1558" w:author="Author">
        <w:r>
          <w:rPr>
            <w:rFonts w:ascii="Times New Roman" w:eastAsia="Times New Roman" w:hAnsi="Times New Roman" w:cs="Times New Roman"/>
          </w:rPr>
          <w:delText>Stopping</w:delText>
        </w:r>
      </w:del>
      <w:ins w:id="1559" w:author="Author">
        <w:r>
          <w:rPr>
            <w:rFonts w:ascii="Times New Roman" w:eastAsia="Times New Roman" w:hAnsi="Times New Roman" w:cs="Times New Roman"/>
          </w:rPr>
          <w:t>stopping</w:t>
        </w:r>
      </w:ins>
      <w:del w:id="1560" w:author="Author">
        <w:r>
          <w:rPr>
            <w:rFonts w:ascii="Times New Roman" w:eastAsia="Times New Roman" w:hAnsi="Times New Roman" w:cs="Times New Roman"/>
          </w:rPr>
          <w:delText xml:space="preserve"> - </w:delText>
        </w:r>
      </w:del>
      <w:ins w:id="1561" w:author="Author">
        <w:r>
          <w:rPr>
            <w:rFonts w:ascii="Times New Roman" w:eastAsia="Times New Roman" w:hAnsi="Times New Roman" w:cs="Times New Roman"/>
          </w:rPr>
          <w:t xml:space="preserve"> – </w:t>
        </w:r>
      </w:ins>
      <w:r>
        <w:rPr>
          <w:rFonts w:ascii="Times New Roman" w:eastAsia="Times New Roman" w:hAnsi="Times New Roman" w:cs="Times New Roman"/>
        </w:rPr>
        <w:t xml:space="preserve">But </w:t>
      </w:r>
      <w:del w:id="1562" w:author="Author">
        <w:r>
          <w:rPr>
            <w:rFonts w:ascii="Times New Roman" w:eastAsia="Times New Roman" w:hAnsi="Times New Roman" w:cs="Times New Roman"/>
          </w:rPr>
          <w:delText>When</w:delText>
        </w:r>
      </w:del>
      <w:ins w:id="1563" w:author="Author">
        <w:r>
          <w:rPr>
            <w:rFonts w:ascii="Times New Roman" w:eastAsia="Times New Roman" w:hAnsi="Times New Roman" w:cs="Times New Roman"/>
          </w:rPr>
          <w:t>when</w:t>
        </w:r>
      </w:ins>
      <w:r>
        <w:rPr>
          <w:rFonts w:ascii="Times New Roman" w:eastAsia="Times New Roman" w:hAnsi="Times New Roman" w:cs="Times New Roman"/>
        </w:rPr>
        <w:t>? In:</w:t>
      </w:r>
      <w:del w:id="1564" w:author="Author">
        <w:r>
          <w:rPr>
            <w:rFonts w:ascii="Times New Roman" w:eastAsia="Times New Roman" w:hAnsi="Times New Roman" w:cs="Times New Roman"/>
          </w:rPr>
          <w:delText xml:space="preserve"> Orr GB, Müller K-R, editors.</w:delText>
        </w:r>
      </w:del>
      <w:r>
        <w:rPr>
          <w:rFonts w:ascii="Times New Roman" w:eastAsia="Times New Roman" w:hAnsi="Times New Roman" w:cs="Times New Roman"/>
        </w:rPr>
        <w:t xml:space="preserve"> Neural Networks: Tricks of the Trade</w:t>
      </w:r>
      <w:ins w:id="1565" w:author="Author">
        <w:r>
          <w:rPr>
            <w:rFonts w:ascii="Times New Roman" w:eastAsia="Times New Roman" w:hAnsi="Times New Roman" w:cs="Times New Roman"/>
          </w:rPr>
          <w:t xml:space="preserve"> Orr GB, Müller K-R, editors</w:t>
        </w:r>
      </w:ins>
      <w:del w:id="1566" w:author="Author">
        <w:r>
          <w:rPr>
            <w:rFonts w:ascii="Times New Roman" w:eastAsia="Times New Roman" w:hAnsi="Times New Roman" w:cs="Times New Roman"/>
          </w:rPr>
          <w:delText>.</w:delText>
        </w:r>
      </w:del>
      <w:ins w:id="1567" w:author="Author">
        <w:r>
          <w:rPr>
            <w:rFonts w:ascii="Times New Roman" w:eastAsia="Times New Roman" w:hAnsi="Times New Roman" w:cs="Times New Roman"/>
          </w:rPr>
          <w:t>:</w:t>
        </w:r>
      </w:ins>
      <w:r>
        <w:rPr>
          <w:rFonts w:ascii="Times New Roman" w:eastAsia="Times New Roman" w:hAnsi="Times New Roman" w:cs="Times New Roman"/>
        </w:rPr>
        <w:t xml:space="preserve"> Berlin, Heidelberg: Springer Berlin Heidelberg</w:t>
      </w:r>
      <w:del w:id="1568" w:author="Author">
        <w:r>
          <w:rPr>
            <w:rFonts w:ascii="Times New Roman" w:eastAsia="Times New Roman" w:hAnsi="Times New Roman" w:cs="Times New Roman"/>
          </w:rPr>
          <w:delText>; 1998</w:delText>
        </w:r>
      </w:del>
      <w:r>
        <w:rPr>
          <w:rFonts w:ascii="Times New Roman" w:eastAsia="Times New Roman" w:hAnsi="Times New Roman" w:cs="Times New Roman"/>
        </w:rPr>
        <w:t>. p. 55</w:t>
      </w:r>
      <w:del w:id="1569" w:author="Author">
        <w:r>
          <w:rPr>
            <w:rFonts w:ascii="Times New Roman" w:eastAsia="Times New Roman" w:hAnsi="Times New Roman" w:cs="Times New Roman"/>
          </w:rPr>
          <w:delText>-</w:delText>
        </w:r>
      </w:del>
      <w:ins w:id="1570" w:author="Author">
        <w:r>
          <w:rPr>
            <w:rFonts w:ascii="Times New Roman" w:eastAsia="Times New Roman" w:hAnsi="Times New Roman" w:cs="Times New Roman"/>
          </w:rPr>
          <w:t>–</w:t>
        </w:r>
      </w:ins>
      <w:r>
        <w:rPr>
          <w:rFonts w:ascii="Times New Roman" w:eastAsia="Times New Roman" w:hAnsi="Times New Roman" w:cs="Times New Roman"/>
        </w:rPr>
        <w:t>69.</w:t>
      </w:r>
    </w:p>
    <w:p w14:paraId="46A0E860"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40.</w:t>
      </w:r>
      <w:r>
        <w:rPr>
          <w:rFonts w:ascii="Times New Roman" w:eastAsia="Times New Roman" w:hAnsi="Times New Roman" w:cs="Times New Roman"/>
        </w:rPr>
        <w:tab/>
        <w:t>Olah C, Mordvintsev A, Schubert L. Feature visualization. Distill</w:t>
      </w:r>
      <w:del w:id="1571" w:author="Author">
        <w:r>
          <w:rPr>
            <w:rFonts w:ascii="Times New Roman" w:eastAsia="Times New Roman" w:hAnsi="Times New Roman" w:cs="Times New Roman"/>
          </w:rPr>
          <w:delText>.</w:delText>
        </w:r>
      </w:del>
      <w:r>
        <w:rPr>
          <w:rFonts w:ascii="Times New Roman" w:eastAsia="Times New Roman" w:hAnsi="Times New Roman" w:cs="Times New Roman"/>
        </w:rPr>
        <w:t xml:space="preserve"> 2017;2(11):e7. doi: </w:t>
      </w:r>
      <w:hyperlink r:id="rId64" w:history="1">
        <w:r w:rsidRPr="002C3FE0">
          <w:rPr>
            <w:rStyle w:val="Hyperlink"/>
            <w:rFonts w:ascii="Times New Roman" w:eastAsia="Times New Roman" w:hAnsi="Times New Roman" w:cs="Times New Roman"/>
          </w:rPr>
          <w:t>10.23915/distill.00007</w:t>
        </w:r>
      </w:hyperlink>
      <w:r>
        <w:rPr>
          <w:rFonts w:ascii="Times New Roman" w:eastAsia="Times New Roman" w:hAnsi="Times New Roman" w:cs="Times New Roman"/>
        </w:rPr>
        <w:t>.</w:t>
      </w:r>
    </w:p>
    <w:p w14:paraId="25FF888A"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41.</w:t>
      </w:r>
      <w:r>
        <w:rPr>
          <w:rFonts w:ascii="Times New Roman" w:eastAsia="Times New Roman" w:hAnsi="Times New Roman" w:cs="Times New Roman"/>
        </w:rPr>
        <w:tab/>
        <w:t xml:space="preserve">Haig AJ, Gelblum JB, Rechtien JJ, Gitter AJ. Technology assessment: </w:t>
      </w:r>
      <w:del w:id="1572" w:author="Author">
        <w:r>
          <w:rPr>
            <w:rFonts w:ascii="Times New Roman" w:eastAsia="Times New Roman" w:hAnsi="Times New Roman" w:cs="Times New Roman"/>
          </w:rPr>
          <w:delText>the</w:delText>
        </w:r>
      </w:del>
      <w:ins w:id="1573" w:author="Author">
        <w:r>
          <w:rPr>
            <w:rFonts w:ascii="Times New Roman" w:eastAsia="Times New Roman" w:hAnsi="Times New Roman" w:cs="Times New Roman"/>
          </w:rPr>
          <w:t>The</w:t>
        </w:r>
      </w:ins>
      <w:r>
        <w:rPr>
          <w:rFonts w:ascii="Times New Roman" w:eastAsia="Times New Roman" w:hAnsi="Times New Roman" w:cs="Times New Roman"/>
        </w:rPr>
        <w:t xml:space="preserve"> use of surface EMG in the diagnosis and treatment of nerve and muscle disorders. Muscle Nerve</w:t>
      </w:r>
      <w:del w:id="1574" w:author="Author">
        <w:r>
          <w:rPr>
            <w:rFonts w:ascii="Times New Roman" w:eastAsia="Times New Roman" w:hAnsi="Times New Roman" w:cs="Times New Roman"/>
          </w:rPr>
          <w:delText>.</w:delText>
        </w:r>
      </w:del>
      <w:r>
        <w:rPr>
          <w:rFonts w:ascii="Times New Roman" w:eastAsia="Times New Roman" w:hAnsi="Times New Roman" w:cs="Times New Roman"/>
        </w:rPr>
        <w:t xml:space="preserve"> 1996;19(3):392</w:t>
      </w:r>
      <w:del w:id="1575" w:author="Author">
        <w:r>
          <w:rPr>
            <w:rFonts w:ascii="Times New Roman" w:eastAsia="Times New Roman" w:hAnsi="Times New Roman" w:cs="Times New Roman"/>
          </w:rPr>
          <w:delText>-</w:delText>
        </w:r>
      </w:del>
      <w:ins w:id="1576" w:author="Author">
        <w:r>
          <w:rPr>
            <w:rFonts w:ascii="Times New Roman" w:eastAsia="Times New Roman" w:hAnsi="Times New Roman" w:cs="Times New Roman"/>
          </w:rPr>
          <w:t>–</w:t>
        </w:r>
      </w:ins>
      <w:r>
        <w:rPr>
          <w:rFonts w:ascii="Times New Roman" w:eastAsia="Times New Roman" w:hAnsi="Times New Roman" w:cs="Times New Roman"/>
        </w:rPr>
        <w:t xml:space="preserve">5. doi: </w:t>
      </w:r>
      <w:r w:rsidRPr="002C3FE0">
        <w:rPr>
          <w:rStyle w:val="Hyperlink"/>
          <w:rFonts w:ascii="Times New Roman" w:eastAsia="Times New Roman" w:hAnsi="Times New Roman" w:cs="Times New Roman"/>
        </w:rPr>
        <w:fldChar w:fldCharType="begin"/>
      </w:r>
      <w:r w:rsidRPr="002C3FE0">
        <w:rPr>
          <w:rStyle w:val="Hyperlink"/>
          <w:rFonts w:ascii="Times New Roman" w:eastAsia="Times New Roman" w:hAnsi="Times New Roman" w:cs="Times New Roman"/>
        </w:rPr>
        <w:instrText>HYPERLINK "https://doi.org/10.1002/(SICI)1097-4598(199603)19:3&lt;392::AID-MUS21&gt;3.0.CO;2-T"</w:instrText>
      </w:r>
      <w:r w:rsidRPr="002C3FE0">
        <w:rPr>
          <w:rStyle w:val="Hyperlink"/>
          <w:rFonts w:ascii="Times New Roman" w:eastAsia="Times New Roman" w:hAnsi="Times New Roman" w:cs="Times New Roman"/>
        </w:rPr>
        <w:fldChar w:fldCharType="separate"/>
      </w:r>
      <w:del w:id="1577" w:author="Author">
        <w:r w:rsidRPr="002C3FE0">
          <w:rPr>
            <w:rStyle w:val="Hyperlink"/>
            <w:rFonts w:ascii="Times New Roman" w:eastAsia="Times New Roman" w:hAnsi="Times New Roman" w:cs="Times New Roman"/>
          </w:rPr>
          <w:delText>10.1002/(sici)1097-4598(199603)19:3&lt;392::Aid-mus21&gt;3.0.Co;2-t</w:delText>
        </w:r>
      </w:del>
      <w:ins w:id="1578" w:author="Author">
        <w:r w:rsidRPr="002C3FE0">
          <w:rPr>
            <w:rStyle w:val="Hyperlink"/>
            <w:rFonts w:ascii="Times New Roman" w:eastAsia="Times New Roman" w:hAnsi="Times New Roman" w:cs="Times New Roman"/>
          </w:rPr>
          <w:t>10.1002/(SICI)1097-4598(199603)19:3&lt;392::AID-MUS21&gt;3.0.CO;2-T</w:t>
        </w:r>
      </w:ins>
      <w:r w:rsidRPr="002C3FE0">
        <w:rPr>
          <w:rStyle w:val="Hyperlink"/>
          <w:rFonts w:ascii="Times New Roman" w:eastAsia="Times New Roman" w:hAnsi="Times New Roman" w:cs="Times New Roman"/>
        </w:rPr>
        <w:fldChar w:fldCharType="end"/>
      </w:r>
      <w:r>
        <w:rPr>
          <w:rFonts w:ascii="Times New Roman" w:eastAsia="Times New Roman" w:hAnsi="Times New Roman" w:cs="Times New Roman"/>
        </w:rPr>
        <w:t xml:space="preserve">. PubMed PMID: </w:t>
      </w:r>
      <w:hyperlink r:id="rId65" w:history="1">
        <w:r w:rsidRPr="002C3FE0">
          <w:rPr>
            <w:rStyle w:val="Hyperlink"/>
            <w:rFonts w:ascii="Times New Roman" w:eastAsia="Times New Roman" w:hAnsi="Times New Roman" w:cs="Times New Roman"/>
          </w:rPr>
          <w:t>8606710</w:t>
        </w:r>
      </w:hyperlink>
      <w:r>
        <w:rPr>
          <w:rFonts w:ascii="Times New Roman" w:eastAsia="Times New Roman" w:hAnsi="Times New Roman" w:cs="Times New Roman"/>
        </w:rPr>
        <w:t>.</w:t>
      </w:r>
    </w:p>
    <w:p w14:paraId="5725CB8E"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42.</w:t>
      </w:r>
      <w:r>
        <w:rPr>
          <w:rFonts w:ascii="Times New Roman" w:eastAsia="Times New Roman" w:hAnsi="Times New Roman" w:cs="Times New Roman"/>
        </w:rPr>
        <w:tab/>
        <w:t>Logigian EL, Ciafaloni E, Quinn LC, Dilek N, Pandya S, Moxley RT, 3rd, et al. Severity, type, and distribution of myotonic discharges are different in type 1 and type 2 myotonic dystrophy. Muscle Nerve</w:t>
      </w:r>
      <w:del w:id="1579" w:author="Author">
        <w:r>
          <w:rPr>
            <w:rFonts w:ascii="Times New Roman" w:eastAsia="Times New Roman" w:hAnsi="Times New Roman" w:cs="Times New Roman"/>
          </w:rPr>
          <w:delText>.</w:delText>
        </w:r>
      </w:del>
      <w:r>
        <w:rPr>
          <w:rFonts w:ascii="Times New Roman" w:eastAsia="Times New Roman" w:hAnsi="Times New Roman" w:cs="Times New Roman"/>
        </w:rPr>
        <w:t xml:space="preserve"> 2007;35(4):479</w:t>
      </w:r>
      <w:del w:id="1580" w:author="Author">
        <w:r>
          <w:rPr>
            <w:rFonts w:ascii="Times New Roman" w:eastAsia="Times New Roman" w:hAnsi="Times New Roman" w:cs="Times New Roman"/>
          </w:rPr>
          <w:delText>-</w:delText>
        </w:r>
      </w:del>
      <w:ins w:id="1581" w:author="Author">
        <w:r>
          <w:rPr>
            <w:rFonts w:ascii="Times New Roman" w:eastAsia="Times New Roman" w:hAnsi="Times New Roman" w:cs="Times New Roman"/>
          </w:rPr>
          <w:t>–</w:t>
        </w:r>
      </w:ins>
      <w:r>
        <w:rPr>
          <w:rFonts w:ascii="Times New Roman" w:eastAsia="Times New Roman" w:hAnsi="Times New Roman" w:cs="Times New Roman"/>
        </w:rPr>
        <w:t xml:space="preserve">85. doi: </w:t>
      </w:r>
      <w:hyperlink r:id="rId66" w:history="1">
        <w:r w:rsidRPr="002C3FE0">
          <w:rPr>
            <w:rStyle w:val="Hyperlink"/>
            <w:rFonts w:ascii="Times New Roman" w:eastAsia="Times New Roman" w:hAnsi="Times New Roman" w:cs="Times New Roman"/>
          </w:rPr>
          <w:t>10.1002/mus.20722</w:t>
        </w:r>
      </w:hyperlink>
      <w:r>
        <w:rPr>
          <w:rFonts w:ascii="Times New Roman" w:eastAsia="Times New Roman" w:hAnsi="Times New Roman" w:cs="Times New Roman"/>
        </w:rPr>
        <w:t xml:space="preserve">. PubMed PMID: </w:t>
      </w:r>
      <w:hyperlink r:id="rId67" w:history="1">
        <w:r w:rsidRPr="002C3FE0">
          <w:rPr>
            <w:rStyle w:val="Hyperlink"/>
            <w:rFonts w:ascii="Times New Roman" w:eastAsia="Times New Roman" w:hAnsi="Times New Roman" w:cs="Times New Roman"/>
          </w:rPr>
          <w:t>17230537</w:t>
        </w:r>
      </w:hyperlink>
      <w:r>
        <w:rPr>
          <w:rFonts w:ascii="Times New Roman" w:eastAsia="Times New Roman" w:hAnsi="Times New Roman" w:cs="Times New Roman"/>
        </w:rPr>
        <w:t>.</w:t>
      </w:r>
    </w:p>
    <w:p w14:paraId="5FFEF3FB"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43.</w:t>
      </w:r>
      <w:r>
        <w:rPr>
          <w:rFonts w:ascii="Times New Roman" w:eastAsia="Times New Roman" w:hAnsi="Times New Roman" w:cs="Times New Roman"/>
        </w:rPr>
        <w:tab/>
        <w:t xml:space="preserve">Dimachkie MM, Barohn RJ. Distal myopathies. Neurol </w:t>
      </w:r>
      <w:del w:id="1582" w:author="Author">
        <w:r>
          <w:rPr>
            <w:rFonts w:ascii="Times New Roman" w:eastAsia="Times New Roman" w:hAnsi="Times New Roman" w:cs="Times New Roman"/>
          </w:rPr>
          <w:delText>Clin.</w:delText>
        </w:r>
      </w:del>
      <w:ins w:id="1583" w:author="Author">
        <w:r>
          <w:rPr>
            <w:rFonts w:ascii="Times New Roman" w:eastAsia="Times New Roman" w:hAnsi="Times New Roman" w:cs="Times New Roman"/>
          </w:rPr>
          <w:t>Clin</w:t>
        </w:r>
      </w:ins>
      <w:r>
        <w:rPr>
          <w:rFonts w:ascii="Times New Roman" w:eastAsia="Times New Roman" w:hAnsi="Times New Roman" w:cs="Times New Roman"/>
        </w:rPr>
        <w:t xml:space="preserve"> 2014;32(3):</w:t>
      </w:r>
      <w:del w:id="1584" w:author="Author">
        <w:r>
          <w:rPr>
            <w:rFonts w:ascii="Times New Roman" w:eastAsia="Times New Roman" w:hAnsi="Times New Roman" w:cs="Times New Roman"/>
          </w:rPr>
          <w:delText>817-x</w:delText>
        </w:r>
      </w:del>
      <w:ins w:id="1585" w:author="Author">
        <w:r>
          <w:rPr>
            <w:rFonts w:ascii="Times New Roman" w:eastAsia="Times New Roman" w:hAnsi="Times New Roman" w:cs="Times New Roman"/>
          </w:rPr>
          <w:t>817–42, x</w:t>
        </w:r>
      </w:ins>
      <w:r>
        <w:rPr>
          <w:rFonts w:ascii="Times New Roman" w:eastAsia="Times New Roman" w:hAnsi="Times New Roman" w:cs="Times New Roman"/>
        </w:rPr>
        <w:t>. Epub 2014/05/15</w:t>
      </w:r>
      <w:del w:id="1586" w:author="Author">
        <w:r>
          <w:rPr>
            <w:rFonts w:ascii="Times New Roman" w:eastAsia="Times New Roman" w:hAnsi="Times New Roman" w:cs="Times New Roman"/>
          </w:rPr>
          <w:delText>.</w:delText>
        </w:r>
      </w:del>
      <w:r>
        <w:rPr>
          <w:rFonts w:ascii="Times New Roman" w:eastAsia="Times New Roman" w:hAnsi="Times New Roman" w:cs="Times New Roman"/>
        </w:rPr>
        <w:t xml:space="preserve"> doi: </w:t>
      </w:r>
      <w:hyperlink r:id="rId68" w:history="1">
        <w:r w:rsidRPr="002C3FE0">
          <w:rPr>
            <w:rStyle w:val="Hyperlink"/>
            <w:rFonts w:ascii="Times New Roman" w:eastAsia="Times New Roman" w:hAnsi="Times New Roman" w:cs="Times New Roman"/>
          </w:rPr>
          <w:t>10.1016/j.ncl.2014.04.004</w:t>
        </w:r>
      </w:hyperlink>
      <w:r>
        <w:rPr>
          <w:rFonts w:ascii="Times New Roman" w:eastAsia="Times New Roman" w:hAnsi="Times New Roman" w:cs="Times New Roman"/>
        </w:rPr>
        <w:t xml:space="preserve">. PubMed PMID: </w:t>
      </w:r>
      <w:hyperlink r:id="rId69" w:history="1">
        <w:r w:rsidRPr="002C3FE0">
          <w:rPr>
            <w:rStyle w:val="Hyperlink"/>
            <w:rFonts w:ascii="Times New Roman" w:eastAsia="Times New Roman" w:hAnsi="Times New Roman" w:cs="Times New Roman"/>
          </w:rPr>
          <w:t>25037092</w:t>
        </w:r>
      </w:hyperlink>
      <w:r>
        <w:rPr>
          <w:rFonts w:ascii="Times New Roman" w:eastAsia="Times New Roman" w:hAnsi="Times New Roman" w:cs="Times New Roman"/>
        </w:rPr>
        <w:t>.</w:t>
      </w:r>
    </w:p>
    <w:p w14:paraId="52E2C584" w14:textId="77777777"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44.</w:t>
      </w:r>
      <w:r>
        <w:rPr>
          <w:rFonts w:ascii="Times New Roman" w:eastAsia="Times New Roman" w:hAnsi="Times New Roman" w:cs="Times New Roman"/>
        </w:rPr>
        <w:tab/>
        <w:t xml:space="preserve">Carey IM, Banchoff E, Nirmalananthan N, Harris T, Dewilde S, Chaudhry UAR, et al. Prevalence and incidence of neuromuscular conditions in the UK between 2000 and 2019: A retrospective study using primary care data. </w:t>
      </w:r>
      <w:del w:id="1587" w:author="Author">
        <w:r>
          <w:rPr>
            <w:rFonts w:ascii="Times New Roman" w:eastAsia="Times New Roman" w:hAnsi="Times New Roman" w:cs="Times New Roman"/>
          </w:rPr>
          <w:delText>PLoS</w:delText>
        </w:r>
      </w:del>
      <w:ins w:id="1588" w:author="Author">
        <w:r>
          <w:rPr>
            <w:rFonts w:ascii="Times New Roman" w:eastAsia="Times New Roman" w:hAnsi="Times New Roman" w:cs="Times New Roman"/>
          </w:rPr>
          <w:t>PLOS</w:t>
        </w:r>
      </w:ins>
      <w:r>
        <w:rPr>
          <w:rFonts w:ascii="Times New Roman" w:eastAsia="Times New Roman" w:hAnsi="Times New Roman" w:cs="Times New Roman"/>
        </w:rPr>
        <w:t xml:space="preserve"> </w:t>
      </w:r>
      <w:del w:id="1589" w:author="Author">
        <w:r>
          <w:rPr>
            <w:rFonts w:ascii="Times New Roman" w:eastAsia="Times New Roman" w:hAnsi="Times New Roman" w:cs="Times New Roman"/>
          </w:rPr>
          <w:delText>One</w:delText>
        </w:r>
      </w:del>
      <w:ins w:id="1590" w:author="Author">
        <w:r>
          <w:rPr>
            <w:rFonts w:ascii="Times New Roman" w:eastAsia="Times New Roman" w:hAnsi="Times New Roman" w:cs="Times New Roman"/>
          </w:rPr>
          <w:t>ONE</w:t>
        </w:r>
      </w:ins>
      <w:del w:id="1591" w:author="Author">
        <w:r>
          <w:rPr>
            <w:rFonts w:ascii="Times New Roman" w:eastAsia="Times New Roman" w:hAnsi="Times New Roman" w:cs="Times New Roman"/>
          </w:rPr>
          <w:delText>.</w:delText>
        </w:r>
      </w:del>
      <w:r>
        <w:rPr>
          <w:rFonts w:ascii="Times New Roman" w:eastAsia="Times New Roman" w:hAnsi="Times New Roman" w:cs="Times New Roman"/>
        </w:rPr>
        <w:t xml:space="preserve"> 2021;16(12):e0261983. doi: </w:t>
      </w:r>
      <w:hyperlink r:id="rId70" w:history="1">
        <w:r w:rsidRPr="002C3FE0">
          <w:rPr>
            <w:rStyle w:val="Hyperlink"/>
            <w:rFonts w:ascii="Times New Roman" w:eastAsia="Times New Roman" w:hAnsi="Times New Roman" w:cs="Times New Roman"/>
          </w:rPr>
          <w:t>10.1371/journal.pone.0261983</w:t>
        </w:r>
      </w:hyperlink>
      <w:r>
        <w:rPr>
          <w:rFonts w:ascii="Times New Roman" w:eastAsia="Times New Roman" w:hAnsi="Times New Roman" w:cs="Times New Roman"/>
        </w:rPr>
        <w:t>.</w:t>
      </w:r>
    </w:p>
    <w:p w14:paraId="07C0EC29" w14:textId="12D86B35" w:rsidR="002C3FE0" w:rsidRDefault="002C3FE0" w:rsidP="002C3FE0">
      <w:pPr>
        <w:pStyle w:val="EndNoteBibliography"/>
        <w:spacing w:after="0"/>
        <w:rPr>
          <w:rFonts w:ascii="Times New Roman" w:eastAsia="Times New Roman" w:hAnsi="Times New Roman" w:cs="Times New Roman"/>
        </w:rPr>
      </w:pPr>
      <w:r>
        <w:rPr>
          <w:rFonts w:ascii="Times New Roman" w:eastAsia="Times New Roman" w:hAnsi="Times New Roman" w:cs="Times New Roman"/>
        </w:rPr>
        <w:t>45.</w:t>
      </w:r>
      <w:r>
        <w:rPr>
          <w:rFonts w:ascii="Times New Roman" w:eastAsia="Times New Roman" w:hAnsi="Times New Roman" w:cs="Times New Roman"/>
        </w:rPr>
        <w:tab/>
        <w:t xml:space="preserve">Hobson-Webb LD, Dearmey S, Kishnani PS. The clinical and electrodiagnostic characteristics of Pompe </w:t>
      </w:r>
      <w:r>
        <w:rPr>
          <w:rFonts w:ascii="Times New Roman" w:eastAsia="Times New Roman" w:hAnsi="Times New Roman" w:cs="Times New Roman"/>
        </w:rPr>
        <w:lastRenderedPageBreak/>
        <w:t xml:space="preserve">disease with post-enzyme replacement therapy findings. Clin </w:t>
      </w:r>
      <w:del w:id="1592" w:author="Author">
        <w:r>
          <w:rPr>
            <w:rFonts w:ascii="Times New Roman" w:eastAsia="Times New Roman" w:hAnsi="Times New Roman" w:cs="Times New Roman"/>
          </w:rPr>
          <w:delText>Neurophysiol.</w:delText>
        </w:r>
      </w:del>
      <w:ins w:id="1593" w:author="Author">
        <w:r>
          <w:rPr>
            <w:rFonts w:ascii="Times New Roman" w:eastAsia="Times New Roman" w:hAnsi="Times New Roman" w:cs="Times New Roman"/>
          </w:rPr>
          <w:t>Neurophysiol</w:t>
        </w:r>
      </w:ins>
      <w:r>
        <w:rPr>
          <w:rFonts w:ascii="Times New Roman" w:eastAsia="Times New Roman" w:hAnsi="Times New Roman" w:cs="Times New Roman"/>
        </w:rPr>
        <w:t xml:space="preserve"> 2011;122(11):2312</w:t>
      </w:r>
      <w:del w:id="1594" w:author="Author">
        <w:r>
          <w:rPr>
            <w:rFonts w:ascii="Times New Roman" w:eastAsia="Times New Roman" w:hAnsi="Times New Roman" w:cs="Times New Roman"/>
          </w:rPr>
          <w:delText>-</w:delText>
        </w:r>
      </w:del>
      <w:ins w:id="1595" w:author="Author">
        <w:r>
          <w:rPr>
            <w:rFonts w:ascii="Times New Roman" w:eastAsia="Times New Roman" w:hAnsi="Times New Roman" w:cs="Times New Roman"/>
          </w:rPr>
          <w:t>–</w:t>
        </w:r>
      </w:ins>
      <w:r>
        <w:rPr>
          <w:rFonts w:ascii="Times New Roman" w:eastAsia="Times New Roman" w:hAnsi="Times New Roman" w:cs="Times New Roman"/>
        </w:rPr>
        <w:t>7. Epub</w:t>
      </w:r>
      <w:del w:id="1596" w:author="Author">
        <w:r>
          <w:rPr>
            <w:rFonts w:ascii="Times New Roman" w:eastAsia="Times New Roman" w:hAnsi="Times New Roman" w:cs="Times New Roman"/>
          </w:rPr>
          <w:delText xml:space="preserve"> </w:delText>
        </w:r>
      </w:del>
      <w:ins w:id="1597" w:author="Author">
        <w:r>
          <w:rPr>
            <w:rFonts w:ascii="Times New Roman" w:eastAsia="Times New Roman" w:hAnsi="Times New Roman" w:cs="Times New Roman"/>
          </w:rPr>
          <w:t>:</w:t>
        </w:r>
      </w:ins>
      <w:del w:id="1598" w:author="Author">
        <w:r>
          <w:rPr>
            <w:rFonts w:ascii="Times New Roman" w:eastAsia="Times New Roman" w:hAnsi="Times New Roman" w:cs="Times New Roman"/>
          </w:rPr>
          <w:delText>20110513</w:delText>
        </w:r>
      </w:del>
      <w:ins w:id="1599" w:author="Author">
        <w:r>
          <w:rPr>
            <w:rFonts w:ascii="Times New Roman" w:eastAsia="Times New Roman" w:hAnsi="Times New Roman" w:cs="Times New Roman"/>
          </w:rPr>
          <w:t>2312–7</w:t>
        </w:r>
      </w:ins>
      <w:r>
        <w:rPr>
          <w:rFonts w:ascii="Times New Roman" w:eastAsia="Times New Roman" w:hAnsi="Times New Roman" w:cs="Times New Roman"/>
        </w:rPr>
        <w:t xml:space="preserve">. doi: </w:t>
      </w:r>
      <w:hyperlink r:id="rId71" w:history="1">
        <w:r w:rsidRPr="002C3FE0">
          <w:rPr>
            <w:rStyle w:val="Hyperlink"/>
            <w:rFonts w:ascii="Times New Roman" w:eastAsia="Times New Roman" w:hAnsi="Times New Roman" w:cs="Times New Roman"/>
          </w:rPr>
          <w:t>10.1016/j.clinph.2011.04.016</w:t>
        </w:r>
      </w:hyperlink>
      <w:r>
        <w:rPr>
          <w:rFonts w:ascii="Times New Roman" w:eastAsia="Times New Roman" w:hAnsi="Times New Roman" w:cs="Times New Roman"/>
        </w:rPr>
        <w:t xml:space="preserve">. PubMed PMID: </w:t>
      </w:r>
      <w:hyperlink r:id="rId72" w:history="1">
        <w:r w:rsidRPr="002C3FE0">
          <w:rPr>
            <w:rStyle w:val="Hyperlink"/>
            <w:rFonts w:ascii="Times New Roman" w:eastAsia="Times New Roman" w:hAnsi="Times New Roman" w:cs="Times New Roman"/>
          </w:rPr>
          <w:t>21570905</w:t>
        </w:r>
      </w:hyperlink>
      <w:r>
        <w:rPr>
          <w:rFonts w:ascii="Times New Roman" w:eastAsia="Times New Roman" w:hAnsi="Times New Roman" w:cs="Times New Roman"/>
        </w:rPr>
        <w:t>.</w:t>
      </w:r>
    </w:p>
    <w:p w14:paraId="1395866E" w14:textId="6A52E9F3" w:rsidR="002C3FE0" w:rsidRDefault="002C3FE0" w:rsidP="002C3FE0">
      <w:pPr>
        <w:pStyle w:val="EndNoteBibliography"/>
        <w:spacing w:after="0"/>
        <w:rPr>
          <w:rFonts w:ascii="Times New Roman" w:hAnsi="Times New Roman" w:cs="Times New Roman"/>
          <w:sz w:val="22"/>
        </w:rPr>
      </w:pPr>
    </w:p>
    <w:p w14:paraId="09E5EDC4" w14:textId="77777777" w:rsidR="002C3FE0" w:rsidRDefault="002C3FE0" w:rsidP="002C3FE0">
      <w:pPr>
        <w:pStyle w:val="EndNoteBibliography"/>
        <w:spacing w:after="0"/>
        <w:rPr>
          <w:rFonts w:ascii="Times New Roman" w:hAnsi="Times New Roman" w:cs="Times New Roman"/>
          <w:sz w:val="22"/>
        </w:rPr>
      </w:pPr>
    </w:p>
    <w:p w14:paraId="5871FD0D" w14:textId="54DF2D8D" w:rsidR="00940DD6" w:rsidRDefault="00CD2E03">
      <w:pPr>
        <w:pStyle w:val="EndNoteBibliography"/>
        <w:spacing w:after="0"/>
        <w:rPr>
          <w:rFonts w:ascii="Times New Roman" w:eastAsia="Times New Roman" w:hAnsi="Times New Roman" w:cs="Times New Roman"/>
        </w:rPr>
      </w:pPr>
      <w:r>
        <w:rPr>
          <w:rFonts w:ascii="Times New Roman" w:hAnsi="Times New Roman" w:cs="Times New Roman"/>
          <w:sz w:val="22"/>
        </w:rPr>
        <w:fldChar w:fldCharType="begin"/>
      </w:r>
      <w:r>
        <w:rPr>
          <w:rFonts w:ascii="Times New Roman" w:hAnsi="Times New Roman" w:cs="Times New Roman"/>
          <w:sz w:val="22"/>
        </w:rPr>
        <w:instrText xml:space="preserve"> ADDIN EN.REFLIST </w:instrText>
      </w:r>
      <w:r>
        <w:rPr>
          <w:rFonts w:ascii="Times New Roman" w:hAnsi="Times New Roman" w:cs="Times New Roman"/>
          <w:sz w:val="22"/>
        </w:rPr>
        <w:fldChar w:fldCharType="separate"/>
      </w:r>
      <w:r>
        <w:rPr>
          <w:rFonts w:ascii="Times New Roman" w:eastAsia="Times New Roman" w:hAnsi="Times New Roman" w:cs="Times New Roman"/>
        </w:rPr>
        <w:t>1.</w:t>
      </w:r>
      <w:r>
        <w:rPr>
          <w:rFonts w:ascii="Times New Roman" w:eastAsia="Times New Roman" w:hAnsi="Times New Roman" w:cs="Times New Roman"/>
        </w:rPr>
        <w:tab/>
        <w:t xml:space="preserve">Daube JR, Rubin DI. Needle electromyography. Muscle Nerve. 2009;39(2):244-70. Epub 2009/01/16. doi: </w:t>
      </w:r>
      <w:hyperlink r:id="rId73" w:history="1">
        <w:r w:rsidRPr="002C3FE0">
          <w:t>10.1002/mus.21180</w:t>
        </w:r>
      </w:hyperlink>
      <w:r>
        <w:rPr>
          <w:rFonts w:ascii="Times New Roman" w:eastAsia="Times New Roman" w:hAnsi="Times New Roman" w:cs="Times New Roman"/>
        </w:rPr>
        <w:t xml:space="preserve">. PubMed PMID: </w:t>
      </w:r>
      <w:hyperlink r:id="rId74" w:history="1">
        <w:r w:rsidRPr="002C3FE0">
          <w:t>19145648</w:t>
        </w:r>
      </w:hyperlink>
      <w:r>
        <w:rPr>
          <w:rFonts w:ascii="Times New Roman" w:eastAsia="Times New Roman" w:hAnsi="Times New Roman" w:cs="Times New Roman"/>
        </w:rPr>
        <w:t>.</w:t>
      </w:r>
    </w:p>
    <w:p w14:paraId="2805C18D" w14:textId="7DFFA5C1"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ab/>
        <w:t>Kimura J. Electrodiagnosis in Diseases of Nerve and Muscle: Principles and Practice: Oxford University Press; 2013.</w:t>
      </w:r>
    </w:p>
    <w:p w14:paraId="7FDF124A" w14:textId="5386DB11"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ab/>
        <w:t xml:space="preserve">Mills KR. The basics of electromyography. J Neurol Neurosurg Psychiatry. 2005;76(suppl 2):ii32-ii5. doi: </w:t>
      </w:r>
      <w:hyperlink r:id="rId75" w:history="1">
        <w:r w:rsidRPr="002C3FE0">
          <w:t>10.1136/jnnp.2005.069211</w:t>
        </w:r>
      </w:hyperlink>
      <w:r>
        <w:rPr>
          <w:rFonts w:ascii="Times New Roman" w:eastAsia="Times New Roman" w:hAnsi="Times New Roman" w:cs="Times New Roman"/>
        </w:rPr>
        <w:t>.</w:t>
      </w:r>
    </w:p>
    <w:p w14:paraId="2BCD9972" w14:textId="778F020D"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rPr>
        <w:tab/>
        <w:t>Oh SJ. Clinical Electromyography: Nerve Conduction Studies: Lippincott Williams &amp; Wilkins; 2003.</w:t>
      </w:r>
    </w:p>
    <w:p w14:paraId="098467EF" w14:textId="3B8DA7F6"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t xml:space="preserve">Rubin DI. Needle electromyography: Basic concepts. Handb Clin Neurol. 2019;160:243-56. Epub 2019/07/07. doi: </w:t>
      </w:r>
      <w:hyperlink r:id="rId76" w:history="1">
        <w:r w:rsidRPr="002C3FE0">
          <w:t>10.1016/b978-0-444-64032-1.00016-3</w:t>
        </w:r>
      </w:hyperlink>
      <w:r>
        <w:rPr>
          <w:rFonts w:ascii="Times New Roman" w:eastAsia="Times New Roman" w:hAnsi="Times New Roman" w:cs="Times New Roman"/>
        </w:rPr>
        <w:t xml:space="preserve">. PubMed PMID: </w:t>
      </w:r>
      <w:hyperlink r:id="rId77" w:history="1">
        <w:r w:rsidRPr="002C3FE0">
          <w:t>31277852</w:t>
        </w:r>
      </w:hyperlink>
      <w:r>
        <w:rPr>
          <w:rFonts w:ascii="Times New Roman" w:eastAsia="Times New Roman" w:hAnsi="Times New Roman" w:cs="Times New Roman"/>
        </w:rPr>
        <w:t>.</w:t>
      </w:r>
    </w:p>
    <w:p w14:paraId="3793F42C" w14:textId="4ADD336E"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rPr>
        <w:tab/>
        <w:t xml:space="preserve">Whittaker RG. The fundamentals of electromyography. Pract Neurol. 2012;12(3):187-94. Epub 2012/06/05. doi: </w:t>
      </w:r>
      <w:hyperlink r:id="rId78" w:history="1">
        <w:r w:rsidRPr="002C3FE0">
          <w:t>10.1136/practneurol-2011-000198</w:t>
        </w:r>
      </w:hyperlink>
      <w:r>
        <w:rPr>
          <w:rFonts w:ascii="Times New Roman" w:eastAsia="Times New Roman" w:hAnsi="Times New Roman" w:cs="Times New Roman"/>
        </w:rPr>
        <w:t xml:space="preserve">. PubMed PMID: </w:t>
      </w:r>
      <w:hyperlink r:id="rId79" w:history="1">
        <w:r w:rsidRPr="002C3FE0">
          <w:t>22661353</w:t>
        </w:r>
      </w:hyperlink>
      <w:r>
        <w:rPr>
          <w:rFonts w:ascii="Times New Roman" w:eastAsia="Times New Roman" w:hAnsi="Times New Roman" w:cs="Times New Roman"/>
        </w:rPr>
        <w:t>.</w:t>
      </w:r>
    </w:p>
    <w:p w14:paraId="420B063D" w14:textId="70EE0B5A"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rPr>
        <w:tab/>
        <w:t xml:space="preserve">Aminoff MJ, Goodin DS, Parry GJ, Barbaro NM, Weinstein PR, Rosenblum ML. Electrophysiologic evaluation of lumbosacral radiculopathies: electromyography, late responses, and somatosensory evoked potentials. Neurology. 1985;35(10):1514-8. Epub 1985/10/01. doi: </w:t>
      </w:r>
      <w:hyperlink r:id="rId80" w:history="1">
        <w:r w:rsidRPr="002C3FE0">
          <w:t>10.1212/wnl.35.10.1514</w:t>
        </w:r>
      </w:hyperlink>
      <w:r>
        <w:rPr>
          <w:rFonts w:ascii="Times New Roman" w:eastAsia="Times New Roman" w:hAnsi="Times New Roman" w:cs="Times New Roman"/>
        </w:rPr>
        <w:t xml:space="preserve">. PubMed PMID: </w:t>
      </w:r>
      <w:hyperlink r:id="rId81" w:history="1">
        <w:r w:rsidRPr="002C3FE0">
          <w:t>2993952</w:t>
        </w:r>
      </w:hyperlink>
      <w:r>
        <w:rPr>
          <w:rFonts w:ascii="Times New Roman" w:eastAsia="Times New Roman" w:hAnsi="Times New Roman" w:cs="Times New Roman"/>
        </w:rPr>
        <w:t>.</w:t>
      </w:r>
    </w:p>
    <w:p w14:paraId="3BFB2C39" w14:textId="77366CC2"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rPr>
        <w:tab/>
        <w:t xml:space="preserve">Bromberg MB. The motor unit and quantitative electromyography. Muscle Nerve. 2020;61(2):131-42. Epub 2019/10/04. doi: </w:t>
      </w:r>
      <w:hyperlink r:id="rId82" w:history="1">
        <w:r w:rsidRPr="002C3FE0">
          <w:t>10.1002/mus.26718</w:t>
        </w:r>
      </w:hyperlink>
      <w:r>
        <w:rPr>
          <w:rFonts w:ascii="Times New Roman" w:eastAsia="Times New Roman" w:hAnsi="Times New Roman" w:cs="Times New Roman"/>
        </w:rPr>
        <w:t xml:space="preserve">. PubMed PMID: </w:t>
      </w:r>
      <w:hyperlink r:id="rId83" w:history="1">
        <w:r w:rsidRPr="002C3FE0">
          <w:t>31579956</w:t>
        </w:r>
      </w:hyperlink>
      <w:r>
        <w:rPr>
          <w:rFonts w:ascii="Times New Roman" w:eastAsia="Times New Roman" w:hAnsi="Times New Roman" w:cs="Times New Roman"/>
        </w:rPr>
        <w:t>.</w:t>
      </w:r>
    </w:p>
    <w:p w14:paraId="2DDC6D49" w14:textId="7B31FC04"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9.</w:t>
      </w:r>
      <w:r>
        <w:rPr>
          <w:rFonts w:ascii="Times New Roman" w:eastAsia="Times New Roman" w:hAnsi="Times New Roman" w:cs="Times New Roman"/>
        </w:rPr>
        <w:tab/>
        <w:t xml:space="preserve">Gerardo Gutiérrez Gutiérrez CBLFNAMM. Use of Electromyography in the Diagnosis of Inflammatory Myopathies. Reumatología Clínica (English Edition). 2012;8(4):195-200. doi: </w:t>
      </w:r>
      <w:hyperlink r:id="rId84" w:history="1">
        <w:r w:rsidRPr="002C3FE0">
          <w:t>10.1016/j.reumae.2011.10.004</w:t>
        </w:r>
      </w:hyperlink>
      <w:r>
        <w:rPr>
          <w:rFonts w:ascii="Times New Roman" w:eastAsia="Times New Roman" w:hAnsi="Times New Roman" w:cs="Times New Roman"/>
        </w:rPr>
        <w:t>.</w:t>
      </w:r>
    </w:p>
    <w:p w14:paraId="7C59568B" w14:textId="479E1EFD"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10.</w:t>
      </w:r>
      <w:r>
        <w:rPr>
          <w:rFonts w:ascii="Times New Roman" w:eastAsia="Times New Roman" w:hAnsi="Times New Roman" w:cs="Times New Roman"/>
        </w:rPr>
        <w:tab/>
        <w:t xml:space="preserve">Leblhuber F, Reisecker F, Boehm-Jurkovic H, Witzmann A, Deisenhammer E. Diagnostic value of different electrophysiologic tests in cervical disk prolapse. Neurology. 1988;38(12):1879-. doi: </w:t>
      </w:r>
      <w:hyperlink r:id="rId85" w:history="1">
        <w:r w:rsidRPr="002C3FE0">
          <w:t>10.1212/wnl.38.12.1879</w:t>
        </w:r>
      </w:hyperlink>
      <w:r>
        <w:rPr>
          <w:rFonts w:ascii="Times New Roman" w:eastAsia="Times New Roman" w:hAnsi="Times New Roman" w:cs="Times New Roman"/>
        </w:rPr>
        <w:t>.</w:t>
      </w:r>
    </w:p>
    <w:p w14:paraId="0A5A0836" w14:textId="653AF804"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11.</w:t>
      </w:r>
      <w:r>
        <w:rPr>
          <w:rFonts w:ascii="Times New Roman" w:eastAsia="Times New Roman" w:hAnsi="Times New Roman" w:cs="Times New Roman"/>
        </w:rPr>
        <w:tab/>
        <w:t xml:space="preserve">Sawada K, Horii M, Imoto D, Ozaki K, Toyama S, Saitoh E, et al. Usefulness of Electromyography to Predict Future Muscle Weakness in Clinically Unaffected Muscles of Polio Survivors. PM R. 2020;12(7):692-8. Epub 2019/11/09. doi: </w:t>
      </w:r>
      <w:hyperlink r:id="rId86" w:history="1">
        <w:r w:rsidRPr="002C3FE0">
          <w:t>10.1002/pmrj.12281</w:t>
        </w:r>
      </w:hyperlink>
      <w:r>
        <w:rPr>
          <w:rFonts w:ascii="Times New Roman" w:eastAsia="Times New Roman" w:hAnsi="Times New Roman" w:cs="Times New Roman"/>
        </w:rPr>
        <w:t xml:space="preserve">. PubMed PMID: </w:t>
      </w:r>
      <w:hyperlink r:id="rId87" w:history="1">
        <w:r w:rsidRPr="002C3FE0">
          <w:t>31702870</w:t>
        </w:r>
      </w:hyperlink>
      <w:r>
        <w:rPr>
          <w:rFonts w:ascii="Times New Roman" w:eastAsia="Times New Roman" w:hAnsi="Times New Roman" w:cs="Times New Roman"/>
        </w:rPr>
        <w:t>.</w:t>
      </w:r>
    </w:p>
    <w:p w14:paraId="3AF9C0E1" w14:textId="7AFB87B5"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12.</w:t>
      </w:r>
      <w:r>
        <w:rPr>
          <w:rFonts w:ascii="Times New Roman" w:eastAsia="Times New Roman" w:hAnsi="Times New Roman" w:cs="Times New Roman"/>
        </w:rPr>
        <w:tab/>
        <w:t xml:space="preserve">Tonzola RF, Ackil AA, Shahani BT, Young RR. Usefulness of electrophysiological studies in the diagnosis of lumbosacral root disease. Ann Neurol. 1981;9(3):305-8. Epub 1981/03/01. doi: </w:t>
      </w:r>
      <w:hyperlink r:id="rId88" w:history="1">
        <w:r w:rsidRPr="002C3FE0">
          <w:t>10.1002/ana.410090317</w:t>
        </w:r>
      </w:hyperlink>
      <w:r>
        <w:rPr>
          <w:rFonts w:ascii="Times New Roman" w:eastAsia="Times New Roman" w:hAnsi="Times New Roman" w:cs="Times New Roman"/>
        </w:rPr>
        <w:t xml:space="preserve">. PubMed PMID: </w:t>
      </w:r>
      <w:hyperlink r:id="rId89" w:history="1">
        <w:r w:rsidRPr="002C3FE0">
          <w:t>6261675</w:t>
        </w:r>
      </w:hyperlink>
      <w:r>
        <w:rPr>
          <w:rFonts w:ascii="Times New Roman" w:eastAsia="Times New Roman" w:hAnsi="Times New Roman" w:cs="Times New Roman"/>
        </w:rPr>
        <w:t>.</w:t>
      </w:r>
    </w:p>
    <w:p w14:paraId="1A695999" w14:textId="678F95DF"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13.</w:t>
      </w:r>
      <w:r>
        <w:rPr>
          <w:rFonts w:ascii="Times New Roman" w:eastAsia="Times New Roman" w:hAnsi="Times New Roman" w:cs="Times New Roman"/>
        </w:rPr>
        <w:tab/>
        <w:t xml:space="preserve">Paganoni S, Amato A. Electrodiagnostic evaluation of myopathies. Phys Med Rehabil Clin N Am. 2013;24(1):193-207. Epub 2012/10/16. doi: </w:t>
      </w:r>
      <w:hyperlink r:id="rId90" w:history="1">
        <w:r w:rsidRPr="002C3FE0">
          <w:t>10.1016/j.pmr.2012.08.017</w:t>
        </w:r>
      </w:hyperlink>
      <w:r>
        <w:rPr>
          <w:rFonts w:ascii="Times New Roman" w:eastAsia="Times New Roman" w:hAnsi="Times New Roman" w:cs="Times New Roman"/>
        </w:rPr>
        <w:t xml:space="preserve">. PubMed PMID: </w:t>
      </w:r>
      <w:hyperlink r:id="rId91" w:history="1">
        <w:r w:rsidRPr="002C3FE0">
          <w:t>23177039</w:t>
        </w:r>
      </w:hyperlink>
      <w:r>
        <w:rPr>
          <w:rFonts w:ascii="Times New Roman" w:eastAsia="Times New Roman" w:hAnsi="Times New Roman" w:cs="Times New Roman"/>
        </w:rPr>
        <w:t>.</w:t>
      </w:r>
    </w:p>
    <w:p w14:paraId="569EFE99" w14:textId="5729F2D6"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14.</w:t>
      </w:r>
      <w:r>
        <w:rPr>
          <w:rFonts w:ascii="Times New Roman" w:eastAsia="Times New Roman" w:hAnsi="Times New Roman" w:cs="Times New Roman"/>
        </w:rPr>
        <w:tab/>
        <w:t xml:space="preserve">Meekins GD, So Y, Quan D. American Association of Neuromuscular &amp; Electrodiagnostic Medicine evidenced-based review: use of surface electromyography in the diagnosis and study of neuromuscular disorders. Muscle Nerve. 2008;38(4):1219-24. doi: </w:t>
      </w:r>
      <w:hyperlink r:id="rId92" w:history="1">
        <w:r w:rsidRPr="002C3FE0">
          <w:t>10.1002/mus.21055</w:t>
        </w:r>
      </w:hyperlink>
      <w:r>
        <w:rPr>
          <w:rFonts w:ascii="Times New Roman" w:eastAsia="Times New Roman" w:hAnsi="Times New Roman" w:cs="Times New Roman"/>
        </w:rPr>
        <w:t xml:space="preserve">. PubMed PMID: </w:t>
      </w:r>
      <w:hyperlink r:id="rId93" w:history="1">
        <w:r w:rsidRPr="002C3FE0">
          <w:t>18816611</w:t>
        </w:r>
      </w:hyperlink>
      <w:r>
        <w:rPr>
          <w:rFonts w:ascii="Times New Roman" w:eastAsia="Times New Roman" w:hAnsi="Times New Roman" w:cs="Times New Roman"/>
        </w:rPr>
        <w:t>.</w:t>
      </w:r>
    </w:p>
    <w:p w14:paraId="2C9A2061" w14:textId="67B6FFDE"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15.</w:t>
      </w:r>
      <w:r>
        <w:rPr>
          <w:rFonts w:ascii="Times New Roman" w:eastAsia="Times New Roman" w:hAnsi="Times New Roman" w:cs="Times New Roman"/>
        </w:rPr>
        <w:tab/>
        <w:t xml:space="preserve">Merletti R, Farina D. Analysis of intramuscular electromyogram signals. Philos Trans A Math Phys Eng Sci. 2009;367(1887):357-68. doi: </w:t>
      </w:r>
      <w:r w:rsidRPr="002C3FE0">
        <w:t>doi</w:t>
      </w:r>
      <w:r>
        <w:rPr>
          <w:rFonts w:ascii="Times New Roman" w:eastAsia="Times New Roman" w:hAnsi="Times New Roman" w:cs="Times New Roman"/>
        </w:rPr>
        <w:t>:</w:t>
      </w:r>
      <w:hyperlink r:id="rId94" w:history="1">
        <w:r w:rsidRPr="002C3FE0">
          <w:t>10.1098/rsta.2008.0235</w:t>
        </w:r>
      </w:hyperlink>
      <w:r>
        <w:rPr>
          <w:rFonts w:ascii="Times New Roman" w:eastAsia="Times New Roman" w:hAnsi="Times New Roman" w:cs="Times New Roman"/>
        </w:rPr>
        <w:t>.</w:t>
      </w:r>
    </w:p>
    <w:p w14:paraId="2FD8F930" w14:textId="7282D724"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16.</w:t>
      </w:r>
      <w:r>
        <w:rPr>
          <w:rFonts w:ascii="Times New Roman" w:eastAsia="Times New Roman" w:hAnsi="Times New Roman" w:cs="Times New Roman"/>
        </w:rPr>
        <w:tab/>
        <w:t xml:space="preserve">Haig AJ, Tong HC, Yamakawa KS, Quint DJ, Hoff JT, Chiodo A, et al. The sensitivity and specificity of electrodiagnostic testing for the clinical syndrome of lumbar spinal stenosis. Spine (Phila Pa 1976). 2005;30(23):2667-76. Epub 2005/12/02. doi: </w:t>
      </w:r>
      <w:hyperlink r:id="rId95" w:history="1">
        <w:r w:rsidRPr="002C3FE0">
          <w:t>10.1097/01.brs.0000188400.11490.5f</w:t>
        </w:r>
      </w:hyperlink>
      <w:r>
        <w:rPr>
          <w:rFonts w:ascii="Times New Roman" w:eastAsia="Times New Roman" w:hAnsi="Times New Roman" w:cs="Times New Roman"/>
        </w:rPr>
        <w:t xml:space="preserve">. PubMed PMID: </w:t>
      </w:r>
      <w:hyperlink r:id="rId96" w:history="1">
        <w:r w:rsidRPr="002C3FE0">
          <w:t>16319753</w:t>
        </w:r>
      </w:hyperlink>
      <w:r>
        <w:rPr>
          <w:rFonts w:ascii="Times New Roman" w:eastAsia="Times New Roman" w:hAnsi="Times New Roman" w:cs="Times New Roman"/>
        </w:rPr>
        <w:t>.</w:t>
      </w:r>
    </w:p>
    <w:p w14:paraId="31DC7902" w14:textId="208464B6"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17.</w:t>
      </w:r>
      <w:r>
        <w:rPr>
          <w:rFonts w:ascii="Times New Roman" w:eastAsia="Times New Roman" w:hAnsi="Times New Roman" w:cs="Times New Roman"/>
        </w:rPr>
        <w:tab/>
        <w:t xml:space="preserve">Kendall R, Werner RA. Interrater reliability of the needle examination in lumbosacral radiculopathy. Muscle Nerve. 2006;34(2):238-41. Epub 2006/04/13. doi: </w:t>
      </w:r>
      <w:hyperlink r:id="rId97" w:history="1">
        <w:r w:rsidRPr="002C3FE0">
          <w:t>10.1002/mus.20554</w:t>
        </w:r>
      </w:hyperlink>
      <w:r>
        <w:rPr>
          <w:rFonts w:ascii="Times New Roman" w:eastAsia="Times New Roman" w:hAnsi="Times New Roman" w:cs="Times New Roman"/>
        </w:rPr>
        <w:t xml:space="preserve">. PubMed PMID: </w:t>
      </w:r>
      <w:hyperlink r:id="rId98" w:history="1">
        <w:r w:rsidRPr="002C3FE0">
          <w:t>16609977</w:t>
        </w:r>
      </w:hyperlink>
      <w:r>
        <w:rPr>
          <w:rFonts w:ascii="Times New Roman" w:eastAsia="Times New Roman" w:hAnsi="Times New Roman" w:cs="Times New Roman"/>
        </w:rPr>
        <w:t>.</w:t>
      </w:r>
    </w:p>
    <w:p w14:paraId="721B2202" w14:textId="48E71C47"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18.</w:t>
      </w:r>
      <w:r>
        <w:rPr>
          <w:rFonts w:ascii="Times New Roman" w:eastAsia="Times New Roman" w:hAnsi="Times New Roman" w:cs="Times New Roman"/>
        </w:rPr>
        <w:tab/>
        <w:t xml:space="preserve">Nirkko AC, Rösler KM, Hess CW. Sensitivity and specificity of needle electromyography: a prospective study comparing automated interference pattern analysis with single motor unit potential analysis. Electroencephalogr Clin Neurophysiol. 1995;97(1):1-10. Epub 1995/02/01. doi: </w:t>
      </w:r>
      <w:hyperlink r:id="rId99" w:history="1">
        <w:r w:rsidRPr="002C3FE0">
          <w:t>10.1016/0924-980x(94)00248-6</w:t>
        </w:r>
      </w:hyperlink>
      <w:r>
        <w:rPr>
          <w:rFonts w:ascii="Times New Roman" w:eastAsia="Times New Roman" w:hAnsi="Times New Roman" w:cs="Times New Roman"/>
        </w:rPr>
        <w:t xml:space="preserve">. PubMed PMID: </w:t>
      </w:r>
      <w:hyperlink r:id="rId100" w:history="1">
        <w:r w:rsidRPr="002C3FE0">
          <w:t>7533715</w:t>
        </w:r>
      </w:hyperlink>
      <w:r>
        <w:rPr>
          <w:rFonts w:ascii="Times New Roman" w:eastAsia="Times New Roman" w:hAnsi="Times New Roman" w:cs="Times New Roman"/>
        </w:rPr>
        <w:t>.</w:t>
      </w:r>
    </w:p>
    <w:p w14:paraId="15F4903A" w14:textId="6534B9E4"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lastRenderedPageBreak/>
        <w:t>19.</w:t>
      </w:r>
      <w:r>
        <w:rPr>
          <w:rFonts w:ascii="Times New Roman" w:eastAsia="Times New Roman" w:hAnsi="Times New Roman" w:cs="Times New Roman"/>
        </w:rPr>
        <w:tab/>
        <w:t xml:space="preserve">Arthur KC, Calvo A, Price TR, Geiger JT, Chiò A, Traynor BJ. Projected increase in amyotrophic lateral sclerosis from 2015 to 2040. Nat Commun. 2016;7(1):12408. doi: </w:t>
      </w:r>
      <w:hyperlink r:id="rId101" w:history="1">
        <w:r w:rsidRPr="002C3FE0">
          <w:t>10.1038/ncomms12408</w:t>
        </w:r>
      </w:hyperlink>
      <w:r>
        <w:rPr>
          <w:rFonts w:ascii="Times New Roman" w:eastAsia="Times New Roman" w:hAnsi="Times New Roman" w:cs="Times New Roman"/>
        </w:rPr>
        <w:t>.</w:t>
      </w:r>
    </w:p>
    <w:p w14:paraId="624DD151" w14:textId="28F117C4"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20.</w:t>
      </w:r>
      <w:r>
        <w:rPr>
          <w:rFonts w:ascii="Times New Roman" w:eastAsia="Times New Roman" w:hAnsi="Times New Roman" w:cs="Times New Roman"/>
        </w:rPr>
        <w:tab/>
        <w:t xml:space="preserve">Longinetti E, Fang F. Epidemiology of amyotrophic lateral sclerosis: an update of recent literature. Curr Opin Neurol. 2019;32(5):771-6. doi: </w:t>
      </w:r>
      <w:hyperlink r:id="rId102" w:history="1">
        <w:r w:rsidRPr="002C3FE0">
          <w:t>10.1097/WCO.0000000000000730</w:t>
        </w:r>
      </w:hyperlink>
      <w:r>
        <w:rPr>
          <w:rFonts w:ascii="Times New Roman" w:eastAsia="Times New Roman" w:hAnsi="Times New Roman" w:cs="Times New Roman"/>
        </w:rPr>
        <w:t xml:space="preserve">. PubMed PMID: </w:t>
      </w:r>
      <w:hyperlink r:id="rId103" w:history="1">
        <w:r w:rsidRPr="002C3FE0">
          <w:t>31361627</w:t>
        </w:r>
      </w:hyperlink>
      <w:r>
        <w:rPr>
          <w:rFonts w:ascii="Times New Roman" w:eastAsia="Times New Roman" w:hAnsi="Times New Roman" w:cs="Times New Roman"/>
        </w:rPr>
        <w:t>.</w:t>
      </w:r>
    </w:p>
    <w:p w14:paraId="5E63FEDE" w14:textId="658C1A95"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21.</w:t>
      </w:r>
      <w:r>
        <w:rPr>
          <w:rFonts w:ascii="Times New Roman" w:eastAsia="Times New Roman" w:hAnsi="Times New Roman" w:cs="Times New Roman"/>
        </w:rPr>
        <w:tab/>
        <w:t xml:space="preserve">Parker MJS, Oldroyd A, Roberts ME, Ollier WE, New RP, Cooper RG, et al. Increasing incidence of adult idiopathic inflammatory myopathies in the City of Salford, UK: a 10-year epidemiological study. Rheumatol Adv Pract. 2018;2(2). doi: </w:t>
      </w:r>
      <w:hyperlink r:id="rId104" w:history="1">
        <w:r w:rsidRPr="002C3FE0">
          <w:t>10.1093/rap/rky035</w:t>
        </w:r>
      </w:hyperlink>
      <w:r>
        <w:rPr>
          <w:rFonts w:ascii="Times New Roman" w:eastAsia="Times New Roman" w:hAnsi="Times New Roman" w:cs="Times New Roman"/>
        </w:rPr>
        <w:t>.</w:t>
      </w:r>
    </w:p>
    <w:p w14:paraId="3D3580D0" w14:textId="5853ABF1"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22.</w:t>
      </w:r>
      <w:r>
        <w:rPr>
          <w:rFonts w:ascii="Times New Roman" w:eastAsia="Times New Roman" w:hAnsi="Times New Roman" w:cs="Times New Roman"/>
        </w:rPr>
        <w:tab/>
        <w:t xml:space="preserve">Rose L, McKim D, Leasa D, Nonoyama M, Tandon A, Bai YQ, et al. Trends in incidence, prevalence, and mortality of neuromuscular disease in Ontario, Canada: A population-based retrospective cohort study (2003-2014). PLoS One. 2019;14(3):e0210574. doi: </w:t>
      </w:r>
      <w:hyperlink r:id="rId105" w:history="1">
        <w:r w:rsidRPr="002C3FE0">
          <w:t>10.1371/journal.pone.0210574</w:t>
        </w:r>
      </w:hyperlink>
      <w:r>
        <w:rPr>
          <w:rFonts w:ascii="Times New Roman" w:eastAsia="Times New Roman" w:hAnsi="Times New Roman" w:cs="Times New Roman"/>
        </w:rPr>
        <w:t>.</w:t>
      </w:r>
    </w:p>
    <w:p w14:paraId="489B7032" w14:textId="789F70DE"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23.</w:t>
      </w:r>
      <w:r>
        <w:rPr>
          <w:rFonts w:ascii="Times New Roman" w:eastAsia="Times New Roman" w:hAnsi="Times New Roman" w:cs="Times New Roman"/>
        </w:rPr>
        <w:tab/>
        <w:t xml:space="preserve">Alfaras M, Soriano MC, Ortín S. A Fast Machine Learning Model for ECG-Based Heartbeat Classification and Arrhythmia Detection. Front Phys. 2019;7(103). doi: </w:t>
      </w:r>
      <w:hyperlink r:id="rId106" w:history="1">
        <w:r w:rsidRPr="002C3FE0">
          <w:t>10.3389/fphy.2019.00103</w:t>
        </w:r>
      </w:hyperlink>
      <w:r>
        <w:rPr>
          <w:rFonts w:ascii="Times New Roman" w:eastAsia="Times New Roman" w:hAnsi="Times New Roman" w:cs="Times New Roman"/>
        </w:rPr>
        <w:t>.</w:t>
      </w:r>
    </w:p>
    <w:p w14:paraId="0E2C16B1" w14:textId="097C05CA"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24.</w:t>
      </w:r>
      <w:r>
        <w:rPr>
          <w:rFonts w:ascii="Times New Roman" w:eastAsia="Times New Roman" w:hAnsi="Times New Roman" w:cs="Times New Roman"/>
        </w:rPr>
        <w:tab/>
        <w:t>Lu X, Wu Y, Yan R, Cao S, Wang K, Mou S, et al., editors. Pulse waveform analysis for pregnancy diagnosis based on machine learning. 2018 IEEE 3rd Adv. Inf. Technol. Electron. Autom. Control Conf. IAEAC 2018.</w:t>
      </w:r>
    </w:p>
    <w:p w14:paraId="4C6F46B0" w14:textId="75F6CC8E"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25.</w:t>
      </w:r>
      <w:r>
        <w:rPr>
          <w:rFonts w:ascii="Times New Roman" w:eastAsia="Times New Roman" w:hAnsi="Times New Roman" w:cs="Times New Roman"/>
        </w:rPr>
        <w:tab/>
        <w:t>Gemein LAW, Schirrmeister RT, Chrabąszcz P, Wilson D, Boedecker J, Schulze-Bonhage A, et al. Machine-learning-based diagnostics of EEG pathology. Neuroimage. 2020;220:</w:t>
      </w:r>
      <w:hyperlink r:id="rId107" w:history="1">
        <w:r w:rsidRPr="002C3FE0">
          <w:t>117021</w:t>
        </w:r>
      </w:hyperlink>
      <w:r>
        <w:rPr>
          <w:rFonts w:ascii="Times New Roman" w:eastAsia="Times New Roman" w:hAnsi="Times New Roman" w:cs="Times New Roman"/>
        </w:rPr>
        <w:t xml:space="preserve">. doi: </w:t>
      </w:r>
      <w:hyperlink r:id="rId108" w:history="1">
        <w:r w:rsidRPr="002C3FE0">
          <w:t>https://doi.org/10.1016/j.neuroimage.2020.117021</w:t>
        </w:r>
      </w:hyperlink>
      <w:r>
        <w:rPr>
          <w:rFonts w:ascii="Times New Roman" w:eastAsia="Times New Roman" w:hAnsi="Times New Roman" w:cs="Times New Roman"/>
        </w:rPr>
        <w:t>.</w:t>
      </w:r>
    </w:p>
    <w:p w14:paraId="63F7A53A" w14:textId="18C813F1"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26.</w:t>
      </w:r>
      <w:r>
        <w:rPr>
          <w:rFonts w:ascii="Times New Roman" w:eastAsia="Times New Roman" w:hAnsi="Times New Roman" w:cs="Times New Roman"/>
        </w:rPr>
        <w:tab/>
        <w:t>Roy Y, Banville H, Albuquerque I, Gramfort A, Falk TH, Faubert J. Deep learning-based electroencephalography analysis: a systematic review. J Neural Eng. 2019;16(5):</w:t>
      </w:r>
      <w:hyperlink r:id="rId109" w:history="1">
        <w:r w:rsidRPr="002C3FE0">
          <w:t>051001</w:t>
        </w:r>
      </w:hyperlink>
      <w:r>
        <w:rPr>
          <w:rFonts w:ascii="Times New Roman" w:eastAsia="Times New Roman" w:hAnsi="Times New Roman" w:cs="Times New Roman"/>
        </w:rPr>
        <w:t xml:space="preserve">. doi: </w:t>
      </w:r>
      <w:hyperlink r:id="rId110" w:history="1">
        <w:r w:rsidRPr="002C3FE0">
          <w:t>10.1088/1741-2552/ab260c</w:t>
        </w:r>
      </w:hyperlink>
      <w:r>
        <w:rPr>
          <w:rFonts w:ascii="Times New Roman" w:eastAsia="Times New Roman" w:hAnsi="Times New Roman" w:cs="Times New Roman"/>
        </w:rPr>
        <w:t>.</w:t>
      </w:r>
    </w:p>
    <w:p w14:paraId="2E8A935D" w14:textId="13946EB8"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27.</w:t>
      </w:r>
      <w:r>
        <w:rPr>
          <w:rFonts w:ascii="Times New Roman" w:eastAsia="Times New Roman" w:hAnsi="Times New Roman" w:cs="Times New Roman"/>
        </w:rPr>
        <w:tab/>
        <w:t xml:space="preserve">Bien N, Rajpurkar P, Ball RL, Irvin J, Park A, Jones E, et al. Deep-learning-assisted diagnosis for knee magnetic resonance imaging: Development and retrospective validation of MRNet. PLoS Med. 2018;15(11):e1002699. doi: </w:t>
      </w:r>
      <w:hyperlink r:id="rId111" w:history="1">
        <w:r w:rsidRPr="002C3FE0">
          <w:t>10.1371/journal.pmed.1002699</w:t>
        </w:r>
      </w:hyperlink>
      <w:r>
        <w:rPr>
          <w:rFonts w:ascii="Times New Roman" w:eastAsia="Times New Roman" w:hAnsi="Times New Roman" w:cs="Times New Roman"/>
        </w:rPr>
        <w:t>.</w:t>
      </w:r>
    </w:p>
    <w:p w14:paraId="154422D7" w14:textId="787A777F"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28.</w:t>
      </w:r>
      <w:r>
        <w:rPr>
          <w:rFonts w:ascii="Times New Roman" w:eastAsia="Times New Roman" w:hAnsi="Times New Roman" w:cs="Times New Roman"/>
        </w:rPr>
        <w:tab/>
        <w:t xml:space="preserve">Hannun AY, Rajpurkar P, Haghpanahi M, Tison GH, Bourn C, Turakhia MP, et al. Cardiologist-level arrhythmia detection and classification in ambulatory electrocardiograms using a deep neural network. Nat Med. 2019;25(1):65-9. doi: </w:t>
      </w:r>
      <w:hyperlink r:id="rId112" w:history="1">
        <w:r w:rsidRPr="002C3FE0">
          <w:t>10.1038/s41591-018-0268-3</w:t>
        </w:r>
      </w:hyperlink>
      <w:r>
        <w:rPr>
          <w:rFonts w:ascii="Times New Roman" w:eastAsia="Times New Roman" w:hAnsi="Times New Roman" w:cs="Times New Roman"/>
        </w:rPr>
        <w:t>.</w:t>
      </w:r>
    </w:p>
    <w:p w14:paraId="71F95397" w14:textId="7DF5A021"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29.</w:t>
      </w:r>
      <w:r>
        <w:rPr>
          <w:rFonts w:ascii="Times New Roman" w:eastAsia="Times New Roman" w:hAnsi="Times New Roman" w:cs="Times New Roman"/>
        </w:rPr>
        <w:tab/>
        <w:t xml:space="preserve">Rajpurkar P, Irvin J, Ball RL, Zhu K, Yang B, Mehta H, et al. Deep learning for chest radiograph diagnosis: A retrospective comparison of the CheXNeXt algorithm to practicing radiologists. PLoS Med. 2018;15(11):e1002686. doi: </w:t>
      </w:r>
      <w:hyperlink r:id="rId113" w:history="1">
        <w:r w:rsidRPr="002C3FE0">
          <w:t>10.1371/journal.pmed.1002686</w:t>
        </w:r>
      </w:hyperlink>
      <w:r>
        <w:rPr>
          <w:rFonts w:ascii="Times New Roman" w:eastAsia="Times New Roman" w:hAnsi="Times New Roman" w:cs="Times New Roman"/>
        </w:rPr>
        <w:t>.</w:t>
      </w:r>
    </w:p>
    <w:p w14:paraId="0508BE9F" w14:textId="530D19C2"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30.</w:t>
      </w:r>
      <w:r>
        <w:rPr>
          <w:rFonts w:ascii="Times New Roman" w:eastAsia="Times New Roman" w:hAnsi="Times New Roman" w:cs="Times New Roman"/>
        </w:rPr>
        <w:tab/>
        <w:t xml:space="preserve">Ribeiro AH, Ribeiro MH, Paixão GMM, Oliveira DM, Gomes PR, Canazart JA, et al. Automatic diagnosis of the 12-lead ECG using a deep neural network. Nat Commun. 2020;11(1):1760. doi: </w:t>
      </w:r>
      <w:hyperlink r:id="rId114" w:history="1">
        <w:r w:rsidRPr="002C3FE0">
          <w:t>10.1038/s41467-020-15432-4</w:t>
        </w:r>
      </w:hyperlink>
      <w:r>
        <w:rPr>
          <w:rFonts w:ascii="Times New Roman" w:eastAsia="Times New Roman" w:hAnsi="Times New Roman" w:cs="Times New Roman"/>
        </w:rPr>
        <w:t>.</w:t>
      </w:r>
    </w:p>
    <w:p w14:paraId="3B85897E" w14:textId="3ADCC94E"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31.</w:t>
      </w:r>
      <w:r>
        <w:rPr>
          <w:rFonts w:ascii="Times New Roman" w:eastAsia="Times New Roman" w:hAnsi="Times New Roman" w:cs="Times New Roman"/>
        </w:rPr>
        <w:tab/>
        <w:t>Akef Khowailed I, Abotabl A. Neural muscle activation detection: A deep learning approach using surface electromyography. J Biomech. 2019;95:</w:t>
      </w:r>
      <w:hyperlink r:id="rId115" w:history="1">
        <w:r w:rsidRPr="002C3FE0">
          <w:t>109322</w:t>
        </w:r>
      </w:hyperlink>
      <w:r>
        <w:rPr>
          <w:rFonts w:ascii="Times New Roman" w:eastAsia="Times New Roman" w:hAnsi="Times New Roman" w:cs="Times New Roman"/>
        </w:rPr>
        <w:t xml:space="preserve">. doi: </w:t>
      </w:r>
      <w:hyperlink r:id="rId116" w:history="1">
        <w:r w:rsidRPr="002C3FE0">
          <w:t>https://doi.org/10.1016/j.jbiomech.2019.109322</w:t>
        </w:r>
      </w:hyperlink>
      <w:r>
        <w:rPr>
          <w:rFonts w:ascii="Times New Roman" w:eastAsia="Times New Roman" w:hAnsi="Times New Roman" w:cs="Times New Roman"/>
        </w:rPr>
        <w:t>.</w:t>
      </w:r>
    </w:p>
    <w:p w14:paraId="0CF8754D" w14:textId="108A990A"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32.</w:t>
      </w:r>
      <w:r>
        <w:rPr>
          <w:rFonts w:ascii="Times New Roman" w:eastAsia="Times New Roman" w:hAnsi="Times New Roman" w:cs="Times New Roman"/>
        </w:rPr>
        <w:tab/>
        <w:t xml:space="preserve">Atzori M, Cognolato M, Müller H. Deep Learning with Convolutional Neural Networks Applied to Electromyography Data: A Resource for the Classification of Movements for Prosthetic Hands. Front Neurorobot. 2016;10:9-. doi: </w:t>
      </w:r>
      <w:hyperlink r:id="rId117" w:history="1">
        <w:r w:rsidRPr="002C3FE0">
          <w:t>10.3389/fnbot.2016.00009</w:t>
        </w:r>
      </w:hyperlink>
      <w:r>
        <w:rPr>
          <w:rFonts w:ascii="Times New Roman" w:eastAsia="Times New Roman" w:hAnsi="Times New Roman" w:cs="Times New Roman"/>
        </w:rPr>
        <w:t xml:space="preserve">. PubMed PMID: </w:t>
      </w:r>
      <w:hyperlink r:id="rId118" w:history="1">
        <w:r w:rsidRPr="002C3FE0">
          <w:t>27656140</w:t>
        </w:r>
      </w:hyperlink>
      <w:r>
        <w:rPr>
          <w:rFonts w:ascii="Times New Roman" w:eastAsia="Times New Roman" w:hAnsi="Times New Roman" w:cs="Times New Roman"/>
        </w:rPr>
        <w:t>.</w:t>
      </w:r>
    </w:p>
    <w:p w14:paraId="32B8CC3D" w14:textId="4B093FFA"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33.</w:t>
      </w:r>
      <w:r>
        <w:rPr>
          <w:rFonts w:ascii="Times New Roman" w:eastAsia="Times New Roman" w:hAnsi="Times New Roman" w:cs="Times New Roman"/>
        </w:rPr>
        <w:tab/>
        <w:t xml:space="preserve">Nam S, Sohn MK, Kim HA, Kong H-J, Jung I-Y. Development of Artificial Intelligence to Support Needle Electromyography Diagnostic Analysis. Healthc Inform Res. 2019;25(2):131-8. Epub 2019/04/30. doi: </w:t>
      </w:r>
      <w:hyperlink r:id="rId119" w:history="1">
        <w:r w:rsidRPr="002C3FE0">
          <w:t>10.4258/hir.2019.25.2.131</w:t>
        </w:r>
      </w:hyperlink>
      <w:r>
        <w:rPr>
          <w:rFonts w:ascii="Times New Roman" w:eastAsia="Times New Roman" w:hAnsi="Times New Roman" w:cs="Times New Roman"/>
        </w:rPr>
        <w:t xml:space="preserve">. PubMed PMID: </w:t>
      </w:r>
      <w:hyperlink r:id="rId120" w:history="1">
        <w:r w:rsidRPr="002C3FE0">
          <w:t>31131148</w:t>
        </w:r>
      </w:hyperlink>
      <w:r>
        <w:rPr>
          <w:rFonts w:ascii="Times New Roman" w:eastAsia="Times New Roman" w:hAnsi="Times New Roman" w:cs="Times New Roman"/>
        </w:rPr>
        <w:t>.</w:t>
      </w:r>
    </w:p>
    <w:p w14:paraId="767FFBA6" w14:textId="6C3C2E5C"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34.</w:t>
      </w:r>
      <w:r>
        <w:rPr>
          <w:rFonts w:ascii="Times New Roman" w:eastAsia="Times New Roman" w:hAnsi="Times New Roman" w:cs="Times New Roman"/>
        </w:rPr>
        <w:tab/>
        <w:t xml:space="preserve">Nodera H, Osaki Y, Yamazaki H, Mori A, Izumi Y, Kaji R. Deep learning for waveform identification of resting needle electromyography signals. Clin Neurophysiol. 2019;130(5):617-23. Epub 20190223. doi: </w:t>
      </w:r>
      <w:hyperlink r:id="rId121" w:history="1">
        <w:r w:rsidRPr="002C3FE0">
          <w:t>10.1016/j.clinph.2019.01.024</w:t>
        </w:r>
      </w:hyperlink>
      <w:r>
        <w:rPr>
          <w:rFonts w:ascii="Times New Roman" w:eastAsia="Times New Roman" w:hAnsi="Times New Roman" w:cs="Times New Roman"/>
        </w:rPr>
        <w:t xml:space="preserve">. PubMed PMID: </w:t>
      </w:r>
      <w:hyperlink r:id="rId122" w:history="1">
        <w:r w:rsidRPr="002C3FE0">
          <w:t>30870796</w:t>
        </w:r>
      </w:hyperlink>
      <w:r>
        <w:rPr>
          <w:rFonts w:ascii="Times New Roman" w:eastAsia="Times New Roman" w:hAnsi="Times New Roman" w:cs="Times New Roman"/>
        </w:rPr>
        <w:t>.</w:t>
      </w:r>
    </w:p>
    <w:p w14:paraId="26E6180D" w14:textId="3FE911E5"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35.</w:t>
      </w:r>
      <w:r>
        <w:rPr>
          <w:rFonts w:ascii="Times New Roman" w:eastAsia="Times New Roman" w:hAnsi="Times New Roman" w:cs="Times New Roman"/>
        </w:rPr>
        <w:tab/>
        <w:t xml:space="preserve">Wei W, Dai Q, Wong Y, Hu Y, Kankanhalli M, Geng W. Surface-Electromyography-Based Gesture Recognition by Multi-View Deep Learning. IEEE Trans Biomed Eng. 2019;66(10):2964-73. doi: </w:t>
      </w:r>
      <w:hyperlink r:id="rId123" w:history="1">
        <w:r w:rsidRPr="002C3FE0">
          <w:t>10.1109/TBME.2019.2899222</w:t>
        </w:r>
      </w:hyperlink>
      <w:r>
        <w:rPr>
          <w:rFonts w:ascii="Times New Roman" w:eastAsia="Times New Roman" w:hAnsi="Times New Roman" w:cs="Times New Roman"/>
        </w:rPr>
        <w:t>.</w:t>
      </w:r>
    </w:p>
    <w:p w14:paraId="6435713A" w14:textId="6B605D20"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36.</w:t>
      </w:r>
      <w:r>
        <w:rPr>
          <w:rFonts w:ascii="Times New Roman" w:eastAsia="Times New Roman" w:hAnsi="Times New Roman" w:cs="Times New Roman"/>
        </w:rPr>
        <w:tab/>
        <w:t xml:space="preserve">Krizhevsky A, Sutskever I, Hinton GE. Imagenet classification with deep convolutional neural networks. </w:t>
      </w:r>
      <w:r>
        <w:rPr>
          <w:rFonts w:ascii="Times New Roman" w:eastAsia="Times New Roman" w:hAnsi="Times New Roman" w:cs="Times New Roman"/>
        </w:rPr>
        <w:lastRenderedPageBreak/>
        <w:t>Adv Neural Inf Process Syst. 2012;25</w:t>
      </w:r>
      <w:commentRangeStart w:id="1600"/>
      <w:commentRangeEnd w:id="1600"/>
      <w:r>
        <w:rPr>
          <w:rFonts w:ascii="Times New Roman" w:eastAsia="Times New Roman" w:hAnsi="Times New Roman" w:cs="Times New Roman"/>
        </w:rPr>
        <w:t>.</w:t>
      </w:r>
    </w:p>
    <w:p w14:paraId="4A907E2C" w14:textId="0C7E0F9B"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37.</w:t>
      </w:r>
      <w:r>
        <w:rPr>
          <w:rFonts w:ascii="Times New Roman" w:eastAsia="Times New Roman" w:hAnsi="Times New Roman" w:cs="Times New Roman"/>
        </w:rPr>
        <w:tab/>
        <w:t>He K, Zhang X, Ren S, Sun J, editors. Deep Residual Learning for Image Recognition. 2016 IEEE Conference on Computer Vision and Pattern Recognition (CVPR); 2016 27-30 June 2016.</w:t>
      </w:r>
    </w:p>
    <w:p w14:paraId="24454AEF" w14:textId="6016524C"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38.</w:t>
      </w:r>
      <w:r>
        <w:rPr>
          <w:rFonts w:ascii="Times New Roman" w:eastAsia="Times New Roman" w:hAnsi="Times New Roman" w:cs="Times New Roman"/>
        </w:rPr>
        <w:tab/>
        <w:t>Simonyan K, Zisserman A. Very Deep Convolutional Networks for Large-Scale Image Recognition</w:t>
      </w:r>
      <w:commentRangeStart w:id="1601"/>
      <w:commentRangeEnd w:id="1601"/>
      <w:r>
        <w:rPr>
          <w:rFonts w:ascii="Times New Roman" w:eastAsia="Times New Roman" w:hAnsi="Times New Roman" w:cs="Times New Roman"/>
        </w:rPr>
        <w:t xml:space="preserve">. arXiv </w:t>
      </w:r>
      <w:hyperlink r:id="rId124" w:history="1">
        <w:r w:rsidRPr="002C3FE0">
          <w:t>14091556</w:t>
        </w:r>
      </w:hyperlink>
      <w:r>
        <w:rPr>
          <w:rFonts w:ascii="Times New Roman" w:eastAsia="Times New Roman" w:hAnsi="Times New Roman" w:cs="Times New Roman"/>
        </w:rPr>
        <w:t>. 2014.</w:t>
      </w:r>
    </w:p>
    <w:p w14:paraId="07F4A2AA" w14:textId="2DF1A28B"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39.</w:t>
      </w:r>
      <w:r>
        <w:rPr>
          <w:rFonts w:ascii="Times New Roman" w:eastAsia="Times New Roman" w:hAnsi="Times New Roman" w:cs="Times New Roman"/>
        </w:rPr>
        <w:tab/>
        <w:t>Prechelt L. Early Stopping - But When? In: Orr GB, Müller K-R, editors. Neural Networks: Tricks of the Trade. Berlin, Heidelberg: Springer Berlin Heidelberg; 1998. p. 55-69.</w:t>
      </w:r>
    </w:p>
    <w:p w14:paraId="4F110E6D" w14:textId="77777777"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40.</w:t>
      </w:r>
      <w:r>
        <w:rPr>
          <w:rFonts w:ascii="Times New Roman" w:eastAsia="Times New Roman" w:hAnsi="Times New Roman" w:cs="Times New Roman"/>
        </w:rPr>
        <w:tab/>
        <w:t xml:space="preserve">Olah C, Mordvintsev A, Schubert L. Feature visualization. Distill. 2017;2(11):e7. doi: </w:t>
      </w:r>
      <w:hyperlink r:id="rId125" w:history="1">
        <w:r w:rsidRPr="002C3FE0">
          <w:t>10.23915/distill.00007</w:t>
        </w:r>
      </w:hyperlink>
      <w:r>
        <w:rPr>
          <w:rFonts w:ascii="Times New Roman" w:eastAsia="Times New Roman" w:hAnsi="Times New Roman" w:cs="Times New Roman"/>
        </w:rPr>
        <w:t>.</w:t>
      </w:r>
    </w:p>
    <w:p w14:paraId="5C634E0D" w14:textId="2ECBF959"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41.</w:t>
      </w:r>
      <w:r>
        <w:rPr>
          <w:rFonts w:ascii="Times New Roman" w:eastAsia="Times New Roman" w:hAnsi="Times New Roman" w:cs="Times New Roman"/>
        </w:rPr>
        <w:tab/>
        <w:t xml:space="preserve">Haig AJ, Gelblum JB, Rechtien JJ, Gitter AJ. Technology assessment: the use of surface EMG in the diagnosis and treatment of nerve and muscle disorders. Muscle Nerve. 1996;19(3):392-5. doi: </w:t>
      </w:r>
      <w:hyperlink r:id="rId126" w:history="1">
        <w:r w:rsidRPr="002C3FE0">
          <w:t>10.1002/(sici)1097-4598(199603)19:3&lt;392::Aid-mus21&gt;3.0.Co;2-t</w:t>
        </w:r>
      </w:hyperlink>
      <w:r>
        <w:rPr>
          <w:rFonts w:ascii="Times New Roman" w:eastAsia="Times New Roman" w:hAnsi="Times New Roman" w:cs="Times New Roman"/>
        </w:rPr>
        <w:t xml:space="preserve">. PubMed PMID: </w:t>
      </w:r>
      <w:hyperlink r:id="rId127" w:history="1">
        <w:r w:rsidRPr="002C3FE0">
          <w:t>8606710</w:t>
        </w:r>
      </w:hyperlink>
      <w:r>
        <w:rPr>
          <w:rFonts w:ascii="Times New Roman" w:eastAsia="Times New Roman" w:hAnsi="Times New Roman" w:cs="Times New Roman"/>
        </w:rPr>
        <w:t>.</w:t>
      </w:r>
    </w:p>
    <w:p w14:paraId="68B63C7C" w14:textId="622985D9"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42.</w:t>
      </w:r>
      <w:r>
        <w:rPr>
          <w:rFonts w:ascii="Times New Roman" w:eastAsia="Times New Roman" w:hAnsi="Times New Roman" w:cs="Times New Roman"/>
        </w:rPr>
        <w:tab/>
        <w:t xml:space="preserve">Logigian EL, Ciafaloni E, Quinn LC, Dilek N, Pandya S, Moxley RT, 3rd, et al. Severity, type, and distribution of myotonic discharges are different in type 1 and type 2 myotonic dystrophy. Muscle Nerve. 2007;35(4):479-85. doi: </w:t>
      </w:r>
      <w:hyperlink r:id="rId128" w:history="1">
        <w:r w:rsidRPr="002C3FE0">
          <w:t>10.1002/mus.20722</w:t>
        </w:r>
      </w:hyperlink>
      <w:r>
        <w:rPr>
          <w:rFonts w:ascii="Times New Roman" w:eastAsia="Times New Roman" w:hAnsi="Times New Roman" w:cs="Times New Roman"/>
        </w:rPr>
        <w:t xml:space="preserve">. PubMed PMID: </w:t>
      </w:r>
      <w:hyperlink r:id="rId129" w:history="1">
        <w:r w:rsidRPr="002C3FE0">
          <w:t>17230537</w:t>
        </w:r>
      </w:hyperlink>
      <w:r>
        <w:rPr>
          <w:rFonts w:ascii="Times New Roman" w:eastAsia="Times New Roman" w:hAnsi="Times New Roman" w:cs="Times New Roman"/>
        </w:rPr>
        <w:t>.</w:t>
      </w:r>
    </w:p>
    <w:p w14:paraId="323B533D" w14:textId="3053D220"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43.</w:t>
      </w:r>
      <w:r>
        <w:rPr>
          <w:rFonts w:ascii="Times New Roman" w:eastAsia="Times New Roman" w:hAnsi="Times New Roman" w:cs="Times New Roman"/>
        </w:rPr>
        <w:tab/>
        <w:t xml:space="preserve">Dimachkie MM, Barohn RJ. Distal myopathies. Neurol Clin. 2014;32(3):817-x. Epub 2014/05/15. doi: </w:t>
      </w:r>
      <w:hyperlink r:id="rId130" w:history="1">
        <w:r w:rsidRPr="002C3FE0">
          <w:t>10.1016/j.ncl.2014.04.004</w:t>
        </w:r>
      </w:hyperlink>
      <w:r>
        <w:rPr>
          <w:rFonts w:ascii="Times New Roman" w:eastAsia="Times New Roman" w:hAnsi="Times New Roman" w:cs="Times New Roman"/>
        </w:rPr>
        <w:t xml:space="preserve">. PubMed PMID: </w:t>
      </w:r>
      <w:hyperlink r:id="rId131" w:history="1">
        <w:r w:rsidRPr="002C3FE0">
          <w:t>25037092</w:t>
        </w:r>
      </w:hyperlink>
      <w:r>
        <w:rPr>
          <w:rFonts w:ascii="Times New Roman" w:eastAsia="Times New Roman" w:hAnsi="Times New Roman" w:cs="Times New Roman"/>
        </w:rPr>
        <w:t>.</w:t>
      </w:r>
    </w:p>
    <w:p w14:paraId="28F51E1C" w14:textId="0EAC1341" w:rsidR="00940DD6" w:rsidRDefault="00CD2E03">
      <w:pPr>
        <w:pStyle w:val="EndNoteBibliography"/>
        <w:spacing w:after="0"/>
        <w:rPr>
          <w:rFonts w:ascii="Times New Roman" w:eastAsia="Times New Roman" w:hAnsi="Times New Roman" w:cs="Times New Roman"/>
        </w:rPr>
      </w:pPr>
      <w:r>
        <w:rPr>
          <w:rFonts w:ascii="Times New Roman" w:eastAsia="Times New Roman" w:hAnsi="Times New Roman" w:cs="Times New Roman"/>
        </w:rPr>
        <w:t>44.</w:t>
      </w:r>
      <w:r>
        <w:rPr>
          <w:rFonts w:ascii="Times New Roman" w:eastAsia="Times New Roman" w:hAnsi="Times New Roman" w:cs="Times New Roman"/>
        </w:rPr>
        <w:tab/>
        <w:t xml:space="preserve">Carey IM, Banchoff E, Nirmalananthan N, Harris T, Dewilde S, Chaudhry UAR, et al. Prevalence and incidence of neuromuscular conditions in the UK between 2000 and 2019: A retrospective study using primary care data. PLoS One. 2021;16(12):e0261983. doi: </w:t>
      </w:r>
      <w:hyperlink r:id="rId132" w:history="1">
        <w:r w:rsidRPr="002C3FE0">
          <w:t>10.1371/journal.pone.0261983</w:t>
        </w:r>
      </w:hyperlink>
      <w:r>
        <w:rPr>
          <w:rFonts w:ascii="Times New Roman" w:eastAsia="Times New Roman" w:hAnsi="Times New Roman" w:cs="Times New Roman"/>
        </w:rPr>
        <w:t>.</w:t>
      </w:r>
    </w:p>
    <w:p w14:paraId="5E90CE91" w14:textId="0E9BD083" w:rsidR="00940DD6" w:rsidRDefault="00CD2E03">
      <w:pPr>
        <w:pStyle w:val="EndNoteBibliography"/>
        <w:rPr>
          <w:rFonts w:ascii="Times New Roman" w:eastAsia="Times New Roman" w:hAnsi="Times New Roman" w:cs="Times New Roman"/>
        </w:rPr>
      </w:pPr>
      <w:r>
        <w:rPr>
          <w:rFonts w:ascii="Times New Roman" w:eastAsia="Times New Roman" w:hAnsi="Times New Roman" w:cs="Times New Roman"/>
        </w:rPr>
        <w:t>45.</w:t>
      </w:r>
      <w:r>
        <w:rPr>
          <w:rFonts w:ascii="Times New Roman" w:eastAsia="Times New Roman" w:hAnsi="Times New Roman" w:cs="Times New Roman"/>
        </w:rPr>
        <w:tab/>
        <w:t xml:space="preserve">Hobson-Webb LD, Dearmey S, Kishnani PS. The clinical and electrodiagnostic characteristics of Pompe disease with post-enzyme replacement therapy findings. Clin Neurophysiol. 2011;122(11):2312-7. Epub 20110513. doi: </w:t>
      </w:r>
      <w:hyperlink r:id="rId133" w:history="1">
        <w:r w:rsidRPr="002C3FE0">
          <w:t>10.1016/j.clinph.2011.04.016</w:t>
        </w:r>
      </w:hyperlink>
      <w:r>
        <w:rPr>
          <w:rFonts w:ascii="Times New Roman" w:eastAsia="Times New Roman" w:hAnsi="Times New Roman" w:cs="Times New Roman"/>
        </w:rPr>
        <w:t xml:space="preserve">. PubMed PMID: </w:t>
      </w:r>
      <w:hyperlink r:id="rId134" w:history="1">
        <w:r w:rsidRPr="002C3FE0">
          <w:t>21570905</w:t>
        </w:r>
      </w:hyperlink>
      <w:r>
        <w:rPr>
          <w:rFonts w:ascii="Times New Roman" w:eastAsia="Times New Roman" w:hAnsi="Times New Roman" w:cs="Times New Roman"/>
        </w:rPr>
        <w:t>.</w:t>
      </w:r>
    </w:p>
    <w:p w14:paraId="74518BEE" w14:textId="77777777" w:rsidR="00940DD6" w:rsidRDefault="00CD2E03">
      <w:pPr>
        <w:spacing w:line="480" w:lineRule="auto"/>
        <w:rPr>
          <w:rFonts w:ascii="Times New Roman" w:eastAsia="Times New Roman" w:hAnsi="Times New Roman" w:cs="Times New Roman"/>
          <w:sz w:val="22"/>
        </w:rPr>
      </w:pPr>
      <w:r>
        <w:rPr>
          <w:rFonts w:ascii="Malgun Gothic" w:eastAsia="Malgun Gothic" w:hAnsi="Malgun Gothic" w:cs="Malgun Gothic"/>
          <w:sz w:val="22"/>
        </w:rPr>
        <w:fldChar w:fldCharType="end"/>
      </w:r>
      <w:del w:id="1602" w:author="Author">
        <w:r>
          <w:rPr>
            <w:rFonts w:ascii="Malgun Gothic" w:eastAsia="Malgun Gothic" w:hAnsi="Malgun Gothic" w:cs="Malgun Gothic"/>
            <w:sz w:val="22"/>
          </w:rPr>
          <w:fldChar w:fldCharType="begin"/>
        </w:r>
        <w:r>
          <w:rPr>
            <w:rFonts w:ascii="Malgun Gothic" w:eastAsia="Malgun Gothic" w:hAnsi="Malgun Gothic" w:cs="Malgun Gothic"/>
            <w:sz w:val="22"/>
          </w:rPr>
          <w:delInstrText xml:space="preserve"> ADDIN </w:delInstrText>
        </w:r>
        <w:r>
          <w:rPr>
            <w:rFonts w:ascii="Malgun Gothic" w:eastAsia="Malgun Gothic" w:hAnsi="Malgun Gothic" w:cs="Malgun Gothic"/>
            <w:sz w:val="22"/>
          </w:rPr>
          <w:fldChar w:fldCharType="end"/>
        </w:r>
        <w:r>
          <w:rPr>
            <w:rFonts w:ascii="Malgun Gothic" w:eastAsia="Malgun Gothic" w:hAnsi="Malgun Gothic" w:cs="Malgun Gothic"/>
            <w:sz w:val="22"/>
          </w:rPr>
          <w:fldChar w:fldCharType="begin"/>
        </w:r>
        <w:r>
          <w:rPr>
            <w:rFonts w:ascii="Malgun Gothic" w:eastAsia="Malgun Gothic" w:hAnsi="Malgun Gothic" w:cs="Malgun Gothic"/>
            <w:sz w:val="22"/>
          </w:rPr>
          <w:delInstrText xml:space="preserve"> ADDIN </w:delInstrText>
        </w:r>
        <w:r>
          <w:rPr>
            <w:rFonts w:ascii="Malgun Gothic" w:eastAsia="Malgun Gothic" w:hAnsi="Malgun Gothic" w:cs="Malgun Gothic"/>
            <w:sz w:val="22"/>
          </w:rPr>
          <w:fldChar w:fldCharType="end"/>
        </w:r>
      </w:del>
    </w:p>
    <w:sectPr w:rsidR="00940DD6">
      <w:pgSz w:w="11906" w:h="16838"/>
      <w:pgMar w:top="1701" w:right="1440" w:bottom="1440" w:left="1440" w:header="851" w:footer="992" w:gutter="0"/>
      <w:cols w:space="42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uthor" w:initials="A">
    <w:p w14:paraId="7B97F6BB" w14:textId="77777777" w:rsidR="009A0184" w:rsidRDefault="009A0184" w:rsidP="00F958E2">
      <w:pPr>
        <w:pStyle w:val="CommentText"/>
      </w:pPr>
      <w:r>
        <w:rPr>
          <w:rStyle w:val="CommentReference"/>
        </w:rPr>
        <w:annotationRef/>
      </w:r>
      <w:r>
        <w:t>Dear Author,</w:t>
      </w:r>
    </w:p>
    <w:p w14:paraId="0FE17021" w14:textId="77777777" w:rsidR="009A0184" w:rsidRDefault="009A0184" w:rsidP="00F958E2">
      <w:pPr>
        <w:pStyle w:val="CommentText"/>
      </w:pPr>
    </w:p>
    <w:p w14:paraId="339410B9" w14:textId="702B449C" w:rsidR="009A0184" w:rsidRDefault="009A0184" w:rsidP="00F958E2">
      <w:pPr>
        <w:pStyle w:val="CommentText"/>
      </w:pPr>
      <w:r>
        <w:t>Thank you for the opportunity to work on your manuscript. I have edited the document to cater to your preferences, while meeting the scope of the service. If you have further preferences that you would like us to address, please do not hesitate to share them with us. We look forward to your positive feedback.</w:t>
      </w:r>
    </w:p>
  </w:comment>
  <w:comment w:id="13" w:author="Author" w:initials="A">
    <w:p w14:paraId="4416FD1C" w14:textId="77777777" w:rsidR="009A0184" w:rsidRDefault="009A0184" w:rsidP="00F87483">
      <w:pPr>
        <w:pStyle w:val="CommentText"/>
      </w:pPr>
      <w:r>
        <w:rPr>
          <w:rStyle w:val="CommentReference"/>
        </w:rPr>
        <w:annotationRef/>
      </w:r>
      <w:r>
        <w:t>A good abstract contains the following information:</w:t>
      </w:r>
    </w:p>
    <w:p w14:paraId="40F8EE45" w14:textId="77777777" w:rsidR="009A0184" w:rsidRDefault="009A0184" w:rsidP="00F87483">
      <w:pPr>
        <w:pStyle w:val="CommentText"/>
      </w:pPr>
      <w:r>
        <w:t>The rationale/motivation/problem statement behind the study and the reason behind the chosen line of investigation.</w:t>
      </w:r>
    </w:p>
    <w:p w14:paraId="28D9A868" w14:textId="77777777" w:rsidR="009A0184" w:rsidRDefault="009A0184" w:rsidP="00F87483">
      <w:pPr>
        <w:pStyle w:val="CommentText"/>
      </w:pPr>
      <w:r>
        <w:t>The aim/purpose of the study and the intended outcome.</w:t>
      </w:r>
    </w:p>
    <w:p w14:paraId="411E615E" w14:textId="77777777" w:rsidR="009A0184" w:rsidRDefault="009A0184" w:rsidP="00F87483">
      <w:pPr>
        <w:pStyle w:val="CommentText"/>
      </w:pPr>
      <w:r>
        <w:t>A brief summary of the methodology employed.</w:t>
      </w:r>
    </w:p>
    <w:p w14:paraId="458A26D8" w14:textId="77777777" w:rsidR="009A0184" w:rsidRDefault="009A0184" w:rsidP="00F87483">
      <w:pPr>
        <w:pStyle w:val="CommentText"/>
      </w:pPr>
      <w:r>
        <w:t>The key results obtained from the study and the inferences that can be drawn.</w:t>
      </w:r>
    </w:p>
    <w:p w14:paraId="478B5181" w14:textId="6001022F" w:rsidR="009A0184" w:rsidRDefault="009A0184" w:rsidP="00F87483">
      <w:pPr>
        <w:pStyle w:val="CommentText"/>
      </w:pPr>
      <w:r>
        <w:t>The major conclusions drawn from the study.</w:t>
      </w:r>
    </w:p>
  </w:comment>
  <w:comment w:id="195" w:author="Author" w:date="2022-03-14T13:55:00Z" w:initials="A">
    <w:p w14:paraId="2DDF377A" w14:textId="068C1100" w:rsidR="009A0184" w:rsidRPr="000D5E61" w:rsidRDefault="009A0184">
      <w:pPr>
        <w:pStyle w:val="CommentText"/>
        <w:rPr>
          <w:lang w:val="en-ZA"/>
        </w:rPr>
      </w:pPr>
      <w:r>
        <w:rPr>
          <w:rStyle w:val="CommentReference"/>
        </w:rPr>
        <w:annotationRef/>
      </w:r>
      <w:r w:rsidRPr="000D5E61">
        <w:rPr>
          <w:lang w:val="en-ZA"/>
        </w:rPr>
        <w:t>A good introductory section contains the following details:</w:t>
      </w:r>
      <w:r w:rsidRPr="000D5E61">
        <w:rPr>
          <w:lang w:val="en-ZA"/>
        </w:rPr>
        <w:br/>
        <w:t>A broad introduction to the topic being investigated, definitions of any key concepts, a brief presentation of the theoretical background (if needed/applicable), etc.</w:t>
      </w:r>
      <w:r w:rsidRPr="000D5E61">
        <w:rPr>
          <w:lang w:val="en-ZA"/>
        </w:rPr>
        <w:br/>
        <w:t>A description of the existing work in the field of study through citations of current literature and a thorough literature review.</w:t>
      </w:r>
      <w:r w:rsidRPr="000D5E61">
        <w:rPr>
          <w:lang w:val="en-ZA"/>
        </w:rPr>
        <w:br/>
        <w:t>Highlights of the gaps in the literature and aspects that have not been explored that are relevant for the present study along with a clear mention of the problem statement.</w:t>
      </w:r>
      <w:r w:rsidRPr="000D5E61">
        <w:rPr>
          <w:lang w:val="en-ZA"/>
        </w:rPr>
        <w:br/>
        <w:t>An introduction to the premise of the present study and how it aims to target the literature gaps highlighted and address the problem statement.</w:t>
      </w:r>
      <w:r w:rsidRPr="000D5E61">
        <w:rPr>
          <w:lang w:val="en-ZA"/>
        </w:rPr>
        <w:br/>
        <w:t>A statement about the novelty of the study.</w:t>
      </w:r>
    </w:p>
  </w:comment>
  <w:comment w:id="197" w:author="Author" w:initials="A">
    <w:p w14:paraId="498AEB08" w14:textId="55EC16B0" w:rsidR="009A0184" w:rsidRDefault="009A0184">
      <w:pPr>
        <w:pStyle w:val="CommentText"/>
      </w:pPr>
      <w:r>
        <w:rPr>
          <w:rStyle w:val="CommentReference"/>
        </w:rPr>
        <w:annotationRef/>
      </w:r>
      <w:r>
        <w:t xml:space="preserve">Alternative: via </w:t>
      </w:r>
    </w:p>
  </w:comment>
  <w:comment w:id="242" w:author="Author" w:initials="A">
    <w:p w14:paraId="1FC7103A" w14:textId="77777777" w:rsidR="009A0184" w:rsidRDefault="009A0184">
      <w:r>
        <w:rPr>
          <w:b/>
        </w:rPr>
        <w:t xml:space="preserve">Tip: </w:t>
      </w:r>
      <w:r>
        <w:t>A dummy subject doesn’t convey any specific meaning other than simply serving as a grammatical filler. Sentences with a dummy subject most often begin with It or There.</w:t>
      </w:r>
      <w:r>
        <w:br/>
      </w:r>
      <w:r>
        <w:br/>
        <w:t>For example,</w:t>
      </w:r>
      <w:r>
        <w:br/>
        <w:t xml:space="preserve">Original: </w:t>
      </w:r>
      <w:r>
        <w:rPr>
          <w:i/>
        </w:rPr>
        <w:t>There were</w:t>
      </w:r>
      <w:r>
        <w:t xml:space="preserve"> many people standing in line.</w:t>
      </w:r>
      <w:r>
        <w:br/>
        <w:t>Revision: Many people were standing in line.</w:t>
      </w:r>
      <w:r>
        <w:br/>
      </w:r>
      <w:r>
        <w:br/>
        <w:t xml:space="preserve">Original: </w:t>
      </w:r>
      <w:r>
        <w:rPr>
          <w:i/>
        </w:rPr>
        <w:t>It is</w:t>
      </w:r>
      <w:r>
        <w:t xml:space="preserve"> your responsibility to open the gate.</w:t>
      </w:r>
      <w:r>
        <w:br/>
        <w:t>Revised: You are responsible for opening the gate.</w:t>
      </w:r>
    </w:p>
  </w:comment>
  <w:comment w:id="286" w:author="Author" w:initials="A">
    <w:p w14:paraId="4AC85CED" w14:textId="7559B3FD" w:rsidR="009A0184" w:rsidRDefault="009A0184">
      <w:pPr>
        <w:pStyle w:val="CommentText"/>
      </w:pPr>
      <w:r>
        <w:rPr>
          <w:rStyle w:val="CommentReference"/>
        </w:rPr>
        <w:annotationRef/>
      </w:r>
      <w:r>
        <w:t>Alternative (in this context): regarding</w:t>
      </w:r>
    </w:p>
  </w:comment>
  <w:comment w:id="297" w:author="Author" w:date="2022-03-14T13:56:00Z" w:initials="A">
    <w:p w14:paraId="59F31531" w14:textId="77777777" w:rsidR="009A0184" w:rsidRDefault="009A0184">
      <w:pPr>
        <w:pStyle w:val="CommentText"/>
      </w:pPr>
      <w:r>
        <w:rPr>
          <w:rStyle w:val="CommentReference"/>
        </w:rPr>
        <w:annotationRef/>
      </w:r>
      <w:r w:rsidRPr="00A84E8A">
        <w:t xml:space="preserve">A literature gap, or research gap, is an unexplored topic revealed during a literature search that has scope for research or further exploration. Please note the gap in the literature on the topic has been not been appropriately addressed. </w:t>
      </w:r>
    </w:p>
    <w:p w14:paraId="34065944" w14:textId="388F4778" w:rsidR="009A0184" w:rsidRDefault="009A0184">
      <w:pPr>
        <w:pStyle w:val="CommentText"/>
      </w:pPr>
    </w:p>
    <w:p w14:paraId="6BB594AB" w14:textId="70DF08AA" w:rsidR="009A0184" w:rsidRDefault="009A0184">
      <w:pPr>
        <w:pStyle w:val="CommentText"/>
      </w:pPr>
      <w:r>
        <w:t>If few studies have investigated this aspect, then how does this study contribute to the existing literature?</w:t>
      </w:r>
    </w:p>
    <w:p w14:paraId="4C1ABB46" w14:textId="77777777" w:rsidR="009A0184" w:rsidRDefault="009A0184">
      <w:pPr>
        <w:pStyle w:val="CommentText"/>
      </w:pPr>
    </w:p>
    <w:p w14:paraId="67CCAA8B" w14:textId="729B550D" w:rsidR="009A0184" w:rsidRDefault="009A0184">
      <w:pPr>
        <w:pStyle w:val="CommentText"/>
      </w:pPr>
      <w:r w:rsidRPr="00A84E8A">
        <w:t xml:space="preserve">Please consider including this information. </w:t>
      </w:r>
    </w:p>
  </w:comment>
  <w:comment w:id="335" w:author="Author" w:initials="A">
    <w:p w14:paraId="590F16E2" w14:textId="33D5E5FE" w:rsidR="009A0184" w:rsidRPr="002C3FE0" w:rsidRDefault="009A0184">
      <w:pPr>
        <w:pStyle w:val="CommentText"/>
        <w:rPr>
          <w:lang w:val="en-ZA"/>
        </w:rPr>
      </w:pPr>
      <w:r>
        <w:rPr>
          <w:rStyle w:val="CommentReference"/>
        </w:rPr>
        <w:annotationRef/>
      </w:r>
      <w:r w:rsidRPr="002C3FE0">
        <w:rPr>
          <w:lang w:val="en-ZA"/>
        </w:rPr>
        <w:t>A good methods section should contain sufficient detail to enable another competent researcher from the field to reproduce the study. It should include the following details:</w:t>
      </w:r>
      <w:r w:rsidRPr="002C3FE0">
        <w:rPr>
          <w:lang w:val="en-ZA"/>
        </w:rPr>
        <w:br/>
        <w:t>A detailed description of all methods and apparatus used, sources of all materials/names of equipment manufacturers (where applicable), and a clear process flow and objective behind each method employed (how each method is linked to the problem statement).</w:t>
      </w:r>
      <w:r w:rsidRPr="002C3FE0">
        <w:rPr>
          <w:lang w:val="en-ZA"/>
        </w:rPr>
        <w:br/>
        <w:t>A section on statistical analysis for original research articles (where applicable).</w:t>
      </w:r>
    </w:p>
  </w:comment>
  <w:comment w:id="356" w:author="Author" w:initials="A">
    <w:p w14:paraId="10DE1B51" w14:textId="3C2D6EDA" w:rsidR="009A0184" w:rsidRDefault="009A0184">
      <w:pPr>
        <w:pStyle w:val="CommentText"/>
      </w:pPr>
      <w:r>
        <w:rPr>
          <w:rStyle w:val="CommentReference"/>
        </w:rPr>
        <w:annotationRef/>
      </w:r>
      <w:r>
        <w:t>Alternative: Informed consent was waived because this study…</w:t>
      </w:r>
    </w:p>
  </w:comment>
  <w:comment w:id="392" w:author="Author" w:initials="A">
    <w:p w14:paraId="4BEEA965" w14:textId="19F9EA74" w:rsidR="009A0184" w:rsidRDefault="009A0184">
      <w:pPr>
        <w:pStyle w:val="CommentText"/>
      </w:pPr>
      <w:r>
        <w:rPr>
          <w:rStyle w:val="CommentReference"/>
        </w:rPr>
        <w:annotationRef/>
      </w:r>
      <w:r w:rsidRPr="00042451">
        <w:t xml:space="preserve">For any device, laboratory equipment, </w:t>
      </w:r>
      <w:r>
        <w:t xml:space="preserve">software, </w:t>
      </w:r>
      <w:r w:rsidRPr="00042451">
        <w:t>or supplies that you mention in the methods section, appropriate details, such as the make and model, name of the manufacturer, and the company's location, should be included.</w:t>
      </w:r>
    </w:p>
  </w:comment>
  <w:comment w:id="464" w:author="Author" w:initials="A">
    <w:p w14:paraId="2399DFA4" w14:textId="77777777" w:rsidR="009A0184" w:rsidRDefault="009A0184">
      <w:r>
        <w:rPr>
          <w:b/>
        </w:rPr>
        <w:t xml:space="preserve">Tip: </w:t>
      </w:r>
      <w:r>
        <w:t>Repeated article error refers to the unnecessary repetition of the same article in a series or list.</w:t>
      </w:r>
      <w:r>
        <w:br/>
      </w:r>
      <w:r>
        <w:br/>
        <w:t>For example,</w:t>
      </w:r>
      <w:r>
        <w:br/>
        <w:t xml:space="preserve">Original: We verified the samples using </w:t>
      </w:r>
      <w:r>
        <w:rPr>
          <w:i/>
        </w:rPr>
        <w:t>the</w:t>
      </w:r>
      <w:r>
        <w:t xml:space="preserve"> source image, </w:t>
      </w:r>
      <w:r>
        <w:rPr>
          <w:i/>
        </w:rPr>
        <w:t>the</w:t>
      </w:r>
      <w:r>
        <w:t xml:space="preserve"> original image, and the final image.</w:t>
      </w:r>
      <w:r>
        <w:br/>
        <w:t xml:space="preserve">Revision: We verified the samples using </w:t>
      </w:r>
      <w:r>
        <w:rPr>
          <w:i/>
        </w:rPr>
        <w:t>the</w:t>
      </w:r>
      <w:r>
        <w:t xml:space="preserve"> source image, original image, and final image.</w:t>
      </w:r>
      <w:r>
        <w:br/>
        <w:t>It’s fine to place the article before the first item in the list only.</w:t>
      </w:r>
    </w:p>
  </w:comment>
  <w:comment w:id="592" w:author="Author" w:initials="A">
    <w:p w14:paraId="3B0DCEC1" w14:textId="6A133C4F" w:rsidR="009A0184" w:rsidRDefault="009A0184">
      <w:pPr>
        <w:pStyle w:val="CommentText"/>
      </w:pPr>
      <w:r>
        <w:rPr>
          <w:rStyle w:val="CommentReference"/>
        </w:rPr>
        <w:annotationRef/>
      </w:r>
      <w:r>
        <w:t xml:space="preserve">Abbreviations that have only been used once have been removed. </w:t>
      </w:r>
    </w:p>
  </w:comment>
  <w:comment w:id="636" w:author="Author" w:initials="A">
    <w:p w14:paraId="525B407A" w14:textId="77777777" w:rsidR="009A0184" w:rsidRDefault="009A0184" w:rsidP="00CD2E03">
      <w:pPr>
        <w:pStyle w:val="CommentText"/>
      </w:pPr>
      <w:r>
        <w:rPr>
          <w:rStyle w:val="CommentReference"/>
        </w:rPr>
        <w:annotationRef/>
      </w:r>
      <w:r>
        <w:t>A good results and discussion section contains the following details:</w:t>
      </w:r>
    </w:p>
    <w:p w14:paraId="11C5715F" w14:textId="77777777" w:rsidR="009A0184" w:rsidRDefault="009A0184" w:rsidP="00CD2E03">
      <w:pPr>
        <w:pStyle w:val="CommentText"/>
      </w:pPr>
      <w:r>
        <w:t>A clear depiction of the results obtained from the study and how they tie in with the study objectives.</w:t>
      </w:r>
    </w:p>
    <w:p w14:paraId="5E9B1650" w14:textId="77777777" w:rsidR="009A0184" w:rsidRDefault="009A0184" w:rsidP="00CD2E03">
      <w:pPr>
        <w:pStyle w:val="CommentText"/>
      </w:pPr>
      <w:r>
        <w:t>A mention of how the obtained results are novel/whether they agree with results of previous studies.</w:t>
      </w:r>
    </w:p>
    <w:p w14:paraId="7EB3DBDE" w14:textId="77777777" w:rsidR="009A0184" w:rsidRDefault="009A0184" w:rsidP="00CD2E03">
      <w:pPr>
        <w:pStyle w:val="CommentText"/>
      </w:pPr>
      <w:r>
        <w:t>A discussion of the significance of the obtained results and why they are relevant in the present study in light of the objectives.</w:t>
      </w:r>
    </w:p>
    <w:p w14:paraId="61618CE6" w14:textId="5506C790" w:rsidR="009A0184" w:rsidRDefault="009A0184" w:rsidP="00CD2E03">
      <w:pPr>
        <w:pStyle w:val="CommentText"/>
      </w:pPr>
      <w:r>
        <w:t>A summary of the limitations of the study and scope for future work/future directions of research.</w:t>
      </w:r>
    </w:p>
  </w:comment>
  <w:comment w:id="663" w:author="Author" w:initials="A">
    <w:p w14:paraId="45608BDC" w14:textId="77777777" w:rsidR="009A0184" w:rsidRDefault="009A0184">
      <w:r>
        <w:rPr>
          <w:b/>
        </w:rPr>
        <w:t xml:space="preserve">Tip: </w:t>
      </w:r>
      <w:r>
        <w:t>Collocations refer to combinations of words that are used together very often. These combinations are often described by native-English speakers as sounding "natural" or "right."</w:t>
      </w:r>
      <w:r>
        <w:br/>
      </w:r>
      <w:r>
        <w:br/>
        <w:t>For example,</w:t>
      </w:r>
      <w:r>
        <w:br/>
        <w:t xml:space="preserve">Original: We arrived </w:t>
      </w:r>
      <w:r>
        <w:rPr>
          <w:i/>
        </w:rPr>
        <w:t>on</w:t>
      </w:r>
      <w:r>
        <w:t xml:space="preserve"> the same conclusion.</w:t>
      </w:r>
      <w:r>
        <w:br/>
        <w:t xml:space="preserve">Revised: We arrived </w:t>
      </w:r>
      <w:r>
        <w:rPr>
          <w:i/>
        </w:rPr>
        <w:t>at</w:t>
      </w:r>
      <w:r>
        <w:t xml:space="preserve"> the same conclusion.</w:t>
      </w:r>
      <w:r>
        <w:br/>
      </w:r>
      <w:r>
        <w:br/>
        <w:t xml:space="preserve">Original: The differences were </w:t>
      </w:r>
      <w:r>
        <w:rPr>
          <w:i/>
        </w:rPr>
        <w:t>cleanly</w:t>
      </w:r>
      <w:r>
        <w:t xml:space="preserve"> visible.</w:t>
      </w:r>
      <w:r>
        <w:br/>
        <w:t xml:space="preserve">Revised: The differences were </w:t>
      </w:r>
      <w:r>
        <w:rPr>
          <w:i/>
        </w:rPr>
        <w:t>clearly</w:t>
      </w:r>
      <w:r>
        <w:t xml:space="preserve"> visible.</w:t>
      </w:r>
    </w:p>
  </w:comment>
  <w:comment w:id="675" w:author="Author" w:initials="A">
    <w:p w14:paraId="5C765614" w14:textId="22C8752E" w:rsidR="009A0184" w:rsidRDefault="009A0184">
      <w:pPr>
        <w:pStyle w:val="CommentText"/>
      </w:pPr>
      <w:r>
        <w:rPr>
          <w:rStyle w:val="CommentReference"/>
        </w:rPr>
        <w:annotationRef/>
      </w:r>
      <w:r>
        <w:t>O</w:t>
      </w:r>
      <w:r w:rsidRPr="00062123">
        <w:t>rdinal numbers “first” through “ninth” be spelled out. Ordinal numbers “10th” and above should be represented numerically (except when using such a number to begin a sentence) and without superscripting.</w:t>
      </w:r>
    </w:p>
  </w:comment>
  <w:comment w:id="682" w:author="Author" w:initials="A">
    <w:p w14:paraId="669D4396" w14:textId="77777777" w:rsidR="009A0184" w:rsidRDefault="009A0184">
      <w:r>
        <w:rPr>
          <w:b/>
        </w:rPr>
        <w:t xml:space="preserve">Tip: </w:t>
      </w:r>
      <w:r>
        <w:t>A lengthy sentence can be quite difficult to read and could also muddle the idea or information being conveyed. It’s, therefore, best to split such sentences into smaller ones for improved readability.</w:t>
      </w:r>
      <w:r>
        <w:br/>
      </w:r>
      <w:r>
        <w:br/>
        <w:t>For example,</w:t>
      </w:r>
      <w:r>
        <w:br/>
        <w:t>Original: Because lower risk is accompanied by a lower return rate, investors cannot obtain any unexpected return rate, while higher risk is usually accompanied by a higher return rate and investors usually obtain unexpected returns from these securities.</w:t>
      </w:r>
      <w:r>
        <w:br/>
        <w:t>Revision: Because lower risk is accompanied by a lower return rate, investors cannot obtain any unexpected return rate. Conversely, higher risk is usually accompanied by a higher return rate and investors usually obtain unexpected returns from these securities.</w:t>
      </w:r>
      <w:r>
        <w:br/>
      </w:r>
      <w:r>
        <w:br/>
        <w:t>The original sentence contains 37 words, whereas the revision consists of two sentences (17 and 20 words each).</w:t>
      </w:r>
    </w:p>
  </w:comment>
  <w:comment w:id="738" w:author="Author" w:initials="A">
    <w:p w14:paraId="44F5526A" w14:textId="77777777" w:rsidR="009A0184" w:rsidRDefault="009A0184">
      <w:r>
        <w:rPr>
          <w:b/>
        </w:rPr>
        <w:t xml:space="preserve">Tip: </w:t>
      </w:r>
      <w:r>
        <w:t>Repeated noun error refers to the unnecessary repetition of the same noun in a series or list</w:t>
      </w:r>
      <w:r>
        <w:br/>
      </w:r>
      <w:r>
        <w:br/>
        <w:t>For example,</w:t>
      </w:r>
      <w:r>
        <w:br/>
        <w:t xml:space="preserve">Original: There were 12 and 18 members in the first </w:t>
      </w:r>
      <w:r>
        <w:rPr>
          <w:i/>
        </w:rPr>
        <w:t>group</w:t>
      </w:r>
      <w:r>
        <w:t xml:space="preserve"> and second </w:t>
      </w:r>
      <w:r>
        <w:rPr>
          <w:i/>
        </w:rPr>
        <w:t>group</w:t>
      </w:r>
      <w:r>
        <w:t>, respectively.</w:t>
      </w:r>
      <w:r>
        <w:br/>
        <w:t xml:space="preserve">Revision: There were 12 and 18 members in the first and second </w:t>
      </w:r>
      <w:r>
        <w:rPr>
          <w:i/>
        </w:rPr>
        <w:t>groups</w:t>
      </w:r>
      <w:r>
        <w:t>, respectively.</w:t>
      </w:r>
    </w:p>
  </w:comment>
  <w:comment w:id="757" w:author="Author" w:initials="A">
    <w:p w14:paraId="77B80EC9" w14:textId="18422390" w:rsidR="009A0184" w:rsidRDefault="009A0184">
      <w:pPr>
        <w:pStyle w:val="CommentText"/>
      </w:pPr>
      <w:r>
        <w:rPr>
          <w:rStyle w:val="CommentReference"/>
        </w:rPr>
        <w:annotationRef/>
      </w:r>
      <w:r>
        <w:t xml:space="preserve">Figure legends always appear below figures, not above them. </w:t>
      </w:r>
    </w:p>
  </w:comment>
  <w:comment w:id="791" w:author="Author" w:initials="A">
    <w:p w14:paraId="3A4DEBA6" w14:textId="77777777" w:rsidR="009A0184" w:rsidRDefault="009A0184">
      <w:r>
        <w:rPr>
          <w:b/>
        </w:rPr>
        <w:t xml:space="preserve">Tip: </w:t>
      </w:r>
      <w:r>
        <w:t>When two complete sentences are combined using a comma it leads to an error called a “comma splice” – a type of run-on sentence.</w:t>
      </w:r>
      <w:r>
        <w:br/>
      </w:r>
      <w:r>
        <w:br/>
        <w:t>This can be corrected in one of three ways:</w:t>
      </w:r>
      <w:r>
        <w:br/>
        <w:t>- replacing the comma with a semicolon,</w:t>
      </w:r>
      <w:r>
        <w:br/>
        <w:t>- splitting the clauses into two sentences using a period,</w:t>
      </w:r>
      <w:r>
        <w:br/>
        <w:t>- adding a coordinating conjunction such as and, or, nor, for, but, etc., after the comma.</w:t>
      </w:r>
      <w:r>
        <w:br/>
      </w:r>
      <w:r>
        <w:br/>
        <w:t>For example,</w:t>
      </w:r>
      <w:r>
        <w:br/>
        <w:t>Original: I went to the market, I met John.</w:t>
      </w:r>
      <w:r>
        <w:br/>
        <w:t>Revision 1: I went to the market; I met John.</w:t>
      </w:r>
      <w:r>
        <w:br/>
        <w:t>Revision 2: I went to the market. I met John.</w:t>
      </w:r>
      <w:r>
        <w:br/>
        <w:t>Revision 3: I went to the market, and I met John.</w:t>
      </w:r>
    </w:p>
  </w:comment>
  <w:comment w:id="874" w:author="Author" w:initials="A">
    <w:p w14:paraId="2B51F09F" w14:textId="77777777" w:rsidR="009A0184" w:rsidRDefault="009A0184">
      <w:r>
        <w:rPr>
          <w:b/>
        </w:rPr>
        <w:t xml:space="preserve">Tip: </w:t>
      </w:r>
      <w:r>
        <w:t>When two complete sentences are combined without using any punctuation, it leads to an error called a run-on sentence.</w:t>
      </w:r>
      <w:r>
        <w:br/>
      </w:r>
      <w:r>
        <w:br/>
        <w:t>This can be corrected in one of three ways:</w:t>
      </w:r>
      <w:r>
        <w:br/>
        <w:t>- adding a semicolon between the sentences,</w:t>
      </w:r>
      <w:r>
        <w:br/>
        <w:t>- splitting the clauses into two sentences using a period,</w:t>
      </w:r>
      <w:r>
        <w:br/>
        <w:t>- adding a coordinating conjunction such as and, or, nor, for, but, etc., between the sentences.</w:t>
      </w:r>
      <w:r>
        <w:br/>
      </w:r>
      <w:r>
        <w:br/>
        <w:t>For example,</w:t>
      </w:r>
      <w:r>
        <w:br/>
        <w:t>Original: I went to the market I met John.</w:t>
      </w:r>
      <w:r>
        <w:br/>
        <w:t>Revision 1: I went to the market; I met John.</w:t>
      </w:r>
      <w:r>
        <w:br/>
        <w:t>Revision 2: I went to the market. I met John.</w:t>
      </w:r>
      <w:r>
        <w:br/>
        <w:t>Revision 3: I went to the market, and I met John.</w:t>
      </w:r>
    </w:p>
  </w:comment>
  <w:comment w:id="1067" w:author="Author" w:initials="A">
    <w:p w14:paraId="57E208F9" w14:textId="7AAA399F" w:rsidR="009A0184" w:rsidRDefault="009A0184">
      <w:pPr>
        <w:pStyle w:val="CommentText"/>
      </w:pPr>
      <w:r>
        <w:rPr>
          <w:rStyle w:val="CommentReference"/>
        </w:rPr>
        <w:annotationRef/>
      </w:r>
      <w:r>
        <w:t xml:space="preserve">In the paragraph above, you state that 60 patients were included. Please ensure you consistently use the same numbers and do not round up/down. </w:t>
      </w:r>
    </w:p>
  </w:comment>
  <w:comment w:id="1103" w:author="Author" w:initials="A">
    <w:p w14:paraId="7F903F28" w14:textId="77777777" w:rsidR="009A0184" w:rsidRDefault="009A0184" w:rsidP="00CD2E03">
      <w:pPr>
        <w:pStyle w:val="CommentText"/>
      </w:pPr>
      <w:r>
        <w:rPr>
          <w:rStyle w:val="CommentReference"/>
        </w:rPr>
        <w:annotationRef/>
      </w:r>
      <w:r>
        <w:t>A good concluding section contains the following details:</w:t>
      </w:r>
    </w:p>
    <w:p w14:paraId="5BD3D3F2" w14:textId="77777777" w:rsidR="009A0184" w:rsidRDefault="009A0184" w:rsidP="00CD2E03">
      <w:pPr>
        <w:pStyle w:val="CommentText"/>
      </w:pPr>
      <w:r>
        <w:t>A brief summary of study objectives and procedure.</w:t>
      </w:r>
    </w:p>
    <w:p w14:paraId="6876D2D6" w14:textId="77777777" w:rsidR="009A0184" w:rsidRDefault="009A0184" w:rsidP="00CD2E03">
      <w:pPr>
        <w:pStyle w:val="CommentText"/>
      </w:pPr>
      <w:r>
        <w:t>A brief summary of key results obtained.</w:t>
      </w:r>
    </w:p>
    <w:p w14:paraId="31835979" w14:textId="77777777" w:rsidR="009A0184" w:rsidRDefault="009A0184" w:rsidP="00CD2E03">
      <w:pPr>
        <w:pStyle w:val="CommentText"/>
      </w:pPr>
      <w:r>
        <w:t>A mention of whether the study objectives have been met through the results.</w:t>
      </w:r>
    </w:p>
    <w:p w14:paraId="170C48DB" w14:textId="77777777" w:rsidR="009A0184" w:rsidRDefault="009A0184" w:rsidP="00CD2E03">
      <w:pPr>
        <w:pStyle w:val="CommentText"/>
      </w:pPr>
      <w:r>
        <w:t>The major inferences drawn from the study.</w:t>
      </w:r>
    </w:p>
    <w:p w14:paraId="567B1148" w14:textId="4D53C17D" w:rsidR="009A0184" w:rsidRDefault="009A0184" w:rsidP="00CD2E03">
      <w:pPr>
        <w:pStyle w:val="CommentText"/>
      </w:pPr>
      <w:r>
        <w:t>The implications of the results in the area of research.</w:t>
      </w:r>
    </w:p>
  </w:comment>
  <w:comment w:id="1145" w:author="Author" w:initials="A">
    <w:p w14:paraId="02D558D9" w14:textId="0C164B12" w:rsidR="009A0184" w:rsidRDefault="009A0184">
      <w:pPr>
        <w:pStyle w:val="CommentText"/>
      </w:pPr>
      <w:r>
        <w:rPr>
          <w:rStyle w:val="CommentReference"/>
        </w:rPr>
        <w:annotationRef/>
      </w:r>
      <w:r>
        <w:t xml:space="preserve">Figure legends always appear below figures, not above them. </w:t>
      </w:r>
    </w:p>
  </w:comment>
  <w:comment w:id="1253" w:author="Author" w:date="2022-03-14T14:02:00Z" w:initials="A">
    <w:p w14:paraId="45DC0E4B" w14:textId="689BB788" w:rsidR="009A0184" w:rsidRDefault="009A0184">
      <w:pPr>
        <w:pStyle w:val="CommentText"/>
      </w:pPr>
      <w:r>
        <w:rPr>
          <w:rStyle w:val="CommentReference"/>
        </w:rPr>
        <w:annotationRef/>
      </w:r>
      <w:r w:rsidRPr="009A0184">
        <w:t>You will find two reference lists below. The first is an unlinked list that I have manually formatted to include all the required changes, since we do not use reference management software. Please use my list as reference and remember to make the suggested changes in the settings of the software program to incorporate them into your software-generated reference list (which is the second list). Once this is done, please delete the list that I prepared.</w:t>
      </w:r>
    </w:p>
  </w:comment>
  <w:comment w:id="1549" w:author="Author" w:initials="A">
    <w:p w14:paraId="7079FC7E" w14:textId="77777777" w:rsidR="009A0184" w:rsidRDefault="009A0184" w:rsidP="002C3FE0">
      <w:pPr>
        <w:pStyle w:val="CommentText0"/>
      </w:pPr>
      <w:r>
        <w:rPr>
          <w:rStyle w:val="CommentReference1"/>
        </w:rPr>
        <w:annotationRef/>
      </w:r>
      <w:r>
        <w:t xml:space="preserve">No publisher and publisher location were found. Please check and add if necessary. </w:t>
      </w:r>
      <w:r>
        <w:rPr>
          <w:b/>
        </w:rPr>
        <w:t>Example:</w:t>
      </w:r>
      <w:r>
        <w:t xml:space="preserve"> ‘London: Penguin’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9410B9" w15:done="0"/>
  <w15:commentEx w15:paraId="478B5181" w15:done="0"/>
  <w15:commentEx w15:paraId="2DDF377A" w15:done="0"/>
  <w15:commentEx w15:paraId="498AEB08" w15:done="0"/>
  <w15:commentEx w15:paraId="1FC7103A" w15:done="0"/>
  <w15:commentEx w15:paraId="4AC85CED" w15:done="0"/>
  <w15:commentEx w15:paraId="67CCAA8B" w15:done="0"/>
  <w15:commentEx w15:paraId="590F16E2" w15:done="0"/>
  <w15:commentEx w15:paraId="10DE1B51" w15:done="0"/>
  <w15:commentEx w15:paraId="4BEEA965" w15:done="0"/>
  <w15:commentEx w15:paraId="2399DFA4" w15:done="0"/>
  <w15:commentEx w15:paraId="3B0DCEC1" w15:done="0"/>
  <w15:commentEx w15:paraId="61618CE6" w15:done="0"/>
  <w15:commentEx w15:paraId="45608BDC" w15:done="0"/>
  <w15:commentEx w15:paraId="5C765614" w15:done="0"/>
  <w15:commentEx w15:paraId="669D4396" w15:done="0"/>
  <w15:commentEx w15:paraId="44F5526A" w15:done="0"/>
  <w15:commentEx w15:paraId="77B80EC9" w15:done="0"/>
  <w15:commentEx w15:paraId="3A4DEBA6" w15:done="0"/>
  <w15:commentEx w15:paraId="2B51F09F" w15:done="0"/>
  <w15:commentEx w15:paraId="57E208F9" w15:done="0"/>
  <w15:commentEx w15:paraId="567B1148" w15:done="0"/>
  <w15:commentEx w15:paraId="02D558D9" w15:done="0"/>
  <w15:commentEx w15:paraId="45DC0E4B" w15:done="0"/>
  <w15:commentEx w15:paraId="7079FC7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9410B9" w16cid:durableId="25D6FFFB"/>
  <w16cid:commentId w16cid:paraId="478B5181" w16cid:durableId="25D702C2"/>
  <w16cid:commentId w16cid:paraId="2DDF377A" w16cid:durableId="25D9C7C5"/>
  <w16cid:commentId w16cid:paraId="498AEB08" w16cid:durableId="25D706AF"/>
  <w16cid:commentId w16cid:paraId="1FC7103A" w16cid:durableId="25D6FABF"/>
  <w16cid:commentId w16cid:paraId="4AC85CED" w16cid:durableId="25D70813"/>
  <w16cid:commentId w16cid:paraId="67CCAA8B" w16cid:durableId="25D9C805"/>
  <w16cid:commentId w16cid:paraId="590F16E2" w16cid:durableId="25D8593D"/>
  <w16cid:commentId w16cid:paraId="10DE1B51" w16cid:durableId="25D708AC"/>
  <w16cid:commentId w16cid:paraId="4BEEA965" w16cid:durableId="25D709AD"/>
  <w16cid:commentId w16cid:paraId="2399DFA4" w16cid:durableId="25D6FAC0"/>
  <w16cid:commentId w16cid:paraId="3B0DCEC1" w16cid:durableId="25D73F5F"/>
  <w16cid:commentId w16cid:paraId="61618CE6" w16cid:durableId="25D85908"/>
  <w16cid:commentId w16cid:paraId="45608BDC" w16cid:durableId="25D6FAC1"/>
  <w16cid:commentId w16cid:paraId="5C765614" w16cid:durableId="25D713E3"/>
  <w16cid:commentId w16cid:paraId="669D4396" w16cid:durableId="25D6FAC2"/>
  <w16cid:commentId w16cid:paraId="44F5526A" w16cid:durableId="25D6FAC3"/>
  <w16cid:commentId w16cid:paraId="77B80EC9" w16cid:durableId="25D71499"/>
  <w16cid:commentId w16cid:paraId="3A4DEBA6" w16cid:durableId="25D6FAC4"/>
  <w16cid:commentId w16cid:paraId="2B51F09F" w16cid:durableId="25D6FAC5"/>
  <w16cid:commentId w16cid:paraId="57E208F9" w16cid:durableId="25D73A7A"/>
  <w16cid:commentId w16cid:paraId="567B1148" w16cid:durableId="25D85926"/>
  <w16cid:commentId w16cid:paraId="02D558D9" w16cid:durableId="25D73B39"/>
  <w16cid:commentId w16cid:paraId="45DC0E4B" w16cid:durableId="25D9C972"/>
  <w16cid:commentId w16cid:paraId="7079FC7E" w16cid:durableId="25D9C8C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73E53"/>
    <w:multiLevelType w:val="hybridMultilevel"/>
    <w:tmpl w:val="00000000"/>
    <w:lvl w:ilvl="0" w:tplc="D3120422">
      <w:start w:val="1"/>
      <w:numFmt w:val="decimal"/>
      <w:lvlText w:val=""/>
      <w:lvlJc w:val="left"/>
      <w:pPr>
        <w:ind w:left="800" w:hanging="400"/>
      </w:pPr>
      <w:rPr>
        <w:rFonts w:ascii="Wingdings" w:eastAsia="Wingdings" w:hAnsi="Wingdings" w:cs="Wingdings"/>
      </w:rPr>
    </w:lvl>
    <w:lvl w:ilvl="1" w:tplc="DB64203A">
      <w:start w:val="1"/>
      <w:numFmt w:val="decimal"/>
      <w:lvlText w:val=""/>
      <w:lvlJc w:val="left"/>
    </w:lvl>
    <w:lvl w:ilvl="2" w:tplc="98AEE776">
      <w:start w:val="1"/>
      <w:numFmt w:val="decimal"/>
      <w:lvlText w:val=""/>
      <w:lvlJc w:val="left"/>
    </w:lvl>
    <w:lvl w:ilvl="3" w:tplc="5E9C1440">
      <w:start w:val="1"/>
      <w:numFmt w:val="decimal"/>
      <w:lvlText w:val=""/>
      <w:lvlJc w:val="left"/>
    </w:lvl>
    <w:lvl w:ilvl="4" w:tplc="44F62600">
      <w:start w:val="1"/>
      <w:numFmt w:val="decimal"/>
      <w:lvlText w:val=""/>
      <w:lvlJc w:val="left"/>
    </w:lvl>
    <w:lvl w:ilvl="5" w:tplc="4BEC1C02">
      <w:start w:val="1"/>
      <w:numFmt w:val="decimal"/>
      <w:lvlText w:val=""/>
      <w:lvlJc w:val="left"/>
    </w:lvl>
    <w:lvl w:ilvl="6" w:tplc="FCD4F546">
      <w:start w:val="1"/>
      <w:numFmt w:val="decimal"/>
      <w:lvlText w:val=""/>
      <w:lvlJc w:val="left"/>
    </w:lvl>
    <w:lvl w:ilvl="7" w:tplc="34D6875A">
      <w:start w:val="1"/>
      <w:numFmt w:val="decimal"/>
      <w:lvlText w:val=""/>
      <w:lvlJc w:val="left"/>
    </w:lvl>
    <w:lvl w:ilvl="8" w:tplc="0D164DF8">
      <w:start w:val="1"/>
      <w:numFmt w:val="decimal"/>
      <w:lvlText w:val=""/>
      <w:lvlJc w:val="left"/>
    </w:lvl>
  </w:abstractNum>
  <w:abstractNum w:abstractNumId="1" w15:restartNumberingAfterBreak="0">
    <w:nsid w:val="0FC76A96"/>
    <w:multiLevelType w:val="multilevel"/>
    <w:tmpl w:val="320A0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83283C"/>
    <w:multiLevelType w:val="hybridMultilevel"/>
    <w:tmpl w:val="00000000"/>
    <w:lvl w:ilvl="0" w:tplc="0FF6A362">
      <w:start w:val="1"/>
      <w:numFmt w:val="decimal"/>
      <w:lvlText w:val=""/>
      <w:lvlJc w:val="left"/>
      <w:pPr>
        <w:ind w:left="800" w:hanging="400"/>
      </w:pPr>
      <w:rPr>
        <w:rFonts w:ascii="Wingdings" w:eastAsia="Wingdings" w:hAnsi="Wingdings" w:cs="Wingdings"/>
      </w:rPr>
    </w:lvl>
    <w:lvl w:ilvl="1" w:tplc="97483710">
      <w:start w:val="1"/>
      <w:numFmt w:val="decimal"/>
      <w:lvlText w:val=""/>
      <w:lvlJc w:val="left"/>
    </w:lvl>
    <w:lvl w:ilvl="2" w:tplc="C192A5DA">
      <w:start w:val="1"/>
      <w:numFmt w:val="decimal"/>
      <w:lvlText w:val=""/>
      <w:lvlJc w:val="left"/>
    </w:lvl>
    <w:lvl w:ilvl="3" w:tplc="0B7CDA9A">
      <w:start w:val="1"/>
      <w:numFmt w:val="decimal"/>
      <w:lvlText w:val=""/>
      <w:lvlJc w:val="left"/>
    </w:lvl>
    <w:lvl w:ilvl="4" w:tplc="E23843C4">
      <w:start w:val="1"/>
      <w:numFmt w:val="decimal"/>
      <w:lvlText w:val=""/>
      <w:lvlJc w:val="left"/>
    </w:lvl>
    <w:lvl w:ilvl="5" w:tplc="3500A4A6">
      <w:start w:val="1"/>
      <w:numFmt w:val="decimal"/>
      <w:lvlText w:val=""/>
      <w:lvlJc w:val="left"/>
    </w:lvl>
    <w:lvl w:ilvl="6" w:tplc="E03E2B5A">
      <w:start w:val="1"/>
      <w:numFmt w:val="decimal"/>
      <w:lvlText w:val=""/>
      <w:lvlJc w:val="left"/>
    </w:lvl>
    <w:lvl w:ilvl="7" w:tplc="6C80D984">
      <w:start w:val="1"/>
      <w:numFmt w:val="decimal"/>
      <w:lvlText w:val=""/>
      <w:lvlJc w:val="left"/>
    </w:lvl>
    <w:lvl w:ilvl="8" w:tplc="169A88AC">
      <w:start w:val="1"/>
      <w:numFmt w:val="decimal"/>
      <w:lvlText w:val=""/>
      <w:lvlJc w:val="left"/>
    </w:lvl>
  </w:abstractNum>
  <w:abstractNum w:abstractNumId="3" w15:restartNumberingAfterBreak="0">
    <w:nsid w:val="5A69443D"/>
    <w:multiLevelType w:val="multilevel"/>
    <w:tmpl w:val="320A0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961AA7E"/>
    <w:multiLevelType w:val="hybridMultilevel"/>
    <w:tmpl w:val="00000000"/>
    <w:lvl w:ilvl="0" w:tplc="8298846A">
      <w:start w:val="1"/>
      <w:numFmt w:val="decimal"/>
      <w:lvlText w:val=""/>
      <w:lvlJc w:val="left"/>
      <w:pPr>
        <w:ind w:left="800" w:hanging="400"/>
      </w:pPr>
      <w:rPr>
        <w:rFonts w:ascii="Wingdings" w:eastAsia="Wingdings" w:hAnsi="Wingdings" w:cs="Wingdings"/>
      </w:rPr>
    </w:lvl>
    <w:lvl w:ilvl="1" w:tplc="7F985286">
      <w:start w:val="1"/>
      <w:numFmt w:val="decimal"/>
      <w:lvlText w:val=""/>
      <w:lvlJc w:val="left"/>
    </w:lvl>
    <w:lvl w:ilvl="2" w:tplc="475E4F2C">
      <w:start w:val="1"/>
      <w:numFmt w:val="decimal"/>
      <w:lvlText w:val=""/>
      <w:lvlJc w:val="left"/>
    </w:lvl>
    <w:lvl w:ilvl="3" w:tplc="B3BA6D28">
      <w:start w:val="1"/>
      <w:numFmt w:val="decimal"/>
      <w:lvlText w:val=""/>
      <w:lvlJc w:val="left"/>
    </w:lvl>
    <w:lvl w:ilvl="4" w:tplc="0924E594">
      <w:start w:val="1"/>
      <w:numFmt w:val="decimal"/>
      <w:lvlText w:val=""/>
      <w:lvlJc w:val="left"/>
    </w:lvl>
    <w:lvl w:ilvl="5" w:tplc="F1B09EB4">
      <w:start w:val="1"/>
      <w:numFmt w:val="decimal"/>
      <w:lvlText w:val=""/>
      <w:lvlJc w:val="left"/>
    </w:lvl>
    <w:lvl w:ilvl="6" w:tplc="C7C8D5F6">
      <w:start w:val="1"/>
      <w:numFmt w:val="decimal"/>
      <w:lvlText w:val=""/>
      <w:lvlJc w:val="left"/>
    </w:lvl>
    <w:lvl w:ilvl="7" w:tplc="D8B67D3C">
      <w:start w:val="1"/>
      <w:numFmt w:val="decimal"/>
      <w:lvlText w:val=""/>
      <w:lvlJc w:val="left"/>
    </w:lvl>
    <w:lvl w:ilvl="8" w:tplc="EC4A8186">
      <w:start w:val="1"/>
      <w:numFmt w:val="decimal"/>
      <w:lvlText w:val=""/>
      <w:lvlJc w:val="left"/>
    </w:lvl>
  </w:abstractNum>
  <w:num w:numId="1">
    <w:abstractNumId w:val="2"/>
  </w:num>
  <w:num w:numId="2">
    <w:abstractNumId w:val="4"/>
  </w:num>
  <w:num w:numId="3">
    <w:abstractNumId w:val="0"/>
  </w:num>
  <w:num w:numId="4">
    <w:abstractNumId w:val="3"/>
    <w:lvlOverride w:ilvl="0">
      <w:startOverride w:val="4"/>
    </w:lvlOverride>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DateAndTime/>
  <w:proofState w:spelling="clean" w:grammar="clean"/>
  <w:trackRevisions/>
  <w:defaultTabStop w:val="800"/>
  <w:displayHorizontalDrawingGridEvery w:val="0"/>
  <w:displayVerticalDrawingGridEvery w:val="2"/>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DD6"/>
    <w:rsid w:val="00042451"/>
    <w:rsid w:val="00062123"/>
    <w:rsid w:val="00071F84"/>
    <w:rsid w:val="000D5E61"/>
    <w:rsid w:val="000E760B"/>
    <w:rsid w:val="000F5986"/>
    <w:rsid w:val="00150EAA"/>
    <w:rsid w:val="00184F4F"/>
    <w:rsid w:val="002B0F6B"/>
    <w:rsid w:val="002C3FE0"/>
    <w:rsid w:val="00380C6A"/>
    <w:rsid w:val="00405B93"/>
    <w:rsid w:val="00523A0B"/>
    <w:rsid w:val="005E7E0F"/>
    <w:rsid w:val="005F5C99"/>
    <w:rsid w:val="00674027"/>
    <w:rsid w:val="006E1D97"/>
    <w:rsid w:val="007214BA"/>
    <w:rsid w:val="007A5758"/>
    <w:rsid w:val="007B3F88"/>
    <w:rsid w:val="008648CF"/>
    <w:rsid w:val="0088222A"/>
    <w:rsid w:val="008A3088"/>
    <w:rsid w:val="008F031D"/>
    <w:rsid w:val="00940DD6"/>
    <w:rsid w:val="009A0184"/>
    <w:rsid w:val="009E6293"/>
    <w:rsid w:val="00A40283"/>
    <w:rsid w:val="00A83A08"/>
    <w:rsid w:val="00A84E8A"/>
    <w:rsid w:val="00AA78F8"/>
    <w:rsid w:val="00B10501"/>
    <w:rsid w:val="00B10D89"/>
    <w:rsid w:val="00B3591B"/>
    <w:rsid w:val="00BC7853"/>
    <w:rsid w:val="00BF0068"/>
    <w:rsid w:val="00C46A3B"/>
    <w:rsid w:val="00CA69DB"/>
    <w:rsid w:val="00CD2E03"/>
    <w:rsid w:val="00D62FD1"/>
    <w:rsid w:val="00DB7E40"/>
    <w:rsid w:val="00E13439"/>
    <w:rsid w:val="00F521B5"/>
    <w:rsid w:val="00F87483"/>
    <w:rsid w:val="00F958E2"/>
    <w:rsid w:val="00FA7B4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E867D"/>
  <w15:docId w15:val="{741C190B-C484-5B4D-A995-F404C1F17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annotation text" w:uiPriority="0"/>
    <w:lsdException w:name="caption" w:semiHidden="1" w:uiPriority="35" w:unhideWhenUsed="1"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OC11">
    <w:name w:val="TOC 11"/>
    <w:basedOn w:val="Normal"/>
    <w:pPr>
      <w:spacing w:line="305" w:lineRule="auto"/>
    </w:pPr>
    <w:rPr>
      <w:rFonts w:ascii="Calibri" w:eastAsia="Calibri" w:hAnsi="Calibri" w:cs="Calibri"/>
      <w:sz w:val="26"/>
    </w:rPr>
  </w:style>
  <w:style w:type="paragraph" w:customStyle="1" w:styleId="TOC21">
    <w:name w:val="TOC 21"/>
    <w:basedOn w:val="Normal"/>
    <w:pPr>
      <w:spacing w:line="330" w:lineRule="auto"/>
    </w:pPr>
    <w:rPr>
      <w:rFonts w:ascii="Calibri" w:eastAsia="Calibri" w:hAnsi="Calibri" w:cs="Calibri"/>
      <w:sz w:val="24"/>
    </w:rPr>
  </w:style>
  <w:style w:type="paragraph" w:customStyle="1" w:styleId="TOC31">
    <w:name w:val="TOC 31"/>
    <w:basedOn w:val="Normal"/>
    <w:pPr>
      <w:spacing w:line="360" w:lineRule="auto"/>
    </w:pPr>
    <w:rPr>
      <w:rFonts w:ascii="Calibri" w:eastAsia="Calibri" w:hAnsi="Calibri" w:cs="Calibri"/>
      <w:sz w:val="22"/>
    </w:rPr>
  </w:style>
  <w:style w:type="paragraph" w:customStyle="1" w:styleId="TOC41">
    <w:name w:val="TOC 41"/>
    <w:basedOn w:val="Normal"/>
    <w:pPr>
      <w:spacing w:line="330" w:lineRule="exact"/>
    </w:pPr>
    <w:rPr>
      <w:rFonts w:ascii="Calibri" w:eastAsia="Calibri" w:hAnsi="Calibri" w:cs="Calibri"/>
    </w:rPr>
  </w:style>
  <w:style w:type="paragraph" w:customStyle="1" w:styleId="TOC51">
    <w:name w:val="TOC 51"/>
    <w:basedOn w:val="Normal"/>
    <w:pPr>
      <w:spacing w:line="330" w:lineRule="exact"/>
    </w:pPr>
    <w:rPr>
      <w:rFonts w:ascii="Calibri" w:eastAsia="Calibri" w:hAnsi="Calibri" w:cs="Calibri"/>
    </w:rPr>
  </w:style>
  <w:style w:type="paragraph" w:customStyle="1" w:styleId="TOC61">
    <w:name w:val="TOC 61"/>
    <w:basedOn w:val="Normal"/>
    <w:pPr>
      <w:spacing w:line="330" w:lineRule="exact"/>
    </w:pPr>
    <w:rPr>
      <w:rFonts w:ascii="Calibri" w:eastAsia="Calibri" w:hAnsi="Calibri" w:cs="Calibri"/>
    </w:rPr>
  </w:style>
  <w:style w:type="paragraph" w:customStyle="1" w:styleId="TOC71">
    <w:name w:val="TOC 71"/>
    <w:basedOn w:val="Normal"/>
    <w:pPr>
      <w:spacing w:line="330" w:lineRule="exact"/>
    </w:pPr>
    <w:rPr>
      <w:rFonts w:ascii="Calibri" w:eastAsia="Calibri" w:hAnsi="Calibri" w:cs="Calibri"/>
    </w:rPr>
  </w:style>
  <w:style w:type="paragraph" w:customStyle="1" w:styleId="TOC81">
    <w:name w:val="TOC 81"/>
    <w:basedOn w:val="Normal"/>
    <w:pPr>
      <w:spacing w:line="330" w:lineRule="exact"/>
    </w:pPr>
    <w:rPr>
      <w:rFonts w:ascii="Calibri" w:eastAsia="Calibri" w:hAnsi="Calibri" w:cs="Calibri"/>
    </w:rPr>
  </w:style>
  <w:style w:type="paragraph" w:customStyle="1" w:styleId="TOC91">
    <w:name w:val="TOC 91"/>
    <w:basedOn w:val="Normal"/>
    <w:pPr>
      <w:spacing w:line="330" w:lineRule="exact"/>
    </w:pPr>
    <w:rPr>
      <w:rFonts w:ascii="Calibri" w:eastAsia="Calibri" w:hAnsi="Calibri" w:cs="Calibri"/>
    </w:rPr>
  </w:style>
  <w:style w:type="table" w:styleId="TableGrid">
    <w:name w:val="Table Grid"/>
    <w:basedOn w:val="TableNormal"/>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ldDefaultTableStyle">
    <w:name w:val="Old Default Table Style"/>
    <w:tblPr>
      <w:tblOverlap w:val="never"/>
      <w:tblCellMar>
        <w:top w:w="0" w:type="dxa"/>
        <w:left w:w="10" w:type="dxa"/>
        <w:bottom w:w="0" w:type="dxa"/>
        <w:right w:w="10" w:type="dxa"/>
      </w:tblCellMar>
    </w:tblPr>
  </w:style>
  <w:style w:type="character" w:customStyle="1" w:styleId="CommentReference1">
    <w:name w:val="Comment Reference1"/>
    <w:basedOn w:val="DefaultParagraphFont"/>
    <w:rPr>
      <w:sz w:val="16"/>
    </w:rPr>
  </w:style>
  <w:style w:type="character" w:customStyle="1" w:styleId="EndnoteReference1">
    <w:name w:val="Endnote Reference1"/>
    <w:basedOn w:val="DefaultParagraphFont"/>
    <w:rPr>
      <w:vertAlign w:val="superscript"/>
    </w:rPr>
  </w:style>
  <w:style w:type="character" w:customStyle="1" w:styleId="FootnoteReference1">
    <w:name w:val="Footnote Reference1"/>
    <w:basedOn w:val="DefaultParagraphFont"/>
    <w:rPr>
      <w:vertAlign w:val="superscript"/>
    </w:rPr>
  </w:style>
  <w:style w:type="paragraph" w:customStyle="1" w:styleId="EndNoteBibliographyTitle">
    <w:name w:val="EndNote Bibliography Title"/>
    <w:basedOn w:val="Normal"/>
    <w:qFormat/>
    <w:pPr>
      <w:spacing w:after="0"/>
      <w:jc w:val="center"/>
    </w:pPr>
    <w:rPr>
      <w:rFonts w:ascii="Malgun Gothic" w:eastAsia="Malgun Gothic" w:hAnsi="Malgun Gothic" w:cs="Malgun Gothic"/>
    </w:rPr>
  </w:style>
  <w:style w:type="paragraph" w:customStyle="1" w:styleId="EndNoteBibliography">
    <w:name w:val="EndNote Bibliography"/>
    <w:basedOn w:val="Normal"/>
    <w:pPr>
      <w:spacing w:line="240" w:lineRule="auto"/>
    </w:pPr>
    <w:rPr>
      <w:rFonts w:ascii="Malgun Gothic" w:eastAsia="Malgun Gothic" w:hAnsi="Malgun Gothic" w:cs="Malgun Gothic"/>
    </w:rPr>
  </w:style>
  <w:style w:type="paragraph" w:styleId="Header">
    <w:name w:val="header"/>
    <w:basedOn w:val="Normal"/>
    <w:pPr>
      <w:tabs>
        <w:tab w:val="center" w:pos="4513"/>
        <w:tab w:val="right" w:pos="9026"/>
      </w:tabs>
      <w:snapToGrid w:val="0"/>
    </w:pPr>
  </w:style>
  <w:style w:type="paragraph" w:styleId="Footer">
    <w:name w:val="footer"/>
    <w:basedOn w:val="Normal"/>
    <w:pPr>
      <w:tabs>
        <w:tab w:val="center" w:pos="4513"/>
        <w:tab w:val="right" w:pos="9026"/>
      </w:tabs>
      <w:snapToGrid w:val="0"/>
    </w:pPr>
  </w:style>
  <w:style w:type="character" w:styleId="Hyperlink">
    <w:name w:val="Hyperlink"/>
    <w:basedOn w:val="DefaultParagraphFont"/>
    <w:rPr>
      <w:color w:val="0563C1"/>
      <w:u w:val="single"/>
    </w:rPr>
  </w:style>
  <w:style w:type="character" w:styleId="CommentReference">
    <w:name w:val="annotation reference"/>
    <w:basedOn w:val="DefaultParagraphFont"/>
    <w:rPr>
      <w:sz w:val="18"/>
    </w:rPr>
  </w:style>
  <w:style w:type="paragraph" w:styleId="CommentText">
    <w:name w:val="annotation text"/>
    <w:basedOn w:val="Normal"/>
    <w:pPr>
      <w:jc w:val="left"/>
    </w:pPr>
  </w:style>
  <w:style w:type="paragraph" w:styleId="CommentSubject">
    <w:name w:val="annotation subject"/>
    <w:basedOn w:val="CommentText"/>
    <w:rPr>
      <w:b/>
    </w:rPr>
  </w:style>
  <w:style w:type="paragraph" w:styleId="BalloonText">
    <w:name w:val="Balloon Text"/>
    <w:basedOn w:val="Normal"/>
    <w:pPr>
      <w:spacing w:after="0" w:line="240" w:lineRule="auto"/>
    </w:pPr>
    <w:rPr>
      <w:rFonts w:ascii="Malgun Gothic" w:eastAsia="Malgun Gothic" w:hAnsi="Malgun Gothic" w:cs="Malgun Gothic"/>
      <w:sz w:val="18"/>
    </w:rPr>
  </w:style>
  <w:style w:type="paragraph" w:styleId="ListParagraph">
    <w:name w:val="List Paragraph"/>
    <w:basedOn w:val="Normal"/>
    <w:pPr>
      <w:ind w:left="800"/>
    </w:pPr>
  </w:style>
  <w:style w:type="paragraph" w:styleId="NormalWeb">
    <w:name w:val="Normal (Web)"/>
    <w:basedOn w:val="Normal"/>
    <w:qFormat/>
    <w:pPr>
      <w:widowControl/>
      <w:spacing w:before="100" w:beforeAutospacing="1" w:after="100" w:afterAutospacing="1" w:line="240" w:lineRule="auto"/>
      <w:jc w:val="left"/>
    </w:pPr>
    <w:rPr>
      <w:rFonts w:ascii="Gulim" w:eastAsia="Gulim" w:hAnsi="Gulim" w:cs="Gulim"/>
      <w:sz w:val="24"/>
    </w:rPr>
  </w:style>
  <w:style w:type="character" w:customStyle="1" w:styleId="UnresolvedMention1">
    <w:name w:val="Unresolved Mention1"/>
    <w:basedOn w:val="DefaultParagraphFont"/>
    <w:rPr>
      <w:color w:val="605E5C"/>
    </w:rPr>
  </w:style>
  <w:style w:type="paragraph" w:styleId="Caption">
    <w:name w:val="caption"/>
    <w:basedOn w:val="Normal"/>
    <w:rPr>
      <w:rFonts w:ascii="Times New Roman" w:eastAsia="Times New Roman" w:hAnsi="Times New Roman" w:cs="Times New Roman"/>
      <w:b/>
      <w:sz w:val="22"/>
    </w:rPr>
  </w:style>
  <w:style w:type="paragraph" w:customStyle="1" w:styleId="TableList">
    <w:name w:val="Table List"/>
    <w:basedOn w:val="Normal"/>
    <w:pPr>
      <w:ind w:left="300" w:hanging="300"/>
      <w:jc w:val="left"/>
    </w:pPr>
    <w:rPr>
      <w:rFonts w:ascii="Calibri" w:eastAsia="Calibri" w:hAnsi="Calibri" w:cs="Calibri"/>
    </w:rPr>
  </w:style>
  <w:style w:type="character" w:customStyle="1" w:styleId="GivenName">
    <w:name w:val="Given Name"/>
    <w:basedOn w:val="DefaultParagraphFont"/>
    <w:rPr>
      <w:shd w:val="clear" w:color="auto" w:fill="D0FCE2"/>
    </w:rPr>
  </w:style>
  <w:style w:type="character" w:customStyle="1" w:styleId="FamilyName">
    <w:name w:val="Family Name"/>
    <w:basedOn w:val="DefaultParagraphFont"/>
    <w:rPr>
      <w:shd w:val="clear" w:color="auto" w:fill="88F4BE"/>
    </w:rPr>
  </w:style>
  <w:style w:type="paragraph" w:customStyle="1" w:styleId="List8">
    <w:name w:val="List 8"/>
    <w:basedOn w:val="Normal"/>
    <w:pPr>
      <w:spacing w:line="360" w:lineRule="auto"/>
      <w:ind w:left="1980" w:hanging="400"/>
    </w:pPr>
    <w:rPr>
      <w:rFonts w:ascii="Calibri" w:eastAsia="Calibri" w:hAnsi="Calibri" w:cs="Calibri"/>
      <w:sz w:val="22"/>
    </w:rPr>
  </w:style>
  <w:style w:type="character" w:customStyle="1" w:styleId="Cross-reference">
    <w:name w:val="Cross-reference"/>
    <w:basedOn w:val="DefaultParagraphFont"/>
    <w:rPr>
      <w:shd w:val="clear" w:color="auto" w:fill="FFE3C9"/>
    </w:rPr>
  </w:style>
  <w:style w:type="character" w:customStyle="1" w:styleId="Postcode">
    <w:name w:val="Postcode"/>
    <w:basedOn w:val="DefaultParagraphFont"/>
    <w:rPr>
      <w:shd w:val="clear" w:color="auto" w:fill="BEBEBE"/>
    </w:rPr>
  </w:style>
  <w:style w:type="paragraph" w:customStyle="1" w:styleId="Authors">
    <w:name w:val="Authors"/>
    <w:basedOn w:val="Normal"/>
    <w:pPr>
      <w:spacing w:before="360" w:after="120" w:line="283" w:lineRule="auto"/>
      <w:jc w:val="left"/>
    </w:pPr>
    <w:rPr>
      <w:rFonts w:ascii="Calibri" w:eastAsia="Calibri" w:hAnsi="Calibri" w:cs="Calibri"/>
      <w:sz w:val="28"/>
    </w:rPr>
  </w:style>
  <w:style w:type="character" w:customStyle="1" w:styleId="GrantID">
    <w:name w:val="Grant ID"/>
    <w:basedOn w:val="DefaultParagraphFont"/>
    <w:rPr>
      <w:shd w:val="clear" w:color="auto" w:fill="DDA5FF"/>
    </w:rPr>
  </w:style>
  <w:style w:type="paragraph" w:customStyle="1" w:styleId="Annotation">
    <w:name w:val="Annotation"/>
    <w:basedOn w:val="Normal"/>
    <w:pPr>
      <w:spacing w:line="360" w:lineRule="auto"/>
      <w:ind w:left="400"/>
      <w:jc w:val="left"/>
    </w:pPr>
    <w:rPr>
      <w:rFonts w:ascii="Calibri" w:eastAsia="Calibri" w:hAnsi="Calibri" w:cs="Calibri"/>
      <w:sz w:val="22"/>
    </w:rPr>
  </w:style>
  <w:style w:type="paragraph" w:customStyle="1" w:styleId="Note">
    <w:name w:val="Note"/>
    <w:basedOn w:val="Normal"/>
    <w:pPr>
      <w:shd w:val="clear" w:color="auto" w:fill="EDF0FF"/>
      <w:spacing w:line="432" w:lineRule="auto"/>
    </w:pPr>
    <w:rPr>
      <w:rFonts w:ascii="Calibri" w:eastAsia="Calibri" w:hAnsi="Calibri" w:cs="Calibri"/>
      <w:shd w:val="clear" w:color="auto" w:fill="EDF0FF"/>
    </w:rPr>
  </w:style>
  <w:style w:type="paragraph" w:customStyle="1" w:styleId="Copyright">
    <w:name w:val="Copyright"/>
    <w:basedOn w:val="Normal"/>
    <w:pPr>
      <w:shd w:val="clear" w:color="auto" w:fill="E9F9FF"/>
    </w:pPr>
    <w:rPr>
      <w:rFonts w:ascii="Calibri" w:eastAsia="Calibri" w:hAnsi="Calibri" w:cs="Calibri"/>
      <w:sz w:val="18"/>
      <w:shd w:val="clear" w:color="auto" w:fill="E9F9FF"/>
    </w:rPr>
  </w:style>
  <w:style w:type="paragraph" w:customStyle="1" w:styleId="FootnoteText1">
    <w:name w:val="Footnote Text1"/>
    <w:basedOn w:val="Normal"/>
    <w:rPr>
      <w:rFonts w:ascii="Calibri" w:eastAsia="Calibri" w:hAnsi="Calibri" w:cs="Calibri"/>
    </w:rPr>
  </w:style>
  <w:style w:type="paragraph" w:customStyle="1" w:styleId="Formula">
    <w:name w:val="Formula"/>
    <w:basedOn w:val="Normal"/>
    <w:pPr>
      <w:shd w:val="clear" w:color="auto" w:fill="FFF5ED"/>
      <w:spacing w:before="120" w:after="120" w:line="360" w:lineRule="auto"/>
      <w:jc w:val="left"/>
    </w:pPr>
    <w:rPr>
      <w:rFonts w:ascii="Calibri" w:eastAsia="Calibri" w:hAnsi="Calibri" w:cs="Calibri"/>
      <w:sz w:val="22"/>
      <w:shd w:val="clear" w:color="auto" w:fill="FFF5ED"/>
    </w:rPr>
  </w:style>
  <w:style w:type="paragraph" w:customStyle="1" w:styleId="Abstract">
    <w:name w:val="Abstract"/>
    <w:basedOn w:val="Normal"/>
    <w:pPr>
      <w:spacing w:line="360" w:lineRule="auto"/>
      <w:ind w:left="1440" w:right="1440"/>
    </w:pPr>
    <w:rPr>
      <w:rFonts w:ascii="Calibri" w:eastAsia="Calibri" w:hAnsi="Calibri" w:cs="Calibri"/>
      <w:sz w:val="22"/>
    </w:rPr>
  </w:style>
  <w:style w:type="paragraph" w:customStyle="1" w:styleId="Reference">
    <w:name w:val="Reference"/>
    <w:basedOn w:val="Normal"/>
    <w:pPr>
      <w:spacing w:after="320" w:line="360" w:lineRule="auto"/>
      <w:ind w:left="400" w:hanging="400"/>
    </w:pPr>
    <w:rPr>
      <w:rFonts w:ascii="Calibri" w:eastAsia="Calibri" w:hAnsi="Calibri" w:cs="Calibri"/>
      <w:sz w:val="22"/>
    </w:rPr>
  </w:style>
  <w:style w:type="character" w:customStyle="1" w:styleId="Label">
    <w:name w:val="Label"/>
    <w:basedOn w:val="DefaultParagraphFont"/>
    <w:rPr>
      <w:shd w:val="clear" w:color="auto" w:fill="FFC391"/>
      <w:vertAlign w:val="baseline"/>
    </w:rPr>
  </w:style>
  <w:style w:type="paragraph" w:customStyle="1" w:styleId="Keywords">
    <w:name w:val="Keywords"/>
    <w:basedOn w:val="Normal"/>
    <w:pPr>
      <w:spacing w:line="396" w:lineRule="auto"/>
      <w:ind w:left="1000"/>
      <w:jc w:val="left"/>
    </w:pPr>
    <w:rPr>
      <w:rFonts w:ascii="Calibri" w:eastAsia="Calibri" w:hAnsi="Calibri" w:cs="Calibri"/>
    </w:rPr>
  </w:style>
  <w:style w:type="character" w:customStyle="1" w:styleId="Organization">
    <w:name w:val="Organization"/>
    <w:basedOn w:val="DefaultParagraphFont"/>
    <w:rPr>
      <w:shd w:val="clear" w:color="auto" w:fill="D1FFB5"/>
    </w:rPr>
  </w:style>
  <w:style w:type="paragraph" w:styleId="List2">
    <w:name w:val="List 2"/>
    <w:basedOn w:val="Normal"/>
    <w:pPr>
      <w:spacing w:line="360" w:lineRule="auto"/>
      <w:ind w:left="800" w:hanging="400"/>
    </w:pPr>
    <w:rPr>
      <w:rFonts w:ascii="Calibri" w:eastAsia="Calibri" w:hAnsi="Calibri" w:cs="Calibri"/>
      <w:sz w:val="22"/>
    </w:rPr>
  </w:style>
  <w:style w:type="character" w:customStyle="1" w:styleId="GlossaryTerm">
    <w:name w:val="Glossary Term"/>
    <w:basedOn w:val="DefaultParagraphFont"/>
    <w:rPr>
      <w:shd w:val="clear" w:color="auto" w:fill="FFCFD7"/>
    </w:rPr>
  </w:style>
  <w:style w:type="paragraph" w:customStyle="1" w:styleId="EndnoteText1">
    <w:name w:val="Endnote Text1"/>
    <w:basedOn w:val="Normal"/>
    <w:rPr>
      <w:rFonts w:ascii="Calibri" w:eastAsia="Calibri" w:hAnsi="Calibri" w:cs="Calibri"/>
    </w:rPr>
  </w:style>
  <w:style w:type="paragraph" w:styleId="BlockText">
    <w:name w:val="Block Text"/>
    <w:basedOn w:val="Normal"/>
    <w:pPr>
      <w:spacing w:line="360" w:lineRule="auto"/>
      <w:ind w:left="1200"/>
    </w:pPr>
    <w:rPr>
      <w:rFonts w:ascii="Calibri" w:eastAsia="Calibri" w:hAnsi="Calibri" w:cs="Calibri"/>
      <w:sz w:val="22"/>
    </w:rPr>
  </w:style>
  <w:style w:type="character" w:customStyle="1" w:styleId="ArticleTitle">
    <w:name w:val="Article Title"/>
    <w:basedOn w:val="DefaultParagraphFont"/>
    <w:qFormat/>
    <w:rPr>
      <w:shd w:val="clear" w:color="auto" w:fill="E9F9FF"/>
    </w:rPr>
  </w:style>
  <w:style w:type="character" w:customStyle="1" w:styleId="City">
    <w:name w:val="City"/>
    <w:basedOn w:val="DefaultParagraphFont"/>
    <w:rPr>
      <w:shd w:val="clear" w:color="auto" w:fill="D7D7D7"/>
    </w:rPr>
  </w:style>
  <w:style w:type="character" w:customStyle="1" w:styleId="Region">
    <w:name w:val="Region"/>
    <w:basedOn w:val="DefaultParagraphFont"/>
    <w:rPr>
      <w:shd w:val="clear" w:color="auto" w:fill="D8E9EE"/>
    </w:rPr>
  </w:style>
  <w:style w:type="paragraph" w:customStyle="1" w:styleId="Correspondence">
    <w:name w:val="Correspondence"/>
    <w:basedOn w:val="Normal"/>
    <w:pPr>
      <w:shd w:val="clear" w:color="auto" w:fill="F3F7F9"/>
      <w:spacing w:before="240" w:after="120" w:line="396" w:lineRule="auto"/>
      <w:ind w:left="400" w:hanging="400"/>
      <w:jc w:val="left"/>
    </w:pPr>
    <w:rPr>
      <w:rFonts w:ascii="Calibri" w:eastAsia="Calibri" w:hAnsi="Calibri" w:cs="Calibri"/>
      <w:shd w:val="clear" w:color="auto" w:fill="F3F7F9"/>
    </w:rPr>
  </w:style>
  <w:style w:type="character" w:customStyle="1" w:styleId="DatabaseLink">
    <w:name w:val="Database Link"/>
    <w:basedOn w:val="DefaultParagraphFont"/>
    <w:rPr>
      <w:shd w:val="clear" w:color="auto" w:fill="AFBEFF"/>
    </w:rPr>
  </w:style>
  <w:style w:type="paragraph" w:styleId="List4">
    <w:name w:val="List 4"/>
    <w:basedOn w:val="Normal"/>
    <w:pPr>
      <w:spacing w:line="360" w:lineRule="auto"/>
      <w:ind w:left="1600" w:hanging="400"/>
    </w:pPr>
    <w:rPr>
      <w:rFonts w:ascii="Calibri" w:eastAsia="Calibri" w:hAnsi="Calibri" w:cs="Calibri"/>
      <w:sz w:val="22"/>
    </w:rPr>
  </w:style>
  <w:style w:type="paragraph" w:customStyle="1" w:styleId="AbstractSubheading">
    <w:name w:val="Abstract Subheading"/>
    <w:basedOn w:val="Normal"/>
    <w:pPr>
      <w:numPr>
        <w:ilvl w:val="8"/>
      </w:numPr>
      <w:ind w:left="1440"/>
      <w:outlineLvl w:val="8"/>
    </w:pPr>
    <w:rPr>
      <w:sz w:val="22"/>
    </w:rPr>
  </w:style>
  <w:style w:type="paragraph" w:customStyle="1" w:styleId="QuotationSource">
    <w:name w:val="Quotation Source"/>
    <w:basedOn w:val="Normal"/>
    <w:pPr>
      <w:spacing w:after="170" w:line="360" w:lineRule="auto"/>
      <w:ind w:left="1200"/>
      <w:jc w:val="right"/>
    </w:pPr>
    <w:rPr>
      <w:rFonts w:ascii="Calibri" w:eastAsia="Calibri" w:hAnsi="Calibri" w:cs="Calibri"/>
      <w:sz w:val="22"/>
    </w:rPr>
  </w:style>
  <w:style w:type="paragraph" w:customStyle="1" w:styleId="Glossary">
    <w:name w:val="Glossary"/>
    <w:basedOn w:val="Normal"/>
    <w:pPr>
      <w:shd w:val="clear" w:color="auto" w:fill="FFEDF0"/>
      <w:spacing w:before="120" w:after="120" w:line="432" w:lineRule="auto"/>
    </w:pPr>
    <w:rPr>
      <w:rFonts w:ascii="Calibri" w:eastAsia="Calibri" w:hAnsi="Calibri" w:cs="Calibri"/>
      <w:shd w:val="clear" w:color="auto" w:fill="FFEDF0"/>
    </w:rPr>
  </w:style>
  <w:style w:type="paragraph" w:customStyle="1" w:styleId="List7">
    <w:name w:val="List 7"/>
    <w:basedOn w:val="Normal"/>
    <w:pPr>
      <w:spacing w:line="360" w:lineRule="auto"/>
      <w:ind w:left="1920" w:hanging="400"/>
    </w:pPr>
    <w:rPr>
      <w:rFonts w:ascii="Calibri" w:eastAsia="Calibri" w:hAnsi="Calibri" w:cs="Calibri"/>
      <w:sz w:val="22"/>
    </w:rPr>
  </w:style>
  <w:style w:type="character" w:customStyle="1" w:styleId="Country">
    <w:name w:val="Country"/>
    <w:basedOn w:val="DefaultParagraphFont"/>
    <w:rPr>
      <w:shd w:val="clear" w:color="auto" w:fill="97C5D1"/>
    </w:rPr>
  </w:style>
  <w:style w:type="paragraph" w:customStyle="1" w:styleId="Acknowledgements">
    <w:name w:val="Acknowledgements"/>
    <w:basedOn w:val="Normal"/>
    <w:pPr>
      <w:shd w:val="clear" w:color="auto" w:fill="F9EDFF"/>
      <w:spacing w:line="396" w:lineRule="auto"/>
    </w:pPr>
    <w:rPr>
      <w:rFonts w:ascii="Calibri" w:eastAsia="Calibri" w:hAnsi="Calibri" w:cs="Calibri"/>
      <w:shd w:val="clear" w:color="auto" w:fill="F9EDFF"/>
    </w:rPr>
  </w:style>
  <w:style w:type="character" w:customStyle="1" w:styleId="PageNumbers">
    <w:name w:val="Page Numbers"/>
    <w:basedOn w:val="DefaultParagraphFont"/>
    <w:rPr>
      <w:shd w:val="clear" w:color="auto" w:fill="FFEDF0"/>
    </w:rPr>
  </w:style>
  <w:style w:type="paragraph" w:styleId="NormalIndent">
    <w:name w:val="Normal Indent"/>
    <w:basedOn w:val="Normal"/>
    <w:qFormat/>
    <w:pPr>
      <w:ind w:firstLine="480"/>
    </w:pPr>
    <w:rPr>
      <w:sz w:val="22"/>
    </w:rPr>
  </w:style>
  <w:style w:type="paragraph" w:customStyle="1" w:styleId="Affiliation">
    <w:name w:val="Affiliation"/>
    <w:basedOn w:val="Normal"/>
    <w:pPr>
      <w:shd w:val="clear" w:color="auto" w:fill="F4FFED"/>
      <w:spacing w:before="240" w:after="120" w:line="396" w:lineRule="auto"/>
      <w:ind w:left="400" w:hanging="400"/>
      <w:jc w:val="left"/>
    </w:pPr>
    <w:rPr>
      <w:rFonts w:ascii="Calibri" w:eastAsia="Calibri" w:hAnsi="Calibri" w:cs="Calibri"/>
      <w:shd w:val="clear" w:color="auto" w:fill="F4FFED"/>
    </w:rPr>
  </w:style>
  <w:style w:type="character" w:customStyle="1" w:styleId="VolumeNumber">
    <w:name w:val="Volume Number"/>
    <w:basedOn w:val="DefaultParagraphFont"/>
    <w:rPr>
      <w:shd w:val="clear" w:color="auto" w:fill="EDF0FF"/>
    </w:rPr>
  </w:style>
  <w:style w:type="character" w:customStyle="1" w:styleId="GeneSequence">
    <w:name w:val="Gene Sequence"/>
    <w:basedOn w:val="DefaultParagraphFont"/>
    <w:rPr>
      <w:shd w:val="clear" w:color="auto" w:fill="FFCDF2"/>
    </w:rPr>
  </w:style>
  <w:style w:type="character" w:customStyle="1" w:styleId="IssueNumber">
    <w:name w:val="Issue Number"/>
    <w:basedOn w:val="DefaultParagraphFont"/>
    <w:rPr>
      <w:shd w:val="clear" w:color="auto" w:fill="CDD5FF"/>
    </w:rPr>
  </w:style>
  <w:style w:type="paragraph" w:styleId="List">
    <w:name w:val="List"/>
    <w:basedOn w:val="Normal"/>
    <w:pPr>
      <w:spacing w:line="360" w:lineRule="auto"/>
      <w:ind w:left="400" w:hanging="400"/>
    </w:pPr>
    <w:rPr>
      <w:rFonts w:ascii="Calibri" w:eastAsia="Calibri" w:hAnsi="Calibri" w:cs="Calibri"/>
      <w:sz w:val="22"/>
    </w:rPr>
  </w:style>
  <w:style w:type="character" w:customStyle="1" w:styleId="Edition">
    <w:name w:val="Edition"/>
    <w:basedOn w:val="DefaultParagraphFont"/>
    <w:rPr>
      <w:shd w:val="clear" w:color="auto" w:fill="FFF6A4"/>
    </w:rPr>
  </w:style>
  <w:style w:type="paragraph" w:customStyle="1" w:styleId="Biography">
    <w:name w:val="Biography"/>
    <w:basedOn w:val="Normal"/>
    <w:pPr>
      <w:shd w:val="clear" w:color="auto" w:fill="EEFEF4"/>
      <w:spacing w:line="396" w:lineRule="auto"/>
    </w:pPr>
    <w:rPr>
      <w:rFonts w:ascii="Calibri" w:eastAsia="Calibri" w:hAnsi="Calibri" w:cs="Calibri"/>
      <w:shd w:val="clear" w:color="auto" w:fill="EEFEF4"/>
    </w:rPr>
  </w:style>
  <w:style w:type="paragraph" w:styleId="List3">
    <w:name w:val="List 3"/>
    <w:basedOn w:val="Normal"/>
    <w:pPr>
      <w:spacing w:line="360" w:lineRule="auto"/>
      <w:ind w:left="1200" w:hanging="400"/>
    </w:pPr>
    <w:rPr>
      <w:rFonts w:ascii="Calibri" w:eastAsia="Calibri" w:hAnsi="Calibri" w:cs="Calibri"/>
      <w:sz w:val="22"/>
    </w:rPr>
  </w:style>
  <w:style w:type="character" w:customStyle="1" w:styleId="Conference">
    <w:name w:val="Conference"/>
    <w:basedOn w:val="DefaultParagraphFont"/>
    <w:rPr>
      <w:shd w:val="clear" w:color="auto" w:fill="FFAFBC"/>
    </w:rPr>
  </w:style>
  <w:style w:type="paragraph" w:customStyle="1" w:styleId="Surtitle">
    <w:name w:val="Surtitle"/>
    <w:basedOn w:val="Normal"/>
    <w:qFormat/>
    <w:pPr>
      <w:spacing w:line="208" w:lineRule="auto"/>
      <w:jc w:val="left"/>
    </w:pPr>
    <w:rPr>
      <w:rFonts w:ascii="Calibri" w:eastAsia="Calibri" w:hAnsi="Calibri" w:cs="Calibri"/>
      <w:sz w:val="38"/>
    </w:rPr>
  </w:style>
  <w:style w:type="paragraph" w:customStyle="1" w:styleId="TableHeadSpan">
    <w:name w:val="Table Head Span"/>
    <w:basedOn w:val="Normal"/>
    <w:pPr>
      <w:shd w:val="clear" w:color="auto" w:fill="FFEDFA"/>
      <w:jc w:val="left"/>
    </w:pPr>
    <w:rPr>
      <w:rFonts w:ascii="Calibri" w:eastAsia="Calibri" w:hAnsi="Calibri" w:cs="Calibri"/>
      <w:shd w:val="clear" w:color="auto" w:fill="FFEDFA"/>
    </w:rPr>
  </w:style>
  <w:style w:type="character" w:customStyle="1" w:styleId="Miscellaneous">
    <w:name w:val="Miscellaneous"/>
    <w:basedOn w:val="DefaultParagraphFont"/>
    <w:rPr>
      <w:shd w:val="clear" w:color="auto" w:fill="F0F0F0"/>
    </w:rPr>
  </w:style>
  <w:style w:type="paragraph" w:customStyle="1" w:styleId="List6">
    <w:name w:val="List 6"/>
    <w:basedOn w:val="Normal"/>
    <w:pPr>
      <w:spacing w:line="360" w:lineRule="auto"/>
      <w:ind w:left="1860" w:hanging="400"/>
    </w:pPr>
    <w:rPr>
      <w:rFonts w:ascii="Calibri" w:eastAsia="Calibri" w:hAnsi="Calibri" w:cs="Calibri"/>
      <w:sz w:val="22"/>
    </w:rPr>
  </w:style>
  <w:style w:type="character" w:customStyle="1" w:styleId="Heading">
    <w:name w:val="Heading:"/>
    <w:basedOn w:val="DefaultParagraphFont"/>
    <w:rPr>
      <w:color w:val="5B89C1"/>
    </w:rPr>
  </w:style>
  <w:style w:type="character" w:customStyle="1" w:styleId="Source">
    <w:name w:val="Source"/>
    <w:basedOn w:val="DefaultParagraphFont"/>
    <w:rPr>
      <w:shd w:val="clear" w:color="auto" w:fill="C1EDFF"/>
    </w:rPr>
  </w:style>
  <w:style w:type="paragraph" w:styleId="Subtitle">
    <w:name w:val="Subtitle"/>
    <w:basedOn w:val="Normal"/>
    <w:qFormat/>
    <w:pPr>
      <w:spacing w:line="208" w:lineRule="auto"/>
      <w:jc w:val="left"/>
    </w:pPr>
    <w:rPr>
      <w:rFonts w:ascii="Calibri" w:eastAsia="Calibri" w:hAnsi="Calibri" w:cs="Calibri"/>
      <w:sz w:val="38"/>
    </w:rPr>
  </w:style>
  <w:style w:type="character" w:customStyle="1" w:styleId="NameScientific">
    <w:name w:val="Name Scientific"/>
    <w:basedOn w:val="DefaultParagraphFont"/>
    <w:rPr>
      <w:shd w:val="clear" w:color="auto" w:fill="91E0FF"/>
    </w:rPr>
  </w:style>
  <w:style w:type="paragraph" w:customStyle="1" w:styleId="Statement">
    <w:name w:val="Statement"/>
    <w:basedOn w:val="Normal"/>
    <w:pPr>
      <w:ind w:left="900"/>
    </w:pPr>
    <w:rPr>
      <w:rFonts w:ascii="Calibri" w:eastAsia="Calibri" w:hAnsi="Calibri" w:cs="Calibri"/>
      <w:sz w:val="22"/>
    </w:rPr>
  </w:style>
  <w:style w:type="paragraph" w:customStyle="1" w:styleId="TableHead">
    <w:name w:val="Table Head"/>
    <w:basedOn w:val="Normal"/>
    <w:pPr>
      <w:shd w:val="clear" w:color="auto" w:fill="FFEDFA"/>
      <w:jc w:val="left"/>
    </w:pPr>
    <w:rPr>
      <w:rFonts w:ascii="Calibri" w:eastAsia="Calibri" w:hAnsi="Calibri" w:cs="Calibri"/>
      <w:shd w:val="clear" w:color="auto" w:fill="FFEDFA"/>
    </w:rPr>
  </w:style>
  <w:style w:type="paragraph" w:customStyle="1" w:styleId="Quotation">
    <w:name w:val="Quotation"/>
    <w:basedOn w:val="Normal"/>
    <w:pPr>
      <w:spacing w:line="360" w:lineRule="auto"/>
      <w:ind w:left="1200" w:right="1200"/>
    </w:pPr>
    <w:rPr>
      <w:rFonts w:ascii="Calibri" w:eastAsia="Calibri" w:hAnsi="Calibri" w:cs="Calibri"/>
      <w:sz w:val="22"/>
    </w:rPr>
  </w:style>
  <w:style w:type="paragraph" w:customStyle="1" w:styleId="TableNote">
    <w:name w:val="Table Note"/>
    <w:basedOn w:val="Normal"/>
    <w:rPr>
      <w:rFonts w:ascii="Calibri" w:eastAsia="Calibri" w:hAnsi="Calibri" w:cs="Calibri"/>
      <w:sz w:val="18"/>
    </w:rPr>
  </w:style>
  <w:style w:type="character" w:customStyle="1" w:styleId="Year">
    <w:name w:val="Year"/>
    <w:basedOn w:val="DefaultParagraphFont"/>
    <w:rPr>
      <w:shd w:val="clear" w:color="auto" w:fill="FFF9C9"/>
    </w:rPr>
  </w:style>
  <w:style w:type="paragraph" w:customStyle="1" w:styleId="TableBody">
    <w:name w:val="Table Body"/>
    <w:basedOn w:val="Normal"/>
    <w:pPr>
      <w:spacing w:line="396" w:lineRule="auto"/>
      <w:jc w:val="left"/>
    </w:pPr>
    <w:rPr>
      <w:rFonts w:ascii="Calibri" w:eastAsia="Calibri" w:hAnsi="Calibri" w:cs="Calibri"/>
    </w:rPr>
  </w:style>
  <w:style w:type="character" w:customStyle="1" w:styleId="Location">
    <w:name w:val="Location"/>
    <w:basedOn w:val="DefaultParagraphFont"/>
    <w:rPr>
      <w:shd w:val="clear" w:color="auto" w:fill="F9EDFF"/>
    </w:rPr>
  </w:style>
  <w:style w:type="paragraph" w:customStyle="1" w:styleId="ChapterNumber">
    <w:name w:val="Chapter Number"/>
    <w:basedOn w:val="Normal"/>
    <w:rPr>
      <w:rFonts w:ascii="Calibri" w:eastAsia="Calibri" w:hAnsi="Calibri" w:cs="Calibri"/>
    </w:rPr>
  </w:style>
  <w:style w:type="paragraph" w:styleId="List5">
    <w:name w:val="List 5"/>
    <w:basedOn w:val="Normal"/>
    <w:pPr>
      <w:spacing w:line="360" w:lineRule="auto"/>
      <w:ind w:left="1800" w:hanging="400"/>
    </w:pPr>
    <w:rPr>
      <w:rFonts w:ascii="Calibri" w:eastAsia="Calibri" w:hAnsi="Calibri" w:cs="Calibri"/>
      <w:sz w:val="22"/>
    </w:rPr>
  </w:style>
  <w:style w:type="paragraph" w:customStyle="1" w:styleId="CommentText0">
    <w:name w:val="Comment Text_0"/>
    <w:basedOn w:val="Normal"/>
    <w:pPr>
      <w:spacing w:after="0"/>
      <w:jc w:val="left"/>
    </w:pPr>
    <w:rPr>
      <w:rFonts w:ascii="Calibri" w:eastAsia="Calibri" w:hAnsi="Calibri" w:cs="Calibri"/>
    </w:rPr>
  </w:style>
  <w:style w:type="character" w:customStyle="1" w:styleId="Publisher">
    <w:name w:val="Publisher"/>
    <w:basedOn w:val="DefaultParagraphFont"/>
    <w:rPr>
      <w:shd w:val="clear" w:color="auto" w:fill="F2DDFF"/>
    </w:rPr>
  </w:style>
  <w:style w:type="paragraph" w:customStyle="1" w:styleId="List1">
    <w:name w:val="List 1"/>
    <w:basedOn w:val="Normal"/>
    <w:pPr>
      <w:ind w:left="1200" w:hanging="600"/>
    </w:pPr>
    <w:rPr>
      <w:rFonts w:ascii="Times New Roman" w:eastAsia="Times New Roman" w:hAnsi="Times New Roman" w:cs="Times New Roman"/>
      <w:sz w:val="22"/>
    </w:rPr>
  </w:style>
  <w:style w:type="paragraph" w:customStyle="1" w:styleId="List9">
    <w:name w:val="List 9"/>
    <w:basedOn w:val="Normal"/>
    <w:pPr>
      <w:ind w:left="1200" w:hanging="600"/>
    </w:pPr>
    <w:rPr>
      <w:rFonts w:ascii="Times New Roman" w:eastAsia="Times New Roman" w:hAnsi="Times New Roman" w:cs="Times New Roman"/>
      <w:sz w:val="22"/>
    </w:rPr>
  </w:style>
  <w:style w:type="paragraph" w:styleId="Revision">
    <w:name w:val="Revision"/>
    <w:hidden/>
    <w:uiPriority w:val="99"/>
    <w:semiHidden/>
    <w:rsid w:val="00F87483"/>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655026">
      <w:bodyDiv w:val="1"/>
      <w:marLeft w:val="0"/>
      <w:marRight w:val="0"/>
      <w:marTop w:val="0"/>
      <w:marBottom w:val="0"/>
      <w:divBdr>
        <w:top w:val="none" w:sz="0" w:space="0" w:color="auto"/>
        <w:left w:val="none" w:sz="0" w:space="0" w:color="auto"/>
        <w:bottom w:val="none" w:sz="0" w:space="0" w:color="auto"/>
        <w:right w:val="none" w:sz="0" w:space="0" w:color="auto"/>
      </w:divBdr>
    </w:div>
    <w:div w:id="156371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3389/fnbot.2016.00009" TargetMode="External"/><Relationship Id="rId21" Type="http://schemas.openxmlformats.org/officeDocument/2006/relationships/hyperlink" Target="http://www.ncbi.nlm.nih.gov/pubmed/22661353" TargetMode="External"/><Relationship Id="rId42" Type="http://schemas.openxmlformats.org/officeDocument/2006/relationships/hyperlink" Target="http://www.ncbi.nlm.nih.gov/pubmed/7533715" TargetMode="External"/><Relationship Id="rId63" Type="http://schemas.openxmlformats.org/officeDocument/2006/relationships/hyperlink" Target="http://www.ncbi.nlm.nih.gov/pubmed/14091556" TargetMode="External"/><Relationship Id="rId84" Type="http://schemas.openxmlformats.org/officeDocument/2006/relationships/hyperlink" Target="https://doi.org/10.1016/j.reumae.2011.10.004" TargetMode="External"/><Relationship Id="rId16" Type="http://schemas.openxmlformats.org/officeDocument/2006/relationships/hyperlink" Target="https://doi.org/10.1002/mus.21180" TargetMode="External"/><Relationship Id="rId107" Type="http://schemas.openxmlformats.org/officeDocument/2006/relationships/hyperlink" Target="http://www.ncbi.nlm.nih.gov/pubmed/32534126" TargetMode="External"/><Relationship Id="rId11" Type="http://schemas.openxmlformats.org/officeDocument/2006/relationships/image" Target="media/image4.tif"/><Relationship Id="rId32" Type="http://schemas.openxmlformats.org/officeDocument/2006/relationships/hyperlink" Target="https://doi.org/10.1016/j.pmr.2012.08.017" TargetMode="External"/><Relationship Id="rId37" Type="http://schemas.openxmlformats.org/officeDocument/2006/relationships/hyperlink" Target="https://doi.org/10.1097/01.brs.0000188400.11490.5f" TargetMode="External"/><Relationship Id="rId53" Type="http://schemas.openxmlformats.org/officeDocument/2006/relationships/hyperlink" Target="https://doi.org/10.1371/journal.pmed.1002686" TargetMode="External"/><Relationship Id="rId58" Type="http://schemas.openxmlformats.org/officeDocument/2006/relationships/hyperlink" Target="https://doi.org/10.4258/hir.2019.25.2.131" TargetMode="External"/><Relationship Id="rId74" Type="http://schemas.openxmlformats.org/officeDocument/2006/relationships/hyperlink" Target="http://www.ncbi.nlm.nih.gov/pubmed/19145648" TargetMode="External"/><Relationship Id="rId79" Type="http://schemas.openxmlformats.org/officeDocument/2006/relationships/hyperlink" Target="http://www.ncbi.nlm.nih.gov/pubmed/22661353" TargetMode="External"/><Relationship Id="rId102" Type="http://schemas.openxmlformats.org/officeDocument/2006/relationships/hyperlink" Target="https://doi.org/10.1097/wco.0000000000000730" TargetMode="External"/><Relationship Id="rId123" Type="http://schemas.openxmlformats.org/officeDocument/2006/relationships/hyperlink" Target="https://doi.org/10.1109/tbme.2019.2899222" TargetMode="External"/><Relationship Id="rId128" Type="http://schemas.openxmlformats.org/officeDocument/2006/relationships/hyperlink" Target="https://doi.org/10.1002/mus.20722" TargetMode="External"/><Relationship Id="rId5" Type="http://schemas.openxmlformats.org/officeDocument/2006/relationships/comments" Target="comments.xml"/><Relationship Id="rId90" Type="http://schemas.openxmlformats.org/officeDocument/2006/relationships/hyperlink" Target="https://doi.org/10.1016/j.pmr.2012.08.017" TargetMode="External"/><Relationship Id="rId95" Type="http://schemas.openxmlformats.org/officeDocument/2006/relationships/hyperlink" Target="https://doi.org/10.1097/01.brs.0000188400.11490.5f" TargetMode="External"/><Relationship Id="rId22" Type="http://schemas.openxmlformats.org/officeDocument/2006/relationships/hyperlink" Target="https://doi.org/10.1212/wnl.35.10.1514" TargetMode="External"/><Relationship Id="rId27" Type="http://schemas.openxmlformats.org/officeDocument/2006/relationships/hyperlink" Target="https://doi.org/10.1212/wnl.38.12.1879" TargetMode="External"/><Relationship Id="rId43" Type="http://schemas.openxmlformats.org/officeDocument/2006/relationships/hyperlink" Target="https://doi.org/10.1038/ncomms12408" TargetMode="External"/><Relationship Id="rId48" Type="http://schemas.openxmlformats.org/officeDocument/2006/relationships/hyperlink" Target="https://doi.org/10.3389/fphy.2019.00103" TargetMode="External"/><Relationship Id="rId64" Type="http://schemas.openxmlformats.org/officeDocument/2006/relationships/hyperlink" Target="https://doi.org/10.23915/distill.00007" TargetMode="External"/><Relationship Id="rId69" Type="http://schemas.openxmlformats.org/officeDocument/2006/relationships/hyperlink" Target="http://www.ncbi.nlm.nih.gov/pubmed/25037092" TargetMode="External"/><Relationship Id="rId113" Type="http://schemas.openxmlformats.org/officeDocument/2006/relationships/hyperlink" Target="https://doi.org/10.1371/journal.pmed.1002686" TargetMode="External"/><Relationship Id="rId118" Type="http://schemas.openxmlformats.org/officeDocument/2006/relationships/hyperlink" Target="http://www.ncbi.nlm.nih.gov/pubmed/27656140" TargetMode="External"/><Relationship Id="rId134" Type="http://schemas.openxmlformats.org/officeDocument/2006/relationships/hyperlink" Target="http://www.ncbi.nlm.nih.gov/pubmed/21570905" TargetMode="External"/><Relationship Id="rId80" Type="http://schemas.openxmlformats.org/officeDocument/2006/relationships/hyperlink" Target="https://doi.org/10.1212/wnl.35.10.1514" TargetMode="External"/><Relationship Id="rId85" Type="http://schemas.openxmlformats.org/officeDocument/2006/relationships/hyperlink" Target="https://doi.org/10.1212/wnl.38.12.1879" TargetMode="External"/><Relationship Id="rId12" Type="http://schemas.openxmlformats.org/officeDocument/2006/relationships/image" Target="media/image5.png"/><Relationship Id="rId17" Type="http://schemas.openxmlformats.org/officeDocument/2006/relationships/hyperlink" Target="http://www.ncbi.nlm.nih.gov/pubmed/19145648" TargetMode="External"/><Relationship Id="rId33" Type="http://schemas.openxmlformats.org/officeDocument/2006/relationships/hyperlink" Target="http://www.ncbi.nlm.nih.gov/pubmed/23177039" TargetMode="External"/><Relationship Id="rId38" Type="http://schemas.openxmlformats.org/officeDocument/2006/relationships/hyperlink" Target="http://www.ncbi.nlm.nih.gov/pubmed/16319753" TargetMode="External"/><Relationship Id="rId59" Type="http://schemas.openxmlformats.org/officeDocument/2006/relationships/hyperlink" Target="http://www.ncbi.nlm.nih.gov/pubmed/31131148" TargetMode="External"/><Relationship Id="rId103" Type="http://schemas.openxmlformats.org/officeDocument/2006/relationships/hyperlink" Target="http://www.ncbi.nlm.nih.gov/pubmed/31361627" TargetMode="External"/><Relationship Id="rId108" Type="http://schemas.openxmlformats.org/officeDocument/2006/relationships/hyperlink" Target="https://doi.org/10.1016/j.neuroimage.2020.117021" TargetMode="External"/><Relationship Id="rId124" Type="http://schemas.openxmlformats.org/officeDocument/2006/relationships/hyperlink" Target="http://www.ncbi.nlm.nih.gov/pubmed/14091556" TargetMode="External"/><Relationship Id="rId129" Type="http://schemas.openxmlformats.org/officeDocument/2006/relationships/hyperlink" Target="http://www.ncbi.nlm.nih.gov/pubmed/17230537" TargetMode="External"/><Relationship Id="rId54" Type="http://schemas.openxmlformats.org/officeDocument/2006/relationships/hyperlink" Target="https://doi.org/10.1038/s41467-020-15432-4" TargetMode="External"/><Relationship Id="rId70" Type="http://schemas.openxmlformats.org/officeDocument/2006/relationships/hyperlink" Target="https://doi.org/10.1371/journal.pone.0261983" TargetMode="External"/><Relationship Id="rId75" Type="http://schemas.openxmlformats.org/officeDocument/2006/relationships/hyperlink" Target="https://doi.org/10.1136/jnnp.2005.069211" TargetMode="External"/><Relationship Id="rId91" Type="http://schemas.openxmlformats.org/officeDocument/2006/relationships/hyperlink" Target="http://www.ncbi.nlm.nih.gov/pubmed/23177039" TargetMode="External"/><Relationship Id="rId96" Type="http://schemas.openxmlformats.org/officeDocument/2006/relationships/hyperlink" Target="http://www.ncbi.nlm.nih.gov/pubmed/16319753" TargetMode="External"/><Relationship Id="rId1" Type="http://schemas.openxmlformats.org/officeDocument/2006/relationships/numbering" Target="numbering.xml"/><Relationship Id="rId6" Type="http://schemas.microsoft.com/office/2011/relationships/commentsExtended" Target="commentsExtended.xml"/><Relationship Id="rId23" Type="http://schemas.openxmlformats.org/officeDocument/2006/relationships/hyperlink" Target="http://www.ncbi.nlm.nih.gov/pubmed/2993952" TargetMode="External"/><Relationship Id="rId28" Type="http://schemas.openxmlformats.org/officeDocument/2006/relationships/hyperlink" Target="https://doi.org/10.1002/pmrj.12281" TargetMode="External"/><Relationship Id="rId49" Type="http://schemas.openxmlformats.org/officeDocument/2006/relationships/hyperlink" Target="https://doi.org/10.1016/j.neuroimage.2020.117021" TargetMode="External"/><Relationship Id="rId114" Type="http://schemas.openxmlformats.org/officeDocument/2006/relationships/hyperlink" Target="https://doi.org/10.1038/s41467-020-15432-4" TargetMode="External"/><Relationship Id="rId119" Type="http://schemas.openxmlformats.org/officeDocument/2006/relationships/hyperlink" Target="https://doi.org/10.4258/hir.2019.25.2.131" TargetMode="External"/><Relationship Id="rId44" Type="http://schemas.openxmlformats.org/officeDocument/2006/relationships/hyperlink" Target="https://doi.org/10.1097/wco.0000000000000730" TargetMode="External"/><Relationship Id="rId60" Type="http://schemas.openxmlformats.org/officeDocument/2006/relationships/hyperlink" Target="https://doi.org/10.1016/j.clinph.2019.01.024" TargetMode="External"/><Relationship Id="rId65" Type="http://schemas.openxmlformats.org/officeDocument/2006/relationships/hyperlink" Target="http://www.ncbi.nlm.nih.gov/pubmed/8606710" TargetMode="External"/><Relationship Id="rId81" Type="http://schemas.openxmlformats.org/officeDocument/2006/relationships/hyperlink" Target="http://www.ncbi.nlm.nih.gov/pubmed/2993952" TargetMode="External"/><Relationship Id="rId86" Type="http://schemas.openxmlformats.org/officeDocument/2006/relationships/hyperlink" Target="https://doi.org/10.1002/pmrj.12281" TargetMode="External"/><Relationship Id="rId130" Type="http://schemas.openxmlformats.org/officeDocument/2006/relationships/hyperlink" Target="https://doi.org/10.1016/j.ncl.2014.04.004" TargetMode="External"/><Relationship Id="rId135"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hyperlink" Target="https://doi.org/10.1136/jnnp.2005.069211" TargetMode="External"/><Relationship Id="rId39" Type="http://schemas.openxmlformats.org/officeDocument/2006/relationships/hyperlink" Target="https://doi.org/10.1002/mus.20554" TargetMode="External"/><Relationship Id="rId109" Type="http://schemas.openxmlformats.org/officeDocument/2006/relationships/hyperlink" Target="http://www.ncbi.nlm.nih.gov/pubmed/31151119" TargetMode="External"/><Relationship Id="rId34" Type="http://schemas.openxmlformats.org/officeDocument/2006/relationships/hyperlink" Target="https://doi.org/10.1002/mus.21055" TargetMode="External"/><Relationship Id="rId50" Type="http://schemas.openxmlformats.org/officeDocument/2006/relationships/hyperlink" Target="https://doi.org/10.1088/1741-2552/ab260c" TargetMode="External"/><Relationship Id="rId55" Type="http://schemas.openxmlformats.org/officeDocument/2006/relationships/hyperlink" Target="https://doi.org/10.1016/j.jbiomech.2019.109322" TargetMode="External"/><Relationship Id="rId76" Type="http://schemas.openxmlformats.org/officeDocument/2006/relationships/hyperlink" Target="https://doi.org/10.1016/B978-0-444-64032-1.00016-3" TargetMode="External"/><Relationship Id="rId97" Type="http://schemas.openxmlformats.org/officeDocument/2006/relationships/hyperlink" Target="https://doi.org/10.1002/mus.20554" TargetMode="External"/><Relationship Id="rId104" Type="http://schemas.openxmlformats.org/officeDocument/2006/relationships/hyperlink" Target="https://doi.org/10.1093/rap/rky035" TargetMode="External"/><Relationship Id="rId120" Type="http://schemas.openxmlformats.org/officeDocument/2006/relationships/hyperlink" Target="http://www.ncbi.nlm.nih.gov/pubmed/31131148" TargetMode="External"/><Relationship Id="rId125" Type="http://schemas.openxmlformats.org/officeDocument/2006/relationships/hyperlink" Target="https://doi.org/10.23915/distill.00007" TargetMode="External"/><Relationship Id="rId7" Type="http://schemas.microsoft.com/office/2016/09/relationships/commentsIds" Target="commentsIds.xml"/><Relationship Id="rId71" Type="http://schemas.openxmlformats.org/officeDocument/2006/relationships/hyperlink" Target="https://doi.org/10.1016/j.clinph.2011.04.016" TargetMode="External"/><Relationship Id="rId92" Type="http://schemas.openxmlformats.org/officeDocument/2006/relationships/hyperlink" Target="https://doi.org/10.1002/mus.21055" TargetMode="External"/><Relationship Id="rId2" Type="http://schemas.openxmlformats.org/officeDocument/2006/relationships/styles" Target="styles.xml"/><Relationship Id="rId29" Type="http://schemas.openxmlformats.org/officeDocument/2006/relationships/hyperlink" Target="http://www.ncbi.nlm.nih.gov/pubmed/31702870" TargetMode="External"/><Relationship Id="rId24" Type="http://schemas.openxmlformats.org/officeDocument/2006/relationships/hyperlink" Target="https://doi.org/10.1002/mus.26718" TargetMode="External"/><Relationship Id="rId40" Type="http://schemas.openxmlformats.org/officeDocument/2006/relationships/hyperlink" Target="http://www.ncbi.nlm.nih.gov/pubmed/16609977" TargetMode="External"/><Relationship Id="rId45" Type="http://schemas.openxmlformats.org/officeDocument/2006/relationships/hyperlink" Target="http://www.ncbi.nlm.nih.gov/pubmed/31361627" TargetMode="External"/><Relationship Id="rId66" Type="http://schemas.openxmlformats.org/officeDocument/2006/relationships/hyperlink" Target="https://doi.org/10.1002/mus.20722" TargetMode="External"/><Relationship Id="rId87" Type="http://schemas.openxmlformats.org/officeDocument/2006/relationships/hyperlink" Target="http://www.ncbi.nlm.nih.gov/pubmed/31702870" TargetMode="External"/><Relationship Id="rId110" Type="http://schemas.openxmlformats.org/officeDocument/2006/relationships/hyperlink" Target="https://doi.org/10.1088/1741-2552/ab260c" TargetMode="External"/><Relationship Id="rId115" Type="http://schemas.openxmlformats.org/officeDocument/2006/relationships/hyperlink" Target="http://www.ncbi.nlm.nih.gov/pubmed/31466716" TargetMode="External"/><Relationship Id="rId131" Type="http://schemas.openxmlformats.org/officeDocument/2006/relationships/hyperlink" Target="http://www.ncbi.nlm.nih.gov/pubmed/25037092" TargetMode="External"/><Relationship Id="rId136" Type="http://schemas.microsoft.com/office/2011/relationships/people" Target="people.xml"/><Relationship Id="rId61" Type="http://schemas.openxmlformats.org/officeDocument/2006/relationships/hyperlink" Target="http://www.ncbi.nlm.nih.gov/pubmed/30870796" TargetMode="External"/><Relationship Id="rId82" Type="http://schemas.openxmlformats.org/officeDocument/2006/relationships/hyperlink" Target="https://doi.org/10.1002/mus.26718" TargetMode="External"/><Relationship Id="rId19" Type="http://schemas.openxmlformats.org/officeDocument/2006/relationships/hyperlink" Target="http://www.ncbi.nlm.nih.gov/pubmed/31277852" TargetMode="External"/><Relationship Id="rId14" Type="http://schemas.openxmlformats.org/officeDocument/2006/relationships/image" Target="media/image7.png"/><Relationship Id="rId30" Type="http://schemas.openxmlformats.org/officeDocument/2006/relationships/hyperlink" Target="https://doi.org/10.1002/ana.410090317" TargetMode="External"/><Relationship Id="rId35" Type="http://schemas.openxmlformats.org/officeDocument/2006/relationships/hyperlink" Target="http://www.ncbi.nlm.nih.gov/pubmed/18816611" TargetMode="External"/><Relationship Id="rId56" Type="http://schemas.openxmlformats.org/officeDocument/2006/relationships/hyperlink" Target="https://doi.org/10.3389/fnbot.2016.00009" TargetMode="External"/><Relationship Id="rId77" Type="http://schemas.openxmlformats.org/officeDocument/2006/relationships/hyperlink" Target="http://www.ncbi.nlm.nih.gov/pubmed/31277852" TargetMode="External"/><Relationship Id="rId100" Type="http://schemas.openxmlformats.org/officeDocument/2006/relationships/hyperlink" Target="http://www.ncbi.nlm.nih.gov/pubmed/7533715" TargetMode="External"/><Relationship Id="rId105" Type="http://schemas.openxmlformats.org/officeDocument/2006/relationships/hyperlink" Target="https://doi.org/10.1371/journal.pone.0210574" TargetMode="External"/><Relationship Id="rId126" Type="http://schemas.openxmlformats.org/officeDocument/2006/relationships/hyperlink" Target="https://doi.org/10.1002/(SICI)1097-4598(199603)19:3%3c392::AID-MUS21%3e3.0.CO;2-T" TargetMode="External"/><Relationship Id="rId8" Type="http://schemas.openxmlformats.org/officeDocument/2006/relationships/image" Target="media/image1.png"/><Relationship Id="rId51" Type="http://schemas.openxmlformats.org/officeDocument/2006/relationships/hyperlink" Target="https://doi.org/10.1371/journal.pmed.1002699" TargetMode="External"/><Relationship Id="rId72" Type="http://schemas.openxmlformats.org/officeDocument/2006/relationships/hyperlink" Target="http://www.ncbi.nlm.nih.gov/pubmed/21570905" TargetMode="External"/><Relationship Id="rId93" Type="http://schemas.openxmlformats.org/officeDocument/2006/relationships/hyperlink" Target="http://www.ncbi.nlm.nih.gov/pubmed/18816611" TargetMode="External"/><Relationship Id="rId98" Type="http://schemas.openxmlformats.org/officeDocument/2006/relationships/hyperlink" Target="http://www.ncbi.nlm.nih.gov/pubmed/16609977" TargetMode="External"/><Relationship Id="rId121" Type="http://schemas.openxmlformats.org/officeDocument/2006/relationships/hyperlink" Target="https://doi.org/10.1016/j.clinph.2019.01.024" TargetMode="External"/><Relationship Id="rId3" Type="http://schemas.openxmlformats.org/officeDocument/2006/relationships/settings" Target="settings.xml"/><Relationship Id="rId25" Type="http://schemas.openxmlformats.org/officeDocument/2006/relationships/hyperlink" Target="http://www.ncbi.nlm.nih.gov/pubmed/31579956" TargetMode="External"/><Relationship Id="rId46" Type="http://schemas.openxmlformats.org/officeDocument/2006/relationships/hyperlink" Target="https://doi.org/10.1093/rap/rky035" TargetMode="External"/><Relationship Id="rId67" Type="http://schemas.openxmlformats.org/officeDocument/2006/relationships/hyperlink" Target="http://www.ncbi.nlm.nih.gov/pubmed/17230537" TargetMode="External"/><Relationship Id="rId116" Type="http://schemas.openxmlformats.org/officeDocument/2006/relationships/hyperlink" Target="https://doi.org/10.1016/j.jbiomech.2019.109322" TargetMode="External"/><Relationship Id="rId137" Type="http://schemas.openxmlformats.org/officeDocument/2006/relationships/theme" Target="theme/theme1.xml"/><Relationship Id="rId20" Type="http://schemas.openxmlformats.org/officeDocument/2006/relationships/hyperlink" Target="https://doi.org/10.1136/practneurol-2011-000198" TargetMode="External"/><Relationship Id="rId41" Type="http://schemas.openxmlformats.org/officeDocument/2006/relationships/hyperlink" Target="https://doi.org/10.1016/0924-980x(94)00248-6" TargetMode="External"/><Relationship Id="rId62" Type="http://schemas.openxmlformats.org/officeDocument/2006/relationships/hyperlink" Target="https://doi.org/10.1109/tbme.2019.2899222" TargetMode="External"/><Relationship Id="rId83" Type="http://schemas.openxmlformats.org/officeDocument/2006/relationships/hyperlink" Target="http://www.ncbi.nlm.nih.gov/pubmed/31579956" TargetMode="External"/><Relationship Id="rId88" Type="http://schemas.openxmlformats.org/officeDocument/2006/relationships/hyperlink" Target="https://doi.org/10.1002/ana.410090317" TargetMode="External"/><Relationship Id="rId111" Type="http://schemas.openxmlformats.org/officeDocument/2006/relationships/hyperlink" Target="https://doi.org/10.1371/journal.pmed.1002699" TargetMode="External"/><Relationship Id="rId132" Type="http://schemas.openxmlformats.org/officeDocument/2006/relationships/hyperlink" Target="https://doi.org/10.1371/journal.pone.0261983" TargetMode="External"/><Relationship Id="rId15" Type="http://schemas.openxmlformats.org/officeDocument/2006/relationships/image" Target="media/image8.png"/><Relationship Id="rId36" Type="http://schemas.openxmlformats.org/officeDocument/2006/relationships/hyperlink" Target="https://doi.org/10.1098/rsta.2008.0235" TargetMode="External"/><Relationship Id="rId57" Type="http://schemas.openxmlformats.org/officeDocument/2006/relationships/hyperlink" Target="http://www.ncbi.nlm.nih.gov/pubmed/27656140" TargetMode="External"/><Relationship Id="rId106" Type="http://schemas.openxmlformats.org/officeDocument/2006/relationships/hyperlink" Target="https://doi.org/10.3389/fphy.2019.00103" TargetMode="External"/><Relationship Id="rId127" Type="http://schemas.openxmlformats.org/officeDocument/2006/relationships/hyperlink" Target="http://www.ncbi.nlm.nih.gov/pubmed/8606710" TargetMode="External"/><Relationship Id="rId10" Type="http://schemas.openxmlformats.org/officeDocument/2006/relationships/image" Target="media/image3.png"/><Relationship Id="rId31" Type="http://schemas.openxmlformats.org/officeDocument/2006/relationships/hyperlink" Target="http://www.ncbi.nlm.nih.gov/pubmed/6261675" TargetMode="External"/><Relationship Id="rId52" Type="http://schemas.openxmlformats.org/officeDocument/2006/relationships/hyperlink" Target="https://doi.org/10.1038/s41591-018-0268-3" TargetMode="External"/><Relationship Id="rId73" Type="http://schemas.openxmlformats.org/officeDocument/2006/relationships/hyperlink" Target="https://doi.org/10.1002/mus.21180" TargetMode="External"/><Relationship Id="rId78" Type="http://schemas.openxmlformats.org/officeDocument/2006/relationships/hyperlink" Target="https://doi.org/10.1136/practneurol-2011-000198" TargetMode="External"/><Relationship Id="rId94" Type="http://schemas.openxmlformats.org/officeDocument/2006/relationships/hyperlink" Target="https://doi.org/10.1098/rsta.2008.0235" TargetMode="External"/><Relationship Id="rId99" Type="http://schemas.openxmlformats.org/officeDocument/2006/relationships/hyperlink" Target="https://doi.org/10.1016/0924-980x(94)00248-6" TargetMode="External"/><Relationship Id="rId101" Type="http://schemas.openxmlformats.org/officeDocument/2006/relationships/hyperlink" Target="https://doi.org/10.1038/ncomms12408" TargetMode="External"/><Relationship Id="rId122" Type="http://schemas.openxmlformats.org/officeDocument/2006/relationships/hyperlink" Target="http://www.ncbi.nlm.nih.gov/pubmed/30870796" TargetMode="External"/><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hyperlink" Target="https://doi.org/10.1016/j.reumae.2011.10.004" TargetMode="External"/><Relationship Id="rId47" Type="http://schemas.openxmlformats.org/officeDocument/2006/relationships/hyperlink" Target="https://doi.org/10.1371/journal.pone.0210574" TargetMode="External"/><Relationship Id="rId68" Type="http://schemas.openxmlformats.org/officeDocument/2006/relationships/hyperlink" Target="https://doi.org/10.1016/j.ncl.2014.04.004" TargetMode="External"/><Relationship Id="rId89" Type="http://schemas.openxmlformats.org/officeDocument/2006/relationships/hyperlink" Target="http://www.ncbi.nlm.nih.gov/pubmed/6261675" TargetMode="External"/><Relationship Id="rId112" Type="http://schemas.openxmlformats.org/officeDocument/2006/relationships/hyperlink" Target="https://doi.org/10.1038/s41591-018-0268-3" TargetMode="External"/><Relationship Id="rId133" Type="http://schemas.openxmlformats.org/officeDocument/2006/relationships/hyperlink" Target="https://doi.org/10.1016/j.clinph.2011.04.016"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B84E706-2DA2-504C-A758-52545D43E596}">
  <we:reference id="wa104380773" version="2.0.0.0" store="en-US" storeType="OMEX"/>
  <we:alternateReferences>
    <we:reference id="WA104380773" version="2.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224</TotalTime>
  <Pages>35</Pages>
  <Words>11306</Words>
  <Characters>64445</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Author</cp:lastModifiedBy>
  <cp:revision>28</cp:revision>
  <dcterms:created xsi:type="dcterms:W3CDTF">2022-03-12T08:55:00Z</dcterms:created>
  <dcterms:modified xsi:type="dcterms:W3CDTF">2022-03-14T08:38:00Z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ceptedDate">
    <vt:lpwstr/>
  </property>
  <property fmtid="{D5CDD505-2E9C-101B-9397-08002B2CF9AE}" pid="3" name="DOI">
    <vt:lpwstr/>
  </property>
  <property fmtid="{D5CDD505-2E9C-101B-9397-08002B2CF9AE}" pid="4" name="epub">
    <vt:lpwstr/>
  </property>
  <property fmtid="{D5CDD505-2E9C-101B-9397-08002B2CF9AE}" pid="5" name="JournalID">
    <vt:lpwstr/>
  </property>
  <property fmtid="{D5CDD505-2E9C-101B-9397-08002B2CF9AE}" pid="6" name="Merops -Original extension">
    <vt:lpwstr>docx</vt:lpwstr>
  </property>
  <property fmtid="{D5CDD505-2E9C-101B-9397-08002B2CF9AE}" pid="7" name="Merops change count">
    <vt:lpwstr>251</vt:lpwstr>
  </property>
  <property fmtid="{D5CDD505-2E9C-101B-9397-08002B2CF9AE}" pid="8" name="Merops client version">
    <vt:lpwstr>*</vt:lpwstr>
  </property>
  <property fmtid="{D5CDD505-2E9C-101B-9397-08002B2CF9AE}" pid="9" name="Merops comment count">
    <vt:lpwstr>0</vt:lpwstr>
  </property>
  <property fmtid="{D5CDD505-2E9C-101B-9397-08002B2CF9AE}" pid="10" name="Merops DOI links count">
    <vt:lpwstr>39</vt:lpwstr>
  </property>
  <property fmtid="{D5CDD505-2E9C-101B-9397-08002B2CF9AE}" pid="11" name="Merops email addresses count">
    <vt:lpwstr>2</vt:lpwstr>
  </property>
  <property fmtid="{D5CDD505-2E9C-101B-9397-08002B2CF9AE}" pid="12" name="Merops figures count">
    <vt:lpwstr>4</vt:lpwstr>
  </property>
  <property fmtid="{D5CDD505-2E9C-101B-9397-08002B2CF9AE}" pid="13" name="Merops footnotes/endnotes count">
    <vt:lpwstr>0</vt:lpwstr>
  </property>
  <property fmtid="{D5CDD505-2E9C-101B-9397-08002B2CF9AE}" pid="14" name="Merops graphics count">
    <vt:lpwstr>8</vt:lpwstr>
  </property>
  <property fmtid="{D5CDD505-2E9C-101B-9397-08002B2CF9AE}" pid="15" name="Merops input file path">
    <vt:lpwstr>*</vt:lpwstr>
  </property>
  <property fmtid="{D5CDD505-2E9C-101B-9397-08002B2CF9AE}" pid="16" name="Merops intra-document links count">
    <vt:lpwstr>0</vt:lpwstr>
  </property>
  <property fmtid="{D5CDD505-2E9C-101B-9397-08002B2CF9AE}" pid="17" name="Merops processed date">
    <vt:lpwstr>2022/03/10 11:25:12 AM</vt:lpwstr>
  </property>
  <property fmtid="{D5CDD505-2E9C-101B-9397-08002B2CF9AE}" pid="18" name="Merops PubMed links count">
    <vt:lpwstr>24</vt:lpwstr>
  </property>
  <property fmtid="{D5CDD505-2E9C-101B-9397-08002B2CF9AE}" pid="19" name="Merops references count">
    <vt:lpwstr>45</vt:lpwstr>
  </property>
  <property fmtid="{D5CDD505-2E9C-101B-9397-08002B2CF9AE}" pid="20" name="Merops Scopus links count">
    <vt:lpwstr>0</vt:lpwstr>
  </property>
  <property fmtid="{D5CDD505-2E9C-101B-9397-08002B2CF9AE}" pid="21" name="Merops server path">
    <vt:lpwstr>*</vt:lpwstr>
  </property>
  <property fmtid="{D5CDD505-2E9C-101B-9397-08002B2CF9AE}" pid="22" name="Merops Standard Set">
    <vt:lpwstr>*</vt:lpwstr>
  </property>
  <property fmtid="{D5CDD505-2E9C-101B-9397-08002B2CF9AE}" pid="23" name="Merops Standard Set modified">
    <vt:lpwstr>*</vt:lpwstr>
  </property>
  <property fmtid="{D5CDD505-2E9C-101B-9397-08002B2CF9AE}" pid="24" name="Merops tables count">
    <vt:lpwstr>4</vt:lpwstr>
  </property>
  <property fmtid="{D5CDD505-2E9C-101B-9397-08002B2CF9AE}" pid="25" name="Merops word count">
    <vt:lpwstr>6318</vt:lpwstr>
  </property>
  <property fmtid="{D5CDD505-2E9C-101B-9397-08002B2CF9AE}" pid="26" name="Merops WorldCat links count">
    <vt:lpwstr>0</vt:lpwstr>
  </property>
  <property fmtid="{D5CDD505-2E9C-101B-9397-08002B2CF9AE}" pid="27" name="ppub">
    <vt:lpwstr/>
  </property>
  <property fmtid="{D5CDD505-2E9C-101B-9397-08002B2CF9AE}" pid="28" name="Publisher">
    <vt:lpwstr/>
  </property>
  <property fmtid="{D5CDD505-2E9C-101B-9397-08002B2CF9AE}" pid="29" name="Publisher-location">
    <vt:lpwstr/>
  </property>
  <property fmtid="{D5CDD505-2E9C-101B-9397-08002B2CF9AE}" pid="30" name="ReceivedDate">
    <vt:lpwstr/>
  </property>
  <property fmtid="{D5CDD505-2E9C-101B-9397-08002B2CF9AE}" pid="31" name="Reference citation style">
    <vt:lpwstr/>
  </property>
  <property fmtid="{D5CDD505-2E9C-101B-9397-08002B2CF9AE}" pid="32" name="Source">
    <vt:lpwstr/>
  </property>
  <property fmtid="{D5CDD505-2E9C-101B-9397-08002B2CF9AE}" pid="33" name="Source-abbreviated">
    <vt:lpwstr/>
  </property>
  <property fmtid="{D5CDD505-2E9C-101B-9397-08002B2CF9AE}" pid="34" name="Source-short">
    <vt:lpwstr/>
  </property>
  <property fmtid="{D5CDD505-2E9C-101B-9397-08002B2CF9AE}" pid="35" name="Subject">
    <vt:lpwstr/>
  </property>
</Properties>
</file>