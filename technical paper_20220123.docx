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568B5" w14:textId="7C88D179" w:rsidR="00706D2A" w:rsidRDefault="00A833D4" w:rsidP="00FC2DB5">
      <w:pPr>
        <w:pStyle w:val="Title"/>
      </w:pPr>
      <w:bookmarkStart w:id="0" w:name="_Hlk93404730"/>
      <w:commentRangeStart w:id="1"/>
      <w:r>
        <w:t>R</w:t>
      </w:r>
      <w:commentRangeEnd w:id="1"/>
      <w:r w:rsidR="00527108">
        <w:rPr>
          <w:rStyle w:val="CommentReference"/>
          <w:rFonts w:eastAsiaTheme="minorEastAsia" w:cstheme="minorBidi"/>
          <w:spacing w:val="0"/>
          <w:kern w:val="2"/>
        </w:rPr>
        <w:commentReference w:id="1"/>
      </w:r>
      <w:r>
        <w:t xml:space="preserve">esidual </w:t>
      </w:r>
      <w:r w:rsidR="00617A5A">
        <w:t>o</w:t>
      </w:r>
      <w:r>
        <w:t>ne-</w:t>
      </w:r>
      <w:r w:rsidR="00617A5A">
        <w:t>d</w:t>
      </w:r>
      <w:r>
        <w:t xml:space="preserve">imensional </w:t>
      </w:r>
      <w:r w:rsidR="00617A5A">
        <w:t>c</w:t>
      </w:r>
      <w:r>
        <w:t xml:space="preserve">onvolutional </w:t>
      </w:r>
      <w:r w:rsidR="00617A5A">
        <w:t>n</w:t>
      </w:r>
      <w:r>
        <w:t xml:space="preserve">eural </w:t>
      </w:r>
      <w:r w:rsidR="00617A5A">
        <w:t>n</w:t>
      </w:r>
      <w:r>
        <w:t xml:space="preserve">etwork for </w:t>
      </w:r>
      <w:r w:rsidR="00AD31A2">
        <w:t xml:space="preserve">neuromuscular disorder </w:t>
      </w:r>
      <w:r w:rsidR="00E82FBF">
        <w:t>classification</w:t>
      </w:r>
      <w:r>
        <w:t xml:space="preserve"> </w:t>
      </w:r>
      <w:r w:rsidR="00AD31A2">
        <w:t>from n</w:t>
      </w:r>
      <w:r w:rsidR="00AD31A2" w:rsidRPr="00706D2A">
        <w:t xml:space="preserve">eedle </w:t>
      </w:r>
      <w:r w:rsidR="00AD31A2">
        <w:t>e</w:t>
      </w:r>
      <w:r w:rsidR="00AD31A2" w:rsidRPr="00706D2A">
        <w:t>lectromyography</w:t>
      </w:r>
      <w:r w:rsidR="00AD31A2">
        <w:t xml:space="preserve"> signals with </w:t>
      </w:r>
      <w:proofErr w:type="spellStart"/>
      <w:r w:rsidR="00AD31A2">
        <w:t>explainability</w:t>
      </w:r>
      <w:proofErr w:type="spellEnd"/>
    </w:p>
    <w:p w14:paraId="2CF349F4" w14:textId="77777777" w:rsidR="00D9076E" w:rsidRPr="00D9076E" w:rsidRDefault="00D9076E" w:rsidP="00D9076E"/>
    <w:bookmarkEnd w:id="0"/>
    <w:p w14:paraId="4FAF032F" w14:textId="4A5965FF" w:rsidR="00612267" w:rsidRDefault="002E33C2" w:rsidP="00341081">
      <w:pPr>
        <w:pStyle w:val="Subtitle"/>
      </w:pPr>
      <w:r>
        <w:rPr>
          <w:rFonts w:hint="eastAsia"/>
        </w:rPr>
        <w:t>J</w:t>
      </w:r>
      <w:r>
        <w:t>aesung Yoo</w:t>
      </w:r>
      <w:r w:rsidR="00C81777">
        <w:rPr>
          <w:vertAlign w:val="superscript"/>
        </w:rPr>
        <w:t>a</w:t>
      </w:r>
      <w:r w:rsidR="00252A49">
        <w:rPr>
          <w:vertAlign w:val="superscript"/>
        </w:rPr>
        <w:t>,1</w:t>
      </w:r>
      <w:r>
        <w:t xml:space="preserve">, </w:t>
      </w:r>
      <w:r w:rsidR="005349E4">
        <w:t>I</w:t>
      </w:r>
      <w:r>
        <w:t>lhan Yoo</w:t>
      </w:r>
      <w:r w:rsidR="00C81777">
        <w:rPr>
          <w:vertAlign w:val="superscript"/>
        </w:rPr>
        <w:t>b</w:t>
      </w:r>
      <w:r w:rsidR="00252A49">
        <w:rPr>
          <w:vertAlign w:val="superscript"/>
        </w:rPr>
        <w:t>,1</w:t>
      </w:r>
      <w:r>
        <w:t>,</w:t>
      </w:r>
      <w:r w:rsidR="002A1D2F">
        <w:t xml:space="preserve"> Ina </w:t>
      </w:r>
      <w:proofErr w:type="spellStart"/>
      <w:r w:rsidR="002A1D2F">
        <w:t>Youn</w:t>
      </w:r>
      <w:r w:rsidR="00FD68FF">
        <w:rPr>
          <w:vertAlign w:val="superscript"/>
        </w:rPr>
        <w:t>c</w:t>
      </w:r>
      <w:proofErr w:type="spellEnd"/>
      <w:r w:rsidR="002338AA">
        <w:t>, Sung</w:t>
      </w:r>
      <w:r w:rsidR="00643003">
        <w:t>-M</w:t>
      </w:r>
      <w:r w:rsidR="002338AA">
        <w:t>in Kim</w:t>
      </w:r>
      <w:r w:rsidR="00FD68FF">
        <w:rPr>
          <w:vertAlign w:val="superscript"/>
        </w:rPr>
        <w:t>d</w:t>
      </w:r>
      <w:r w:rsidR="002A1D2F">
        <w:t>,</w:t>
      </w:r>
      <w:r>
        <w:t xml:space="preserve"> </w:t>
      </w:r>
      <w:r w:rsidR="007B3146">
        <w:t>Ri Yu</w:t>
      </w:r>
      <w:r w:rsidR="00FD68FF">
        <w:rPr>
          <w:vertAlign w:val="superscript"/>
        </w:rPr>
        <w:t>e</w:t>
      </w:r>
      <w:r>
        <w:t xml:space="preserve">, </w:t>
      </w:r>
      <w:proofErr w:type="spellStart"/>
      <w:r>
        <w:t>Kwangsoo</w:t>
      </w:r>
      <w:proofErr w:type="spellEnd"/>
      <w:r>
        <w:t xml:space="preserve"> </w:t>
      </w:r>
      <w:proofErr w:type="spellStart"/>
      <w:r>
        <w:t>Kim</w:t>
      </w:r>
      <w:r w:rsidR="00FD68FF">
        <w:rPr>
          <w:vertAlign w:val="superscript"/>
        </w:rPr>
        <w:t>f</w:t>
      </w:r>
      <w:proofErr w:type="spellEnd"/>
      <w:r>
        <w:t>, K</w:t>
      </w:r>
      <w:r w:rsidR="00376940">
        <w:t>ee</w:t>
      </w:r>
      <w:r>
        <w:t>won Kim</w:t>
      </w:r>
      <w:r w:rsidR="00FD68FF">
        <w:rPr>
          <w:vertAlign w:val="superscript"/>
        </w:rPr>
        <w:t>e</w:t>
      </w:r>
      <w:r w:rsidR="007B1E41">
        <w:rPr>
          <w:vertAlign w:val="superscript"/>
        </w:rPr>
        <w:t>,</w:t>
      </w:r>
      <w:proofErr w:type="gramStart"/>
      <w:r w:rsidR="007B1E41">
        <w:rPr>
          <w:vertAlign w:val="superscript"/>
        </w:rPr>
        <w:t>2,</w:t>
      </w:r>
      <w:r w:rsidR="00310BED">
        <w:rPr>
          <w:vertAlign w:val="superscript"/>
        </w:rPr>
        <w:t>*</w:t>
      </w:r>
      <w:proofErr w:type="gramEnd"/>
      <w:r>
        <w:t xml:space="preserve">, </w:t>
      </w:r>
      <w:r w:rsidR="007E3CEE">
        <w:t xml:space="preserve">and </w:t>
      </w:r>
      <w:r>
        <w:t>Seung</w:t>
      </w:r>
      <w:r w:rsidR="002B5278">
        <w:t xml:space="preserve">-Bo </w:t>
      </w:r>
      <w:r>
        <w:t>Lee</w:t>
      </w:r>
      <w:r w:rsidR="00FD68FF">
        <w:rPr>
          <w:vertAlign w:val="superscript"/>
        </w:rPr>
        <w:t>g</w:t>
      </w:r>
      <w:r w:rsidR="007B1E41">
        <w:rPr>
          <w:vertAlign w:val="superscript"/>
        </w:rPr>
        <w:t>,2,</w:t>
      </w:r>
      <w:r w:rsidR="00C81777">
        <w:rPr>
          <w:vertAlign w:val="superscript"/>
        </w:rPr>
        <w:t>*</w:t>
      </w:r>
    </w:p>
    <w:p w14:paraId="131D6AA0" w14:textId="642C8B14" w:rsidR="00341081" w:rsidRDefault="00341081" w:rsidP="00341081">
      <w:pPr>
        <w:pStyle w:val="BodyText"/>
      </w:pPr>
      <w:r>
        <w:rPr>
          <w:vertAlign w:val="superscript"/>
        </w:rPr>
        <w:t>a</w:t>
      </w:r>
      <w:r w:rsidR="00425ACC">
        <w:t xml:space="preserve"> S</w:t>
      </w:r>
      <w:r w:rsidRPr="00341081">
        <w:t>chool of Electrical Engineering, Korea University, Seoul, Republic of Korea</w:t>
      </w:r>
    </w:p>
    <w:p w14:paraId="726C58A8" w14:textId="0A12DDBC" w:rsidR="00310BED" w:rsidRDefault="00310BED" w:rsidP="00341081">
      <w:pPr>
        <w:pStyle w:val="BodyText"/>
      </w:pPr>
      <w:r>
        <w:rPr>
          <w:vertAlign w:val="superscript"/>
        </w:rPr>
        <w:t>b</w:t>
      </w:r>
      <w:r>
        <w:t xml:space="preserve"> </w:t>
      </w:r>
      <w:r w:rsidR="00E82AB9">
        <w:rPr>
          <w:highlight w:val="white"/>
        </w:rPr>
        <w:t xml:space="preserve">Department of Neurology, </w:t>
      </w:r>
      <w:proofErr w:type="spellStart"/>
      <w:r w:rsidR="00E82AB9">
        <w:rPr>
          <w:highlight w:val="white"/>
        </w:rPr>
        <w:t>Nowon</w:t>
      </w:r>
      <w:proofErr w:type="spellEnd"/>
      <w:r w:rsidR="00E82AB9">
        <w:rPr>
          <w:highlight w:val="white"/>
        </w:rPr>
        <w:t xml:space="preserve"> Eulji Medical Center, Eulji University School of Medicine, Seoul, Republic of Korea</w:t>
      </w:r>
    </w:p>
    <w:p w14:paraId="17B664B6" w14:textId="5A409B75" w:rsidR="00FD68FF" w:rsidRDefault="003C637E" w:rsidP="00341081">
      <w:pPr>
        <w:pStyle w:val="BodyText"/>
      </w:pPr>
      <w:r>
        <w:rPr>
          <w:vertAlign w:val="superscript"/>
        </w:rPr>
        <w:t>c</w:t>
      </w:r>
      <w:r>
        <w:t xml:space="preserve"> </w:t>
      </w:r>
      <w:r w:rsidR="00FD68FF">
        <w:t>Department of Computer Science, New York University, NY, USA</w:t>
      </w:r>
    </w:p>
    <w:p w14:paraId="596C47CE" w14:textId="77777777" w:rsidR="00FD68FF" w:rsidRPr="00310BED" w:rsidRDefault="00341081" w:rsidP="00FD68FF">
      <w:pPr>
        <w:pStyle w:val="BodyText"/>
      </w:pPr>
      <w:r>
        <w:rPr>
          <w:vertAlign w:val="superscript"/>
        </w:rPr>
        <w:t>d</w:t>
      </w:r>
      <w:r w:rsidR="00133629">
        <w:t xml:space="preserve"> </w:t>
      </w:r>
      <w:r w:rsidR="00FD68FF">
        <w:t>Department of Neurology, Seoul National University Hospital, Seoul National University College of Medicine, Seoul, Republic of Korea</w:t>
      </w:r>
    </w:p>
    <w:p w14:paraId="3C893416" w14:textId="44EADDE9" w:rsidR="00FD68FF" w:rsidRDefault="00FD68FF" w:rsidP="00FD68FF">
      <w:pPr>
        <w:pStyle w:val="BodyText"/>
      </w:pPr>
      <w:r>
        <w:rPr>
          <w:color w:val="000000"/>
          <w:vertAlign w:val="superscript"/>
        </w:rPr>
        <w:t>e</w:t>
      </w:r>
      <w:r w:rsidR="00425ACC">
        <w:rPr>
          <w:color w:val="000000"/>
        </w:rPr>
        <w:t xml:space="preserve"> D</w:t>
      </w:r>
      <w:r>
        <w:rPr>
          <w:color w:val="000000"/>
        </w:rPr>
        <w:t>epartment of Rehabilitation Medicine,</w:t>
      </w:r>
      <w:r>
        <w:t xml:space="preserve"> Seoul National University Hospital, Seoul, Republic of Korea</w:t>
      </w:r>
    </w:p>
    <w:p w14:paraId="33FAB863" w14:textId="30D90678" w:rsidR="00341081" w:rsidRDefault="00FD68FF" w:rsidP="00341081">
      <w:pPr>
        <w:pStyle w:val="BodyText"/>
      </w:pPr>
      <w:r>
        <w:rPr>
          <w:vertAlign w:val="superscript"/>
        </w:rPr>
        <w:t>f</w:t>
      </w:r>
      <w:r w:rsidR="00425ACC">
        <w:t xml:space="preserve"> T</w:t>
      </w:r>
      <w:r w:rsidR="00341081" w:rsidRPr="00341081">
        <w:t xml:space="preserve">ransdisciplinary Department of Medicine </w:t>
      </w:r>
      <w:r w:rsidR="009B26E9">
        <w:t>and</w:t>
      </w:r>
      <w:r w:rsidR="00341081" w:rsidRPr="00341081">
        <w:t xml:space="preserve"> Advanced Technology, </w:t>
      </w:r>
      <w:r w:rsidR="00A837AD" w:rsidRPr="00341081">
        <w:t xml:space="preserve">Seoul National University Hospital, </w:t>
      </w:r>
      <w:r w:rsidR="00341081" w:rsidRPr="00341081">
        <w:t>Seoul, Republic of Korea</w:t>
      </w:r>
    </w:p>
    <w:p w14:paraId="5896126B" w14:textId="6921C523" w:rsidR="002A1D2F" w:rsidRDefault="00FD68FF" w:rsidP="00341081">
      <w:pPr>
        <w:pStyle w:val="BodyText"/>
      </w:pPr>
      <w:r>
        <w:rPr>
          <w:vertAlign w:val="superscript"/>
        </w:rPr>
        <w:t>g</w:t>
      </w:r>
      <w:r w:rsidR="00310BED">
        <w:t xml:space="preserve"> </w:t>
      </w:r>
      <w:r w:rsidR="00A837AD">
        <w:t xml:space="preserve">Office of Hospital Information, </w:t>
      </w:r>
      <w:r w:rsidR="00310BED">
        <w:t>Seoul National University Hospital</w:t>
      </w:r>
      <w:r w:rsidR="003C637E">
        <w:t>,</w:t>
      </w:r>
      <w:r w:rsidR="002B5278">
        <w:t xml:space="preserve"> </w:t>
      </w:r>
      <w:r w:rsidR="001C36E9">
        <w:t>Seoul, Republic of Korea</w:t>
      </w:r>
    </w:p>
    <w:p w14:paraId="4F94AE46" w14:textId="39146579" w:rsidR="00B72674" w:rsidRPr="00B72674" w:rsidRDefault="00B72674" w:rsidP="00B72674">
      <w:r>
        <w:rPr>
          <w:vertAlign w:val="superscript"/>
        </w:rPr>
        <w:t>*</w:t>
      </w:r>
      <w:r>
        <w:t xml:space="preserve"> </w:t>
      </w:r>
      <w:r w:rsidR="00F9195B">
        <w:t xml:space="preserve">Corresponding authors. </w:t>
      </w:r>
      <w:r>
        <w:t xml:space="preserve">E-mail addresses: </w:t>
      </w:r>
      <w:r>
        <w:rPr>
          <w:vertAlign w:val="superscript"/>
        </w:rPr>
        <w:t>*</w:t>
      </w:r>
      <w:hyperlink r:id="rId12" w:history="1">
        <w:r w:rsidRPr="00910DAB">
          <w:rPr>
            <w:rStyle w:val="Hyperlink"/>
          </w:rPr>
          <w:t>keewonkimm.d@gmail.com</w:t>
        </w:r>
      </w:hyperlink>
      <w:r w:rsidRPr="00561538">
        <w:rPr>
          <w:rStyle w:val="Hyperlink"/>
          <w:color w:val="auto"/>
          <w:u w:val="none"/>
        </w:rPr>
        <w:t xml:space="preserve"> (K. Kim)</w:t>
      </w:r>
      <w:r>
        <w:t xml:space="preserve">, </w:t>
      </w:r>
      <w:r>
        <w:rPr>
          <w:vertAlign w:val="superscript"/>
        </w:rPr>
        <w:t>*</w:t>
      </w:r>
      <w:hyperlink r:id="rId13" w:history="1">
        <w:r w:rsidRPr="004815DE">
          <w:rPr>
            <w:rStyle w:val="Hyperlink"/>
          </w:rPr>
          <w:t>koreateam23@gmail.com</w:t>
        </w:r>
      </w:hyperlink>
      <w:r w:rsidRPr="00561538">
        <w:rPr>
          <w:rStyle w:val="Hyperlink"/>
          <w:color w:val="auto"/>
          <w:u w:val="none"/>
        </w:rPr>
        <w:t xml:space="preserve"> (</w:t>
      </w:r>
      <w:r>
        <w:rPr>
          <w:rStyle w:val="Hyperlink"/>
          <w:color w:val="auto"/>
          <w:u w:val="none"/>
        </w:rPr>
        <w:t>S. Lee)</w:t>
      </w:r>
    </w:p>
    <w:p w14:paraId="528208DC" w14:textId="2946C2F8" w:rsidR="00B72674" w:rsidRDefault="00B72674" w:rsidP="00341081">
      <w:pPr>
        <w:pStyle w:val="BodyText"/>
      </w:pPr>
      <w:r>
        <w:rPr>
          <w:vertAlign w:val="superscript"/>
        </w:rPr>
        <w:t>1</w:t>
      </w:r>
      <w:r>
        <w:t xml:space="preserve"> Authors contributed equally</w:t>
      </w:r>
    </w:p>
    <w:p w14:paraId="649418D7" w14:textId="541FFC45" w:rsidR="00561538" w:rsidRPr="00561538" w:rsidRDefault="00B72674" w:rsidP="00612267">
      <w:r>
        <w:rPr>
          <w:vertAlign w:val="superscript"/>
        </w:rPr>
        <w:t>2</w:t>
      </w:r>
      <w:r w:rsidR="00561538">
        <w:t xml:space="preserve"> Co-corresponding authors</w:t>
      </w:r>
      <w:r w:rsidR="00F9195B">
        <w:t xml:space="preserve"> at: Department of Rehabilitation Medicine, Seoul National University Hospital, Seoul, Republic of Korea (K. Kim), Office of Hospital Information, Seoul National University Hospital, Seoul, Republic of Korea (S. Lee)</w:t>
      </w:r>
    </w:p>
    <w:p w14:paraId="224EA86B" w14:textId="77777777" w:rsidR="00706D2A" w:rsidRPr="00055046" w:rsidRDefault="00706D2A" w:rsidP="00416576">
      <w:pPr>
        <w:pStyle w:val="Heading2"/>
        <w:rPr>
          <w:rStyle w:val="Emphasis"/>
        </w:rPr>
      </w:pPr>
      <w:r w:rsidRPr="00055046">
        <w:t>Abstract</w:t>
      </w:r>
    </w:p>
    <w:p w14:paraId="7078009E" w14:textId="146ED7BC" w:rsidR="0060564F" w:rsidRDefault="0054012D" w:rsidP="0054012D">
      <w:pPr>
        <w:pStyle w:val="Text"/>
      </w:pPr>
      <w:r>
        <w:t>Background and Objective:</w:t>
      </w:r>
      <w:r w:rsidR="006B6465">
        <w:t xml:space="preserve"> </w:t>
      </w:r>
      <w:r w:rsidR="00F817A5">
        <w:t xml:space="preserve">Neuromuscular disorders are diseases that damage our ability to control body movements. </w:t>
      </w:r>
      <w:r w:rsidR="006B6465">
        <w:t>Needle electromyography (</w:t>
      </w:r>
      <w:proofErr w:type="spellStart"/>
      <w:r w:rsidR="006B6465">
        <w:t>nEMG</w:t>
      </w:r>
      <w:proofErr w:type="spellEnd"/>
      <w:r w:rsidR="006B6465">
        <w:t xml:space="preserve">) is </w:t>
      </w:r>
      <w:r w:rsidR="00F817A5">
        <w:t xml:space="preserve">often used to diagnose neuromuscular disorders, which is </w:t>
      </w:r>
      <w:r w:rsidR="006B6465">
        <w:t>an electrophysiological test measur</w:t>
      </w:r>
      <w:r w:rsidR="009F53D0">
        <w:t>ing</w:t>
      </w:r>
      <w:r w:rsidR="006B6465">
        <w:t xml:space="preserve"> electric signals generated from a muscle </w:t>
      </w:r>
      <w:r w:rsidR="008D0428">
        <w:t xml:space="preserve">using </w:t>
      </w:r>
      <w:r w:rsidR="006B6465">
        <w:t xml:space="preserve">an invasive needle. Characteristics of </w:t>
      </w:r>
      <w:proofErr w:type="spellStart"/>
      <w:r w:rsidR="006B6465">
        <w:t>nEMG</w:t>
      </w:r>
      <w:proofErr w:type="spellEnd"/>
      <w:r w:rsidR="006B6465">
        <w:t xml:space="preserve"> signals are manually analyzed by an electromyographer to diagnose the types of neuromuscular disorders</w:t>
      </w:r>
      <w:r w:rsidR="0060564F">
        <w:t xml:space="preserve">, and </w:t>
      </w:r>
      <w:r w:rsidR="00A01DFD">
        <w:t>th</w:t>
      </w:r>
      <w:r w:rsidR="0060564F">
        <w:t xml:space="preserve">is process </w:t>
      </w:r>
      <w:r w:rsidR="006B6465">
        <w:t>is highly dependent on the subjective experience of the electromyographer.</w:t>
      </w:r>
      <w:r w:rsidR="000C12C2">
        <w:t xml:space="preserve"> </w:t>
      </w:r>
      <w:r w:rsidR="00466B3F">
        <w:t xml:space="preserve">Contemporary </w:t>
      </w:r>
      <w:r w:rsidR="001136C9">
        <w:t xml:space="preserve">computer-aided </w:t>
      </w:r>
      <w:r w:rsidR="001136C9">
        <w:lastRenderedPageBreak/>
        <w:t xml:space="preserve">methods utilized </w:t>
      </w:r>
      <w:r w:rsidR="000C12C2">
        <w:t>deep learning image classification models</w:t>
      </w:r>
      <w:r w:rsidR="006B6465">
        <w:t xml:space="preserve"> </w:t>
      </w:r>
      <w:r w:rsidR="000C12C2">
        <w:t xml:space="preserve">to </w:t>
      </w:r>
      <w:r w:rsidR="005E6408">
        <w:t xml:space="preserve">classify </w:t>
      </w:r>
      <w:proofErr w:type="spellStart"/>
      <w:r w:rsidR="005E6408">
        <w:t>nEMG</w:t>
      </w:r>
      <w:proofErr w:type="spellEnd"/>
      <w:r w:rsidR="005E6408">
        <w:t xml:space="preserve"> signals</w:t>
      </w:r>
      <w:r w:rsidR="001136C9">
        <w:t xml:space="preserve"> which </w:t>
      </w:r>
      <w:r w:rsidR="006422C7">
        <w:t xml:space="preserve">are not optimized for classifying signals. </w:t>
      </w:r>
      <w:r w:rsidR="001136C9">
        <w:t xml:space="preserve">Additionally, model </w:t>
      </w:r>
      <w:proofErr w:type="spellStart"/>
      <w:r w:rsidR="001136C9">
        <w:t>explainability</w:t>
      </w:r>
      <w:proofErr w:type="spellEnd"/>
      <w:r w:rsidR="001136C9">
        <w:t xml:space="preserve"> was not addressed which is crucial in medical applications</w:t>
      </w:r>
      <w:r w:rsidR="006B6465">
        <w:t>.</w:t>
      </w:r>
      <w:r w:rsidR="001136C9">
        <w:t xml:space="preserve"> </w:t>
      </w:r>
      <w:r w:rsidR="0060564F">
        <w:t>This study aims to improve prediction accuracy, inference time, and explain model predictions</w:t>
      </w:r>
      <w:r w:rsidR="001136C9">
        <w:t xml:space="preserve"> in </w:t>
      </w:r>
      <w:proofErr w:type="spellStart"/>
      <w:r w:rsidR="001136C9">
        <w:t>nEMG</w:t>
      </w:r>
      <w:proofErr w:type="spellEnd"/>
      <w:r w:rsidR="001136C9">
        <w:t xml:space="preserve"> </w:t>
      </w:r>
      <w:r w:rsidR="006422C7">
        <w:t>neuromuscular disorder classification</w:t>
      </w:r>
      <w:r w:rsidR="0060564F">
        <w:t>.</w:t>
      </w:r>
    </w:p>
    <w:p w14:paraId="17470B42" w14:textId="75BDB1A2" w:rsidR="006B6465" w:rsidRDefault="0054012D" w:rsidP="006B6465">
      <w:pPr>
        <w:pStyle w:val="Text"/>
      </w:pPr>
      <w:r>
        <w:t>Methods:</w:t>
      </w:r>
      <w:r w:rsidR="006B6465" w:rsidRPr="006B6465">
        <w:t xml:space="preserve"> </w:t>
      </w:r>
      <w:r w:rsidR="006B6465">
        <w:t xml:space="preserve">This study introduces the </w:t>
      </w:r>
      <w:proofErr w:type="spellStart"/>
      <w:r w:rsidR="006B6465">
        <w:t>nEMGNet</w:t>
      </w:r>
      <w:proofErr w:type="spellEnd"/>
      <w:r w:rsidR="006B6465">
        <w:t xml:space="preserve">, a one-dimensional convolutional neural network with residual connections designed to extract features from raw signals </w:t>
      </w:r>
      <w:r w:rsidR="005E6408">
        <w:t xml:space="preserve">with </w:t>
      </w:r>
      <w:r w:rsidR="006B6465">
        <w:t>higher accuracy and faster speed compared to image classification models from previous works. Next, the divide</w:t>
      </w:r>
      <w:r w:rsidR="00F94B41">
        <w:t>-</w:t>
      </w:r>
      <w:r w:rsidR="006B6465">
        <w:t>and</w:t>
      </w:r>
      <w:r w:rsidR="00F94B41">
        <w:t>-</w:t>
      </w:r>
      <w:r w:rsidR="006B6465">
        <w:t>vote (</w:t>
      </w:r>
      <w:proofErr w:type="spellStart"/>
      <w:r w:rsidR="006B6465">
        <w:t>DiVote</w:t>
      </w:r>
      <w:proofErr w:type="spellEnd"/>
      <w:r w:rsidR="006B6465">
        <w:t xml:space="preserve">) algorithm was designed to integrate </w:t>
      </w:r>
      <w:r w:rsidR="00C346F2">
        <w:t xml:space="preserve">each subject's heterogeneous </w:t>
      </w:r>
      <w:proofErr w:type="spellStart"/>
      <w:r w:rsidR="00C346F2">
        <w:t>nEMG</w:t>
      </w:r>
      <w:proofErr w:type="spellEnd"/>
      <w:r w:rsidR="00C346F2">
        <w:t xml:space="preserve"> signal data structures</w:t>
      </w:r>
      <w:r w:rsidR="000A76DC">
        <w:t xml:space="preserve"> </w:t>
      </w:r>
      <w:r w:rsidR="005654CD">
        <w:t xml:space="preserve">and </w:t>
      </w:r>
      <w:r w:rsidR="00A949B1">
        <w:t xml:space="preserve">to </w:t>
      </w:r>
      <w:r w:rsidR="000A76DC">
        <w:t>utilize muscle subtype information for higher accuracy</w:t>
      </w:r>
      <w:r w:rsidR="006B6465">
        <w:t xml:space="preserve">. Finally, </w:t>
      </w:r>
      <w:r w:rsidR="00C346F2">
        <w:t xml:space="preserve">feature visualization was used to identify </w:t>
      </w:r>
      <w:r w:rsidR="006B6465">
        <w:t xml:space="preserve">the causality of </w:t>
      </w:r>
      <w:proofErr w:type="spellStart"/>
      <w:r w:rsidR="006B6465">
        <w:t>nEMGNet</w:t>
      </w:r>
      <w:proofErr w:type="spellEnd"/>
      <w:r w:rsidR="006B6465">
        <w:t xml:space="preserve"> diagnosis prediction</w:t>
      </w:r>
      <w:r w:rsidR="00C346F2">
        <w:t>s</w:t>
      </w:r>
      <w:r w:rsidR="00A949B1">
        <w:t>,</w:t>
      </w:r>
      <w:r w:rsidR="006B6465">
        <w:t xml:space="preserve"> </w:t>
      </w:r>
      <w:r w:rsidR="000A76DC">
        <w:t xml:space="preserve">to ensure </w:t>
      </w:r>
      <w:r w:rsidR="00CA2156">
        <w:t xml:space="preserve">that </w:t>
      </w:r>
      <w:proofErr w:type="spellStart"/>
      <w:r w:rsidR="000A76DC">
        <w:t>nEMGNet</w:t>
      </w:r>
      <w:proofErr w:type="spellEnd"/>
      <w:r w:rsidR="000A76DC">
        <w:t xml:space="preserve"> </w:t>
      </w:r>
      <w:r w:rsidR="008C69CD">
        <w:t>made</w:t>
      </w:r>
      <w:r w:rsidR="000A76DC">
        <w:t xml:space="preserve"> predictions on valid features, not artifacts.</w:t>
      </w:r>
    </w:p>
    <w:p w14:paraId="781A6FE9" w14:textId="0139888D" w:rsidR="0054012D" w:rsidRPr="00761067" w:rsidRDefault="0054012D" w:rsidP="0054012D">
      <w:pPr>
        <w:pStyle w:val="Text"/>
        <w:rPr>
          <w:rFonts w:eastAsia="굴림" w:cs="Arial"/>
          <w:color w:val="000000"/>
          <w:kern w:val="0"/>
        </w:rPr>
      </w:pPr>
      <w:r>
        <w:t>Results:</w:t>
      </w:r>
      <w:r w:rsidR="000A76DC" w:rsidRPr="000A76DC">
        <w:t xml:space="preserve"> </w:t>
      </w:r>
      <w:r w:rsidR="000A76DC">
        <w:t xml:space="preserve">The proposed method was tested using 376 </w:t>
      </w:r>
      <w:proofErr w:type="spellStart"/>
      <w:r w:rsidR="000A76DC">
        <w:rPr>
          <w:rFonts w:eastAsia="굴림" w:cs="Arial"/>
          <w:color w:val="000000"/>
          <w:kern w:val="0"/>
        </w:rPr>
        <w:t>nEMG</w:t>
      </w:r>
      <w:proofErr w:type="spellEnd"/>
      <w:r w:rsidR="000A76DC">
        <w:rPr>
          <w:rFonts w:eastAsia="굴림" w:cs="Arial"/>
          <w:color w:val="000000"/>
          <w:kern w:val="0"/>
        </w:rPr>
        <w:t xml:space="preserve"> signals</w:t>
      </w:r>
      <w:r w:rsidR="000A76DC" w:rsidRPr="00055046">
        <w:rPr>
          <w:rFonts w:eastAsia="굴림" w:cs="Arial"/>
          <w:color w:val="000000"/>
          <w:kern w:val="0"/>
        </w:rPr>
        <w:t xml:space="preserve"> measured </w:t>
      </w:r>
      <w:r w:rsidR="000A76DC">
        <w:rPr>
          <w:rFonts w:eastAsia="굴림" w:cs="Arial"/>
          <w:color w:val="000000"/>
          <w:kern w:val="0"/>
        </w:rPr>
        <w:t xml:space="preserve">from 57 subjects between June 2015 </w:t>
      </w:r>
      <w:r w:rsidR="000A76DC" w:rsidRPr="00055046">
        <w:rPr>
          <w:rFonts w:eastAsia="굴림" w:cs="Arial"/>
          <w:color w:val="000000"/>
          <w:kern w:val="0"/>
        </w:rPr>
        <w:t>to</w:t>
      </w:r>
      <w:r w:rsidR="000A76DC">
        <w:rPr>
          <w:rFonts w:eastAsia="굴림" w:cs="Arial"/>
          <w:color w:val="000000"/>
          <w:kern w:val="0"/>
        </w:rPr>
        <w:t xml:space="preserve"> July 2020</w:t>
      </w:r>
      <w:r w:rsidR="000A76DC" w:rsidRPr="00055046">
        <w:rPr>
          <w:rFonts w:eastAsia="굴림" w:cs="Arial"/>
          <w:color w:val="000000"/>
          <w:kern w:val="0"/>
        </w:rPr>
        <w:t xml:space="preserve"> </w:t>
      </w:r>
      <w:r w:rsidR="000A76DC">
        <w:rPr>
          <w:rFonts w:eastAsia="굴림" w:cs="Arial"/>
          <w:color w:val="000000"/>
          <w:kern w:val="0"/>
        </w:rPr>
        <w:t xml:space="preserve">in </w:t>
      </w:r>
      <w:r w:rsidR="000A76DC" w:rsidRPr="00055046">
        <w:rPr>
          <w:rFonts w:eastAsia="굴림" w:cs="Arial"/>
          <w:color w:val="000000"/>
          <w:kern w:val="0"/>
        </w:rPr>
        <w:t>Seoul National University Hospital</w:t>
      </w:r>
      <w:r w:rsidR="000A76DC">
        <w:rPr>
          <w:rFonts w:eastAsia="굴림" w:cs="Arial"/>
          <w:color w:val="000000"/>
          <w:kern w:val="0"/>
        </w:rPr>
        <w:t>.</w:t>
      </w:r>
      <w:r w:rsidR="000A76DC" w:rsidRPr="000A76DC">
        <w:rPr>
          <w:rFonts w:eastAsia="굴림" w:cs="Arial"/>
          <w:color w:val="000000"/>
          <w:kern w:val="0"/>
        </w:rPr>
        <w:t xml:space="preserve"> </w:t>
      </w:r>
      <w:r w:rsidR="000A76DC">
        <w:rPr>
          <w:rFonts w:eastAsia="굴림" w:cs="Arial"/>
          <w:color w:val="000000"/>
          <w:kern w:val="0"/>
        </w:rPr>
        <w:t xml:space="preserve">The results from </w:t>
      </w:r>
      <w:r w:rsidR="00F9745B">
        <w:rPr>
          <w:rFonts w:eastAsia="굴림" w:cs="Arial"/>
          <w:color w:val="000000"/>
          <w:kern w:val="0"/>
        </w:rPr>
        <w:t>the three-</w:t>
      </w:r>
      <w:r w:rsidR="000A76DC">
        <w:rPr>
          <w:rFonts w:eastAsia="굴림" w:cs="Arial"/>
          <w:color w:val="000000"/>
          <w:kern w:val="0"/>
        </w:rPr>
        <w:t xml:space="preserve">class classification </w:t>
      </w:r>
      <w:r w:rsidR="00F9745B">
        <w:rPr>
          <w:rFonts w:eastAsia="굴림" w:cs="Arial"/>
          <w:color w:val="000000"/>
          <w:kern w:val="0"/>
        </w:rPr>
        <w:t xml:space="preserve">task </w:t>
      </w:r>
      <w:r w:rsidR="000A76DC">
        <w:rPr>
          <w:rFonts w:eastAsia="굴림" w:cs="Arial"/>
          <w:color w:val="000000"/>
          <w:kern w:val="0"/>
        </w:rPr>
        <w:t xml:space="preserve">demonstrated that </w:t>
      </w:r>
      <w:proofErr w:type="spellStart"/>
      <w:r w:rsidR="000A76DC">
        <w:rPr>
          <w:rFonts w:eastAsia="굴림" w:cs="Arial"/>
          <w:color w:val="000000"/>
          <w:kern w:val="0"/>
        </w:rPr>
        <w:t>nEMGNet</w:t>
      </w:r>
      <w:r w:rsidR="00882C01">
        <w:rPr>
          <w:rFonts w:eastAsia="굴림" w:cs="Arial"/>
          <w:color w:val="000000"/>
          <w:kern w:val="0"/>
        </w:rPr>
        <w:t>’s</w:t>
      </w:r>
      <w:proofErr w:type="spellEnd"/>
      <w:r w:rsidR="00882C01">
        <w:rPr>
          <w:rFonts w:eastAsia="굴림" w:cs="Arial"/>
          <w:color w:val="000000"/>
          <w:kern w:val="0"/>
        </w:rPr>
        <w:t xml:space="preserve"> prediction accuracy of</w:t>
      </w:r>
      <w:r w:rsidR="000A76DC" w:rsidRPr="00055046">
        <w:rPr>
          <w:rFonts w:eastAsia="굴림" w:cs="Arial"/>
          <w:color w:val="000000"/>
          <w:kern w:val="0"/>
        </w:rPr>
        <w:t xml:space="preserve"> </w:t>
      </w:r>
      <w:proofErr w:type="spellStart"/>
      <w:r w:rsidR="00882C01">
        <w:rPr>
          <w:rFonts w:eastAsia="굴림" w:cs="Arial"/>
          <w:color w:val="000000"/>
          <w:kern w:val="0"/>
        </w:rPr>
        <w:t>nEMG</w:t>
      </w:r>
      <w:proofErr w:type="spellEnd"/>
      <w:r w:rsidR="00882C01">
        <w:rPr>
          <w:rFonts w:eastAsia="굴림" w:cs="Arial"/>
          <w:color w:val="000000"/>
          <w:kern w:val="0"/>
        </w:rPr>
        <w:t xml:space="preserve"> signal segments </w:t>
      </w:r>
      <w:r w:rsidR="000A76DC" w:rsidRPr="00055046">
        <w:rPr>
          <w:rFonts w:eastAsia="굴림" w:cs="Arial"/>
          <w:color w:val="000000"/>
          <w:kern w:val="0"/>
        </w:rPr>
        <w:t xml:space="preserve">was </w:t>
      </w:r>
      <w:r w:rsidR="000A76DC">
        <w:rPr>
          <w:rFonts w:eastAsia="굴림" w:cs="Arial"/>
          <w:color w:val="000000"/>
          <w:kern w:val="0"/>
        </w:rPr>
        <w:t>62.35</w:t>
      </w:r>
      <w:r w:rsidR="000A76DC" w:rsidRPr="00055046">
        <w:rPr>
          <w:rFonts w:eastAsia="굴림" w:cs="Arial"/>
          <w:color w:val="000000"/>
          <w:kern w:val="0"/>
        </w:rPr>
        <w:t xml:space="preserve">%, and </w:t>
      </w:r>
      <w:r w:rsidR="000A76DC">
        <w:rPr>
          <w:rFonts w:eastAsia="굴림" w:cs="Arial"/>
          <w:color w:val="000000"/>
          <w:kern w:val="0"/>
        </w:rPr>
        <w:t>the s</w:t>
      </w:r>
      <w:r w:rsidR="000A76DC" w:rsidRPr="00055046">
        <w:rPr>
          <w:rFonts w:eastAsia="굴림" w:cs="Arial"/>
          <w:color w:val="000000"/>
          <w:kern w:val="0"/>
        </w:rPr>
        <w:t xml:space="preserve">ubject </w:t>
      </w:r>
      <w:r w:rsidR="000A76DC">
        <w:rPr>
          <w:rFonts w:eastAsia="굴림" w:cs="Arial"/>
          <w:color w:val="000000"/>
          <w:kern w:val="0"/>
        </w:rPr>
        <w:t xml:space="preserve">diagnosis prediction </w:t>
      </w:r>
      <w:r w:rsidR="000A76DC" w:rsidRPr="00055046">
        <w:rPr>
          <w:rFonts w:eastAsia="굴림" w:cs="Arial"/>
          <w:color w:val="000000"/>
          <w:kern w:val="0"/>
        </w:rPr>
        <w:t xml:space="preserve">accuracy of </w:t>
      </w:r>
      <w:proofErr w:type="spellStart"/>
      <w:r w:rsidR="000A76DC">
        <w:rPr>
          <w:rFonts w:eastAsia="굴림" w:cs="Arial"/>
          <w:color w:val="000000"/>
          <w:kern w:val="0"/>
        </w:rPr>
        <w:t>nEMGNet</w:t>
      </w:r>
      <w:proofErr w:type="spellEnd"/>
      <w:r w:rsidR="000A76DC" w:rsidRPr="00055046">
        <w:rPr>
          <w:rFonts w:eastAsia="굴림" w:cs="Arial"/>
          <w:color w:val="000000"/>
          <w:kern w:val="0"/>
        </w:rPr>
        <w:t xml:space="preserve"> and </w:t>
      </w:r>
      <w:r w:rsidR="00981D45">
        <w:rPr>
          <w:rFonts w:eastAsia="굴림" w:cs="Arial"/>
          <w:color w:val="000000"/>
          <w:kern w:val="0"/>
        </w:rPr>
        <w:t xml:space="preserve">the </w:t>
      </w:r>
      <w:proofErr w:type="spellStart"/>
      <w:r w:rsidR="000A76DC">
        <w:rPr>
          <w:rFonts w:eastAsia="굴림" w:cs="Arial"/>
          <w:color w:val="000000"/>
          <w:kern w:val="0"/>
        </w:rPr>
        <w:t>DiVote</w:t>
      </w:r>
      <w:proofErr w:type="spellEnd"/>
      <w:r w:rsidR="000A76DC" w:rsidRPr="00055046">
        <w:rPr>
          <w:rFonts w:eastAsia="굴림" w:cs="Arial"/>
          <w:color w:val="000000"/>
          <w:kern w:val="0"/>
        </w:rPr>
        <w:t xml:space="preserve"> </w:t>
      </w:r>
      <w:r w:rsidR="000A76DC">
        <w:rPr>
          <w:rFonts w:eastAsia="굴림" w:cs="Arial"/>
          <w:color w:val="000000"/>
          <w:kern w:val="0"/>
        </w:rPr>
        <w:t xml:space="preserve">algorithm </w:t>
      </w:r>
      <w:r w:rsidR="000A76DC" w:rsidRPr="00055046">
        <w:rPr>
          <w:rFonts w:eastAsia="굴림" w:cs="Arial"/>
          <w:color w:val="000000"/>
          <w:kern w:val="0"/>
        </w:rPr>
        <w:t xml:space="preserve">was </w:t>
      </w:r>
      <w:r w:rsidR="000A76DC" w:rsidRPr="004C4732">
        <w:rPr>
          <w:rFonts w:eastAsia="굴림" w:cs="Times New Roman"/>
          <w:kern w:val="0"/>
          <w:szCs w:val="24"/>
        </w:rPr>
        <w:t>83.69</w:t>
      </w:r>
      <w:r w:rsidR="000A76DC" w:rsidRPr="004C4732" w:rsidDel="00CA3771">
        <w:rPr>
          <w:rFonts w:eastAsia="굴림" w:cs="Times New Roman"/>
          <w:kern w:val="0"/>
          <w:szCs w:val="24"/>
        </w:rPr>
        <w:t xml:space="preserve"> </w:t>
      </w:r>
      <w:r w:rsidR="000A76DC" w:rsidRPr="004C4732">
        <w:rPr>
          <w:rFonts w:eastAsia="굴림" w:cs="Times New Roman"/>
          <w:kern w:val="0"/>
          <w:szCs w:val="24"/>
        </w:rPr>
        <w:t>%</w:t>
      </w:r>
      <w:r w:rsidR="000A76DC">
        <w:rPr>
          <w:rFonts w:eastAsia="굴림" w:cs="Times New Roman"/>
          <w:kern w:val="0"/>
          <w:szCs w:val="24"/>
        </w:rPr>
        <w:t>,</w:t>
      </w:r>
      <w:r w:rsidR="000A76DC" w:rsidRPr="00055046">
        <w:rPr>
          <w:rFonts w:eastAsia="굴림" w:cs="Arial"/>
          <w:color w:val="000000"/>
          <w:kern w:val="0"/>
        </w:rPr>
        <w:t xml:space="preserve"> over 5-fold </w:t>
      </w:r>
      <w:r w:rsidR="008B288E" w:rsidRPr="00055046">
        <w:rPr>
          <w:rFonts w:eastAsia="굴림" w:cs="Arial"/>
          <w:color w:val="000000"/>
          <w:kern w:val="0"/>
        </w:rPr>
        <w:t>cross</w:t>
      </w:r>
      <w:r w:rsidR="008B288E">
        <w:rPr>
          <w:rFonts w:eastAsia="굴림" w:cs="Arial"/>
          <w:color w:val="000000"/>
          <w:kern w:val="0"/>
        </w:rPr>
        <w:t>-</w:t>
      </w:r>
      <w:r w:rsidR="000A76DC" w:rsidRPr="00055046">
        <w:rPr>
          <w:rFonts w:eastAsia="굴림" w:cs="Arial"/>
          <w:color w:val="000000"/>
          <w:kern w:val="0"/>
        </w:rPr>
        <w:t>validation.</w:t>
      </w:r>
      <w:r w:rsidR="00761067" w:rsidRPr="00761067">
        <w:rPr>
          <w:rFonts w:eastAsia="굴림" w:cs="Arial"/>
          <w:color w:val="000000"/>
          <w:kern w:val="0"/>
        </w:rPr>
        <w:t xml:space="preserve"> </w:t>
      </w:r>
      <w:proofErr w:type="spellStart"/>
      <w:r w:rsidR="00761067">
        <w:rPr>
          <w:rFonts w:eastAsia="굴림" w:cs="Arial"/>
          <w:color w:val="000000"/>
          <w:kern w:val="0"/>
        </w:rPr>
        <w:t>nEMGNet</w:t>
      </w:r>
      <w:proofErr w:type="spellEnd"/>
      <w:r w:rsidR="00761067">
        <w:rPr>
          <w:rFonts w:eastAsia="굴림" w:cs="Arial"/>
          <w:color w:val="000000"/>
          <w:kern w:val="0"/>
        </w:rPr>
        <w:t xml:space="preserve"> outperformed all models from previous works on </w:t>
      </w:r>
      <w:proofErr w:type="spellStart"/>
      <w:r w:rsidR="00761067">
        <w:rPr>
          <w:rFonts w:eastAsia="굴림" w:cs="Arial"/>
          <w:color w:val="000000"/>
          <w:kern w:val="0"/>
        </w:rPr>
        <w:t>nEMG</w:t>
      </w:r>
      <w:proofErr w:type="spellEnd"/>
      <w:r w:rsidR="00761067">
        <w:rPr>
          <w:rFonts w:eastAsia="굴림" w:cs="Arial"/>
          <w:color w:val="000000"/>
          <w:kern w:val="0"/>
        </w:rPr>
        <w:t xml:space="preserve"> diagnosis classification, and heuristic analysis of feature visualization results indicate that </w:t>
      </w:r>
      <w:proofErr w:type="spellStart"/>
      <w:r w:rsidR="00761067">
        <w:rPr>
          <w:rFonts w:eastAsia="굴림" w:cs="Arial"/>
          <w:color w:val="000000"/>
          <w:kern w:val="0"/>
        </w:rPr>
        <w:t>nEMGNet</w:t>
      </w:r>
      <w:proofErr w:type="spellEnd"/>
      <w:r w:rsidR="00761067">
        <w:rPr>
          <w:rFonts w:eastAsia="굴림" w:cs="Arial"/>
          <w:color w:val="000000"/>
          <w:kern w:val="0"/>
        </w:rPr>
        <w:t xml:space="preserve"> learn</w:t>
      </w:r>
      <w:r w:rsidR="00AF640B">
        <w:rPr>
          <w:rFonts w:eastAsia="굴림" w:cs="Arial"/>
          <w:color w:val="000000"/>
          <w:kern w:val="0"/>
        </w:rPr>
        <w:t>ed</w:t>
      </w:r>
      <w:r w:rsidR="00761067">
        <w:rPr>
          <w:rFonts w:eastAsia="굴림" w:cs="Arial"/>
          <w:color w:val="000000"/>
          <w:kern w:val="0"/>
        </w:rPr>
        <w:t xml:space="preserve"> relevant </w:t>
      </w:r>
      <w:proofErr w:type="spellStart"/>
      <w:r w:rsidR="00761067">
        <w:rPr>
          <w:rFonts w:eastAsia="굴림" w:cs="Arial"/>
          <w:color w:val="000000"/>
          <w:kern w:val="0"/>
        </w:rPr>
        <w:t>nEMG</w:t>
      </w:r>
      <w:proofErr w:type="spellEnd"/>
      <w:r w:rsidR="00761067">
        <w:rPr>
          <w:rFonts w:eastAsia="굴림" w:cs="Arial"/>
          <w:color w:val="000000"/>
          <w:kern w:val="0"/>
        </w:rPr>
        <w:t xml:space="preserve"> signal characteristics.</w:t>
      </w:r>
    </w:p>
    <w:p w14:paraId="40D4A4C6" w14:textId="140A3191" w:rsidR="0054012D" w:rsidRDefault="0054012D" w:rsidP="0054012D">
      <w:pPr>
        <w:pStyle w:val="Text"/>
      </w:pPr>
      <w:r>
        <w:t>Conclusions:</w:t>
      </w:r>
      <w:r w:rsidR="00761067">
        <w:t xml:space="preserve"> The </w:t>
      </w:r>
      <w:proofErr w:type="spellStart"/>
      <w:r w:rsidR="00761067">
        <w:t>nEMGNet</w:t>
      </w:r>
      <w:proofErr w:type="spellEnd"/>
      <w:r w:rsidR="00761067">
        <w:t xml:space="preserve"> and </w:t>
      </w:r>
      <w:proofErr w:type="spellStart"/>
      <w:r w:rsidR="00761067">
        <w:t>DiVote</w:t>
      </w:r>
      <w:proofErr w:type="spellEnd"/>
      <w:r w:rsidR="00761067">
        <w:t xml:space="preserve"> algorithm </w:t>
      </w:r>
      <w:r w:rsidR="00B0382C">
        <w:t>demonstrated fast and accurate performance on the given dataset</w:t>
      </w:r>
      <w:r w:rsidR="00761067">
        <w:t>.</w:t>
      </w:r>
      <w:r w:rsidR="00B0382C">
        <w:t xml:space="preserve"> </w:t>
      </w:r>
      <w:commentRangeStart w:id="2"/>
      <w:r w:rsidR="00470E92">
        <w:t xml:space="preserve">Upon verifying the model’s </w:t>
      </w:r>
      <w:r w:rsidR="00B0382C">
        <w:t xml:space="preserve">performance stability </w:t>
      </w:r>
      <w:r w:rsidR="00470E92">
        <w:t xml:space="preserve">using </w:t>
      </w:r>
      <w:r w:rsidR="00B0382C">
        <w:t>sufficient data</w:t>
      </w:r>
      <w:commentRangeEnd w:id="2"/>
      <w:r w:rsidR="00062AE5">
        <w:rPr>
          <w:rStyle w:val="CommentReference"/>
        </w:rPr>
        <w:commentReference w:id="2"/>
      </w:r>
      <w:r w:rsidR="00B0382C">
        <w:t xml:space="preserve">, the </w:t>
      </w:r>
      <w:r w:rsidR="00761067">
        <w:t>proposed method</w:t>
      </w:r>
      <w:r w:rsidR="00B0382C">
        <w:t xml:space="preserve"> </w:t>
      </w:r>
      <w:r w:rsidR="00816DEC">
        <w:t xml:space="preserve">could </w:t>
      </w:r>
      <w:r w:rsidR="00B0382C">
        <w:t xml:space="preserve">be applicable in </w:t>
      </w:r>
      <w:r w:rsidR="00816DEC">
        <w:t>real-</w:t>
      </w:r>
      <w:r w:rsidR="00761067">
        <w:t>time electrophysiologic diagnosis</w:t>
      </w:r>
      <w:r w:rsidR="00B0382C">
        <w:t>.</w:t>
      </w:r>
    </w:p>
    <w:p w14:paraId="2A02DBCB" w14:textId="695EF4FC" w:rsidR="00706D2A" w:rsidRPr="00CA7C80" w:rsidRDefault="00706D2A" w:rsidP="00CA7C80">
      <w:pPr>
        <w:spacing w:line="480" w:lineRule="auto"/>
        <w:rPr>
          <w:rFonts w:ascii="Arial" w:eastAsia="굴림" w:hAnsi="Arial" w:cs="Arial"/>
          <w:kern w:val="0"/>
          <w:szCs w:val="24"/>
        </w:rPr>
      </w:pPr>
      <w:r w:rsidRPr="00055046">
        <w:rPr>
          <w:rFonts w:eastAsia="굴림" w:cs="Arial"/>
          <w:color w:val="000000"/>
          <w:kern w:val="0"/>
          <w:sz w:val="20"/>
          <w:szCs w:val="20"/>
        </w:rPr>
        <w:t xml:space="preserve">Keywords: Needle Electromyography, </w:t>
      </w:r>
      <w:r w:rsidR="00746B1F">
        <w:rPr>
          <w:rFonts w:eastAsia="굴림" w:cs="Arial"/>
          <w:color w:val="000000"/>
          <w:kern w:val="0"/>
          <w:sz w:val="20"/>
          <w:szCs w:val="20"/>
        </w:rPr>
        <w:t xml:space="preserve">Neuromuscular Disorder, </w:t>
      </w:r>
      <w:r w:rsidR="00E67655">
        <w:rPr>
          <w:rFonts w:eastAsia="굴림" w:cs="Arial"/>
          <w:color w:val="000000"/>
          <w:kern w:val="0"/>
          <w:sz w:val="20"/>
          <w:szCs w:val="20"/>
        </w:rPr>
        <w:t xml:space="preserve">Electrophysiologic </w:t>
      </w:r>
      <w:r w:rsidR="00C64169" w:rsidRPr="00055046">
        <w:rPr>
          <w:rFonts w:eastAsia="굴림" w:cs="Arial"/>
          <w:color w:val="000000"/>
          <w:kern w:val="0"/>
          <w:sz w:val="20"/>
          <w:szCs w:val="20"/>
        </w:rPr>
        <w:t>Diagnosis</w:t>
      </w:r>
      <w:r w:rsidR="00C64169">
        <w:rPr>
          <w:rFonts w:eastAsia="굴림" w:cs="Arial"/>
          <w:color w:val="000000"/>
          <w:kern w:val="0"/>
          <w:sz w:val="20"/>
          <w:szCs w:val="20"/>
        </w:rPr>
        <w:t xml:space="preserve">, </w:t>
      </w:r>
      <w:r w:rsidR="000F4DC1">
        <w:rPr>
          <w:rFonts w:eastAsia="굴림" w:cs="Arial"/>
          <w:color w:val="000000"/>
          <w:kern w:val="0"/>
          <w:sz w:val="20"/>
          <w:szCs w:val="20"/>
        </w:rPr>
        <w:t xml:space="preserve">Deep </w:t>
      </w:r>
      <w:r w:rsidR="00F87923">
        <w:rPr>
          <w:rFonts w:eastAsia="굴림" w:cs="Arial"/>
          <w:color w:val="000000"/>
          <w:kern w:val="0"/>
          <w:sz w:val="20"/>
          <w:szCs w:val="20"/>
        </w:rPr>
        <w:t>L</w:t>
      </w:r>
      <w:r w:rsidR="000F4DC1">
        <w:rPr>
          <w:rFonts w:eastAsia="굴림" w:cs="Arial"/>
          <w:color w:val="000000"/>
          <w:kern w:val="0"/>
          <w:sz w:val="20"/>
          <w:szCs w:val="20"/>
        </w:rPr>
        <w:t xml:space="preserve">earning, </w:t>
      </w:r>
      <w:r w:rsidR="00873CD8" w:rsidRPr="00055046">
        <w:rPr>
          <w:rFonts w:eastAsia="굴림" w:cs="Arial"/>
          <w:color w:val="000000"/>
          <w:kern w:val="0"/>
          <w:sz w:val="20"/>
          <w:szCs w:val="20"/>
        </w:rPr>
        <w:t>Convolutional Neural Network</w:t>
      </w:r>
      <w:r w:rsidR="00F94BE4">
        <w:rPr>
          <w:rFonts w:eastAsia="굴림" w:cs="Arial"/>
          <w:color w:val="000000"/>
          <w:kern w:val="0"/>
          <w:sz w:val="20"/>
          <w:szCs w:val="20"/>
        </w:rPr>
        <w:t>,</w:t>
      </w:r>
      <w:r w:rsidR="00C64169">
        <w:rPr>
          <w:rFonts w:eastAsia="굴림" w:cs="Arial"/>
          <w:color w:val="000000"/>
          <w:kern w:val="0"/>
          <w:sz w:val="20"/>
          <w:szCs w:val="20"/>
        </w:rPr>
        <w:t xml:space="preserve"> </w:t>
      </w:r>
      <w:r w:rsidR="00746B1F">
        <w:rPr>
          <w:rFonts w:eastAsia="굴림" w:cs="Arial"/>
          <w:color w:val="000000"/>
          <w:kern w:val="0"/>
          <w:sz w:val="20"/>
          <w:szCs w:val="20"/>
        </w:rPr>
        <w:t>Feature Visualization</w:t>
      </w:r>
    </w:p>
    <w:p w14:paraId="4AB6CCDE" w14:textId="7E42D197" w:rsidR="00706D2A" w:rsidRPr="00706D2A" w:rsidRDefault="00706D2A" w:rsidP="00416576">
      <w:pPr>
        <w:pStyle w:val="Heading1"/>
        <w:numPr>
          <w:ilvl w:val="0"/>
          <w:numId w:val="12"/>
        </w:numPr>
        <w:rPr>
          <w:sz w:val="48"/>
        </w:rPr>
      </w:pPr>
      <w:bookmarkStart w:id="3" w:name="_Ref84759627"/>
      <w:r w:rsidRPr="00706D2A">
        <w:t>Introduction</w:t>
      </w:r>
      <w:bookmarkEnd w:id="3"/>
    </w:p>
    <w:p w14:paraId="53F305A1" w14:textId="54279E4A" w:rsidR="00455442" w:rsidRDefault="00AD31A2" w:rsidP="00DC7866">
      <w:pPr>
        <w:pStyle w:val="Text"/>
        <w:ind w:firstLine="720"/>
      </w:pPr>
      <w:r>
        <w:lastRenderedPageBreak/>
        <w:t xml:space="preserve">The ability to control our movements voluntarily is </w:t>
      </w:r>
      <w:r w:rsidR="00D645CE">
        <w:t xml:space="preserve">one of the basic functions of humans </w:t>
      </w:r>
      <w:r w:rsidR="00B51F99">
        <w:t xml:space="preserve">and </w:t>
      </w:r>
      <w:r w:rsidR="00D645CE">
        <w:t>is cr</w:t>
      </w:r>
      <w:r w:rsidR="001F4276">
        <w:t>ucial</w:t>
      </w:r>
      <w:r w:rsidR="00D645CE">
        <w:t xml:space="preserve"> </w:t>
      </w:r>
      <w:r w:rsidR="00710EE4">
        <w:t xml:space="preserve">to </w:t>
      </w:r>
      <w:r w:rsidR="001F4276">
        <w:t>havin</w:t>
      </w:r>
      <w:r w:rsidR="001254E2">
        <w:t>g</w:t>
      </w:r>
      <w:r w:rsidR="00182520">
        <w:t xml:space="preserve"> a</w:t>
      </w:r>
      <w:r w:rsidR="001254E2">
        <w:t xml:space="preserve"> </w:t>
      </w:r>
      <w:r w:rsidR="001F4276">
        <w:t>life</w:t>
      </w:r>
      <w:r w:rsidR="001254E2">
        <w:t xml:space="preserve"> of purpose</w:t>
      </w:r>
      <w:r w:rsidR="001F4276">
        <w:t>.</w:t>
      </w:r>
      <w:r w:rsidR="00D645CE">
        <w:t xml:space="preserve"> </w:t>
      </w:r>
      <w:r w:rsidR="00BF7FD0">
        <w:t xml:space="preserve">However, </w:t>
      </w:r>
      <w:r>
        <w:t>such</w:t>
      </w:r>
      <w:r w:rsidR="00C148CD">
        <w:t xml:space="preserve"> an</w:t>
      </w:r>
      <w:r>
        <w:t xml:space="preserve"> </w:t>
      </w:r>
      <w:r w:rsidR="000F63F5">
        <w:t xml:space="preserve">invaluable </w:t>
      </w:r>
      <w:r w:rsidR="003B595D">
        <w:t xml:space="preserve">biological </w:t>
      </w:r>
      <w:r>
        <w:t xml:space="preserve">function </w:t>
      </w:r>
      <w:r w:rsidR="002C74B2">
        <w:t xml:space="preserve">may break down </w:t>
      </w:r>
      <w:r w:rsidR="006C651F">
        <w:t>due to</w:t>
      </w:r>
      <w:r w:rsidR="000F63F5">
        <w:t xml:space="preserve"> </w:t>
      </w:r>
      <w:r w:rsidR="00793D17">
        <w:t xml:space="preserve">diabetes </w:t>
      </w:r>
      <w:r w:rsidR="000B5418">
        <w:fldChar w:fldCharType="begin"/>
      </w:r>
      <w:r w:rsidR="0016555D">
        <w:instrText xml:space="preserve"> ADDIN EN.CITE &lt;EndNote&gt;&lt;Cite&gt;&lt;Author&gt;Said&lt;/Author&gt;&lt;Year&gt;2007&lt;/Year&gt;&lt;RecNum&gt;57&lt;/RecNum&gt;&lt;DisplayText&gt;[1]&lt;/DisplayText&gt;&lt;record&gt;&lt;rec-number&gt;57&lt;/rec-number&gt;&lt;foreign-keys&gt;&lt;key app="EN" db-id="ftsxrwfsqftr2zepswz5pffv9sav2p5x9f5v" timestamp="1638787979"&gt;57&lt;/key&gt;&lt;/foreign-keys&gt;&lt;ref-type name="Journal Article"&gt;17&lt;/ref-type&gt;&lt;contributors&gt;&lt;authors&gt;&lt;author&gt;Said, Gérard&lt;/author&gt;&lt;/authors&gt;&lt;/contributors&gt;&lt;titles&gt;&lt;title&gt;Diabetic neuropathy—a review&lt;/title&gt;&lt;secondary-title&gt;Nature clinical practice Neurology&lt;/secondary-title&gt;&lt;/titles&gt;&lt;pages&gt;331-340&lt;/pages&gt;&lt;volume&gt;3&lt;/volume&gt;&lt;number&gt;6&lt;/number&gt;&lt;dates&gt;&lt;year&gt;2007&lt;/year&gt;&lt;/dates&gt;&lt;isbn&gt;1759-4766&lt;/isbn&gt;&lt;urls&gt;&lt;/urls&gt;&lt;electronic-resource-num&gt;https://doi.org/10.1038/ncpneuro0504&lt;/electronic-resource-num&gt;&lt;/record&gt;&lt;/Cite&gt;&lt;/EndNote&gt;</w:instrText>
      </w:r>
      <w:r w:rsidR="000B5418">
        <w:fldChar w:fldCharType="separate"/>
      </w:r>
      <w:r w:rsidR="003737BF">
        <w:rPr>
          <w:noProof/>
        </w:rPr>
        <w:t>[1]</w:t>
      </w:r>
      <w:r w:rsidR="000B5418">
        <w:fldChar w:fldCharType="end"/>
      </w:r>
      <w:r w:rsidR="00793D17">
        <w:t xml:space="preserve">, chemotherapy </w:t>
      </w:r>
      <w:r w:rsidR="000B5418">
        <w:fldChar w:fldCharType="begin"/>
      </w:r>
      <w:r w:rsidR="0016555D">
        <w:instrText xml:space="preserve"> ADDIN EN.CITE &lt;EndNote&gt;&lt;Cite&gt;&lt;Author&gt;Bae&lt;/Author&gt;&lt;Year&gt;2021&lt;/Year&gt;&lt;RecNum&gt;56&lt;/RecNum&gt;&lt;DisplayText&gt;[2]&lt;/DisplayText&gt;&lt;record&gt;&lt;rec-number&gt;56&lt;/rec-number&gt;&lt;foreign-keys&gt;&lt;key app="EN" db-id="ftsxrwfsqftr2zepswz5pffv9sav2p5x9f5v" timestamp="1638787763"&gt;56&lt;/key&gt;&lt;/foreign-keys&gt;&lt;ref-type name="Journal Article"&gt;17&lt;/ref-type&gt;&lt;contributors&gt;&lt;authors&gt;&lt;author&gt;Bae, Esther H&lt;/author&gt;&lt;author&gt;Greenwald, Mark K&lt;/author&gt;&lt;author&gt;Schwartz, Ann G&lt;/author&gt;&lt;/authors&gt;&lt;/contributors&gt;&lt;titles&gt;&lt;title&gt;Chemotherapy-Induced Peripheral Neuropathy: Mechanisms and Therapeutic Avenues&lt;/title&gt;&lt;secondary-title&gt;Neurotherapeutics&lt;/secondary-title&gt;&lt;/titles&gt;&lt;periodical&gt;&lt;full-title&gt;Neurotherapeutics&lt;/full-title&gt;&lt;abbr-1&gt;Neurotherapeutics&lt;/abbr-1&gt;&lt;abbr-2&gt;Neurotherapeutics&lt;/abbr-2&gt;&lt;/periodical&gt;&lt;pages&gt;1-13&lt;/pages&gt;&lt;dates&gt;&lt;year&gt;2021&lt;/year&gt;&lt;/dates&gt;&lt;isbn&gt;1878-7479&lt;/isbn&gt;&lt;urls&gt;&lt;/urls&gt;&lt;electronic-resource-num&gt;https://doi.org/10.1007/s13311-021-01142-2&lt;/electronic-resource-num&gt;&lt;/record&gt;&lt;/Cite&gt;&lt;/EndNote&gt;</w:instrText>
      </w:r>
      <w:r w:rsidR="000B5418">
        <w:fldChar w:fldCharType="separate"/>
      </w:r>
      <w:r w:rsidR="003737BF">
        <w:rPr>
          <w:noProof/>
        </w:rPr>
        <w:t>[2]</w:t>
      </w:r>
      <w:r w:rsidR="000B5418">
        <w:fldChar w:fldCharType="end"/>
      </w:r>
      <w:r w:rsidR="00793D17">
        <w:t xml:space="preserve">, </w:t>
      </w:r>
      <w:r w:rsidR="000F63F5">
        <w:t xml:space="preserve">or </w:t>
      </w:r>
      <w:r w:rsidR="00D21243">
        <w:t xml:space="preserve">other </w:t>
      </w:r>
      <w:r w:rsidR="000F63F5">
        <w:t xml:space="preserve">unknown reasons </w:t>
      </w:r>
      <w:r w:rsidR="000B5418">
        <w:fldChar w:fldCharType="begin"/>
      </w:r>
      <w:r w:rsidR="0030337E">
        <w:instrText xml:space="preserve"> ADDIN EN.CITE &lt;EndNote&gt;&lt;Cite&gt;&lt;Author&gt;Smith&lt;/Author&gt;&lt;Year&gt;2006&lt;/Year&gt;&lt;RecNum&gt;58&lt;/RecNum&gt;&lt;DisplayText&gt;[3, 4]&lt;/DisplayText&gt;&lt;record&gt;&lt;rec-number&gt;58&lt;/rec-number&gt;&lt;foreign-keys&gt;&lt;key app="EN" db-id="ftsxrwfsqftr2zepswz5pffv9sav2p5x9f5v" timestamp="1638788302"&gt;58&lt;/key&gt;&lt;/foreign-keys&gt;&lt;ref-type name="Journal Article"&gt;17&lt;/ref-type&gt;&lt;contributors&gt;&lt;authors&gt;&lt;author&gt;Smith, A Gordon&lt;/author&gt;&lt;author&gt;Singleton, J Robinson&lt;/author&gt;&lt;/authors&gt;&lt;/contributors&gt;&lt;titles&gt;&lt;title&gt;Idiopathic neuropathy, prediabetes and the metabolic syndrome&lt;/title&gt;&lt;secondary-title&gt;Journal of the neurological sciences&lt;/secondary-title&gt;&lt;/titles&gt;&lt;periodical&gt;&lt;full-title&gt;Journal of the Neurological Sciences&lt;/full-title&gt;&lt;abbr-1&gt;J. Neurol. Sci.&lt;/abbr-1&gt;&lt;abbr-2&gt;J Neurol Sci&lt;/abbr-2&gt;&lt;/periodical&gt;&lt;pages&gt;9-14&lt;/pages&gt;&lt;volume&gt;242&lt;/volume&gt;&lt;number&gt;1-2&lt;/number&gt;&lt;dates&gt;&lt;year&gt;2006&lt;/year&gt;&lt;/dates&gt;&lt;isbn&gt;0022-510X&lt;/isbn&gt;&lt;urls&gt;&lt;/urls&gt;&lt;electronic-resource-num&gt;https://doi.org/10.1016/j.jns.2005.11.020&lt;/electronic-resource-num&gt;&lt;/record&gt;&lt;/Cite&gt;&lt;Cite&gt;&lt;Author&gt;Smith&lt;/Author&gt;&lt;Year&gt;2008&lt;/Year&gt;&lt;RecNum&gt;59&lt;/RecNum&gt;&lt;record&gt;&lt;rec-number&gt;59&lt;/rec-number&gt;&lt;foreign-keys&gt;&lt;key app="EN" db-id="ftsxrwfsqftr2zepswz5pffv9sav2p5x9f5v" timestamp="1638788344"&gt;59&lt;/key&gt;&lt;/foreign-keys&gt;&lt;ref-type name="Journal Article"&gt;17&lt;/ref-type&gt;&lt;contributors&gt;&lt;authors&gt;&lt;author&gt;Smith, A Gordon&lt;/author&gt;&lt;author&gt;Rose, Kristi&lt;/author&gt;&lt;author&gt;Singleton, J Robinson&lt;/author&gt;&lt;/authors&gt;&lt;/contributors&gt;&lt;titles&gt;&lt;title&gt;Idiopathic neuropathy patients are at high risk for metabolic syndrome&lt;/title&gt;&lt;secondary-title&gt;Journal of the neurological sciences&lt;/secondary-title&gt;&lt;/titles&gt;&lt;periodical&gt;&lt;full-title&gt;Journal of the Neurological Sciences&lt;/full-title&gt;&lt;abbr-1&gt;J. Neurol. Sci.&lt;/abbr-1&gt;&lt;abbr-2&gt;J Neurol Sci&lt;/abbr-2&gt;&lt;/periodical&gt;&lt;pages&gt;25-28&lt;/pages&gt;&lt;volume&gt;273&lt;/volume&gt;&lt;number&gt;1-2&lt;/number&gt;&lt;dates&gt;&lt;year&gt;2008&lt;/year&gt;&lt;/dates&gt;&lt;isbn&gt;0022-510X&lt;/isbn&gt;&lt;urls&gt;&lt;/urls&gt;&lt;electronic-resource-num&gt;https://dx.doi.org/10.1016%2Fj.jns.2008.06.005&lt;/electronic-resource-num&gt;&lt;/record&gt;&lt;/Cite&gt;&lt;/EndNote&gt;</w:instrText>
      </w:r>
      <w:r w:rsidR="000B5418">
        <w:fldChar w:fldCharType="separate"/>
      </w:r>
      <w:r w:rsidR="003737BF">
        <w:rPr>
          <w:noProof/>
        </w:rPr>
        <w:t>[3, 4]</w:t>
      </w:r>
      <w:r w:rsidR="000B5418">
        <w:fldChar w:fldCharType="end"/>
      </w:r>
      <w:r w:rsidR="00DD7EB2">
        <w:t>,</w:t>
      </w:r>
      <w:r w:rsidR="000F63F5">
        <w:t xml:space="preserve"> resulting in </w:t>
      </w:r>
      <w:r w:rsidR="00CA0A97">
        <w:t>neuromuscular disorders</w:t>
      </w:r>
      <w:r w:rsidR="00CF1C50">
        <w:t xml:space="preserve"> </w:t>
      </w:r>
      <w:r w:rsidR="003D32EA">
        <w:fldChar w:fldCharType="begin">
          <w:fldData xml:space="preserve">PEVuZE5vdGU+PENpdGU+PEF1dGhvcj5EZWVuZW48L0F1dGhvcj48WWVhcj4yMDE2PC9ZZWFyPjxS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</w:fldData>
        </w:fldChar>
      </w:r>
      <w:r w:rsidR="0030337E">
        <w:instrText xml:space="preserve"> ADDIN EN.CITE </w:instrText>
      </w:r>
      <w:r w:rsidR="0030337E">
        <w:fldChar w:fldCharType="begin">
          <w:fldData xml:space="preserve">PEVuZE5vdGU+PENpdGU+PEF1dGhvcj5EZWVuZW48L0F1dGhvcj48WWVhcj4yMDE2PC9ZZWFyPjxS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</w:fldData>
        </w:fldChar>
      </w:r>
      <w:r w:rsidR="0030337E">
        <w:instrText xml:space="preserve"> ADDIN EN.CITE.DATA </w:instrText>
      </w:r>
      <w:r w:rsidR="0030337E">
        <w:fldChar w:fldCharType="end"/>
      </w:r>
      <w:r w:rsidR="003D32EA">
        <w:fldChar w:fldCharType="separate"/>
      </w:r>
      <w:r w:rsidR="003737BF">
        <w:rPr>
          <w:noProof/>
        </w:rPr>
        <w:t>[5, 6]</w:t>
      </w:r>
      <w:r w:rsidR="003D32EA">
        <w:fldChar w:fldCharType="end"/>
      </w:r>
      <w:r w:rsidR="000F63F5">
        <w:t>.</w:t>
      </w:r>
      <w:r w:rsidR="006C651F">
        <w:t xml:space="preserve"> </w:t>
      </w:r>
      <w:r w:rsidR="00BF7FD0">
        <w:t xml:space="preserve">In </w:t>
      </w:r>
      <w:r w:rsidR="00DD7EB2">
        <w:t xml:space="preserve">the </w:t>
      </w:r>
      <w:r w:rsidR="00114E16">
        <w:t xml:space="preserve">electrophysiologic </w:t>
      </w:r>
      <w:r w:rsidR="00BF7FD0">
        <w:t xml:space="preserve">diagnosis of </w:t>
      </w:r>
      <w:r w:rsidR="00F05393">
        <w:t>neuromuscular disorders</w:t>
      </w:r>
      <w:r w:rsidR="00BF7FD0">
        <w:t xml:space="preserve">, </w:t>
      </w:r>
      <w:r w:rsidR="006C651F">
        <w:t>needle electromyography (</w:t>
      </w:r>
      <w:proofErr w:type="spellStart"/>
      <w:r w:rsidR="006C651F">
        <w:t>nEMG</w:t>
      </w:r>
      <w:proofErr w:type="spellEnd"/>
      <w:r w:rsidR="006C651F">
        <w:t xml:space="preserve">) </w:t>
      </w:r>
      <w:r w:rsidR="00DA4A14">
        <w:t>has been widely</w:t>
      </w:r>
      <w:r w:rsidR="006C651F">
        <w:t xml:space="preserve"> used</w:t>
      </w:r>
      <w:r w:rsidR="00293BC2">
        <w:t>, which</w:t>
      </w:r>
      <w:r w:rsidR="006C651F">
        <w:t xml:space="preserve"> </w:t>
      </w:r>
      <w:r w:rsidR="00493337">
        <w:t>is an electrophysiologic</w:t>
      </w:r>
      <w:r w:rsidR="003754A4">
        <w:t>al</w:t>
      </w:r>
      <w:r w:rsidR="00493337">
        <w:t xml:space="preserve"> test </w:t>
      </w:r>
      <w:r w:rsidR="00293BC2">
        <w:t xml:space="preserve">that </w:t>
      </w:r>
      <w:r w:rsidR="00493337">
        <w:t xml:space="preserve">records electrical activity generated from nerves, muscles, and neuromuscular junctions by inserting a needle into a muscle at rest or during muscle contraction </w:t>
      </w:r>
      <w:r w:rsidR="004868DD">
        <w:fldChar w:fldCharType="begin">
          <w:fldData xml:space="preserve">PEVuZE5vdGU+PENpdGU+PEF1dGhvcj5EYXViZTwvQXV0aG9yPjxZZWFyPjIwMDk8L1llYXI+PFJl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bD48cGFnZXM+MjQzLTI1NjwvcGFnZXM+PHZvbHVtZT4xNjA8L3ZvbHVtZT48ZGF0ZXM+PHllYXI+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</w:fldData>
        </w:fldChar>
      </w:r>
      <w:r w:rsidR="00422A38">
        <w:instrText xml:space="preserve"> ADDIN EN.CITE </w:instrText>
      </w:r>
      <w:r w:rsidR="00422A38">
        <w:fldChar w:fldCharType="begin">
          <w:fldData xml:space="preserve">PEVuZE5vdGU+PENpdGU+PEF1dGhvcj5EYXViZTwvQXV0aG9yPjxZZWFyPjIwMDk8L1llYXI+PFJl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</w:fldData>
        </w:fldChar>
      </w:r>
      <w:r w:rsidR="00422A38">
        <w:instrText xml:space="preserve"> ADDIN EN.CITE.DATA </w:instrText>
      </w:r>
      <w:r w:rsidR="00422A38">
        <w:fldChar w:fldCharType="end"/>
      </w:r>
      <w:r w:rsidR="004868DD">
        <w:fldChar w:fldCharType="separate"/>
      </w:r>
      <w:r w:rsidR="003737BF">
        <w:rPr>
          <w:noProof/>
        </w:rPr>
        <w:t>[7-11]</w:t>
      </w:r>
      <w:r w:rsidR="004868DD">
        <w:fldChar w:fldCharType="end"/>
      </w:r>
      <w:r w:rsidR="00493337">
        <w:t>.</w:t>
      </w:r>
      <w:r w:rsidR="00407083">
        <w:t xml:space="preserve"> A</w:t>
      </w:r>
      <w:r w:rsidR="00AC0393">
        <w:t xml:space="preserve"> skilled electromyographer </w:t>
      </w:r>
      <w:r w:rsidR="007E7F2B">
        <w:t xml:space="preserve">diagnoses </w:t>
      </w:r>
      <w:r w:rsidR="007642EF">
        <w:t xml:space="preserve">the </w:t>
      </w:r>
      <w:r w:rsidR="007E7F2B">
        <w:t xml:space="preserve">types of </w:t>
      </w:r>
      <w:r w:rsidR="00E21B1D">
        <w:t>neuromuscular disorder</w:t>
      </w:r>
      <w:r w:rsidR="00E807E8">
        <w:t>s</w:t>
      </w:r>
      <w:r w:rsidR="007E7F2B">
        <w:t xml:space="preserve"> of the subject</w:t>
      </w:r>
      <w:r w:rsidR="00407083">
        <w:t xml:space="preserve"> based on the abnormalities in measured </w:t>
      </w:r>
      <w:proofErr w:type="spellStart"/>
      <w:r w:rsidR="00407083">
        <w:t>nEMG</w:t>
      </w:r>
      <w:proofErr w:type="spellEnd"/>
      <w:r w:rsidR="00407083">
        <w:t xml:space="preserve"> signals</w:t>
      </w:r>
      <w:r w:rsidR="007E7F2B">
        <w:t xml:space="preserve"> </w:t>
      </w:r>
      <w:r w:rsidR="007E7F2B">
        <w:fldChar w:fldCharType="begin"/>
      </w:r>
      <w:r w:rsidR="0030337E">
        <w:instrText xml:space="preserve"> ADDIN EN.CITE &lt;EndNote&gt;&lt;Cite&gt;&lt;Author&gt;Daube&lt;/Author&gt;&lt;Year&gt;2009&lt;/Year&gt;&lt;RecNum&gt;10&lt;/RecNum&gt;&lt;DisplayText&gt;[7, 12]&lt;/DisplayText&gt;&lt;record&gt;&lt;rec-number&gt;10&lt;/rec-number&gt;&lt;foreign-keys&gt;&lt;key app="EN" db-id="ftsxrwfsqftr2zepswz5pffv9sav2p5x9f5v" timestamp="1634026214"&gt;10&lt;/key&gt;&lt;/foreign-keys&gt;&lt;ref-type name="Journal Article"&gt;17&lt;/ref-type&gt;&lt;contributors&gt;&lt;authors&gt;&lt;author&gt;Daube, Jasper R&lt;/author&gt;&lt;author&gt;Rubin, Devon I&lt;/author&gt;&lt;/authors&gt;&lt;/contributors&gt;&lt;titles&gt;&lt;title&gt;Needle electromyography&lt;/title&gt;&lt;secondary-title&gt;Muscle &amp;amp; Nerve: Official Journal of the American Association of Electrodiagnostic Medicine&lt;/secondary-title&gt;&lt;/titles&gt;&lt;pages&gt;244-270&lt;/pages&gt;&lt;volume&gt;39&lt;/volume&gt;&lt;number&gt;2&lt;/number&gt;&lt;dates&gt;&lt;year&gt;2009&lt;/year&gt;&lt;/dates&gt;&lt;isbn&gt;0148-639X&lt;/isbn&gt;&lt;urls&gt;&lt;/urls&gt;&lt;electronic-resource-num&gt;https://doi.org/10.1002/mus.21180&lt;/electronic-resource-num&gt;&lt;/record&gt;&lt;/Cite&gt;&lt;Cite&gt;&lt;Author&gt;Oh&lt;/Author&gt;&lt;Year&gt;2003&lt;/Year&gt;&lt;RecNum&gt;24&lt;/RecNum&gt;&lt;record&gt;&lt;rec-number&gt;24&lt;/rec-number&gt;&lt;foreign-keys&gt;&lt;key app="EN" db-id="ftsxrwfsqftr2zepswz5pffv9sav2p5x9f5v" timestamp="1634540253"&gt;24&lt;/key&gt;&lt;/foreign-keys&gt;&lt;ref-type name="Book"&gt;6&lt;/ref-type&gt;&lt;contributors&gt;&lt;authors&gt;&lt;author&gt;Oh, Shin J&lt;/author&gt;&lt;/authors&gt;&lt;/contributors&gt;&lt;titles&gt;&lt;title&gt;Clinical electromyography: nerve conduction studies&lt;/title&gt;&lt;/titles&gt;&lt;dates&gt;&lt;year&gt;2003&lt;/year&gt;&lt;/dates&gt;&lt;publisher&gt;Lippincott Williams &amp;amp; Wilkins&lt;/publisher&gt;&lt;isbn&gt;0781736811&lt;/isbn&gt;&lt;urls&gt;&lt;/urls&gt;&lt;electronic-resource-num&gt;https://doi.org/10.1046/j.1468-1331.2003.00654.x&lt;/electronic-resource-num&gt;&lt;/record&gt;&lt;/Cite&gt;&lt;/EndNote&gt;</w:instrText>
      </w:r>
      <w:r w:rsidR="007E7F2B">
        <w:fldChar w:fldCharType="separate"/>
      </w:r>
      <w:r w:rsidR="003737BF">
        <w:rPr>
          <w:noProof/>
        </w:rPr>
        <w:t>[7, 12]</w:t>
      </w:r>
      <w:r w:rsidR="007E7F2B">
        <w:fldChar w:fldCharType="end"/>
      </w:r>
      <w:r w:rsidR="007E7F2B">
        <w:t>.</w:t>
      </w:r>
      <w:r w:rsidR="0031195E">
        <w:t xml:space="preserve"> </w:t>
      </w:r>
      <w:r w:rsidR="007642EF">
        <w:t xml:space="preserve">Despite the effectiveness of </w:t>
      </w:r>
      <w:proofErr w:type="spellStart"/>
      <w:r w:rsidR="00455442">
        <w:t>nEMG</w:t>
      </w:r>
      <w:proofErr w:type="spellEnd"/>
      <w:r w:rsidR="00455442">
        <w:t xml:space="preserve"> in </w:t>
      </w:r>
      <w:r w:rsidR="002861FB">
        <w:t xml:space="preserve">diagnosing the subtypes </w:t>
      </w:r>
      <w:r w:rsidR="00455442">
        <w:t xml:space="preserve">of </w:t>
      </w:r>
      <w:r w:rsidR="00A12B79">
        <w:t xml:space="preserve">neuromuscular disorders </w:t>
      </w:r>
      <w:r w:rsidR="004868DD">
        <w:fldChar w:fldCharType="begin"/>
      </w:r>
      <w:r w:rsidR="00E8500B">
        <w:instrText xml:space="preserve"> ADDIN EN.CITE &lt;EndNote&gt;&lt;Cite&gt;&lt;Author&gt;Torpy&lt;/Author&gt;&lt;Year&gt;2008&lt;/Year&gt;&lt;RecNum&gt;26&lt;/RecNum&gt;&lt;DisplayText&gt;[13, 14]&lt;/DisplayText&gt;&lt;record&gt;&lt;rec-number&gt;26&lt;/rec-number&gt;&lt;foreign-keys&gt;&lt;key app="EN" db-id="ftsxrwfsqftr2zepswz5pffv9sav2p5x9f5v" timestamp="1634540533"&gt;26&lt;/key&gt;&lt;/foreign-keys&gt;&lt;ref-type name="Journal Article"&gt;17&lt;/ref-type&gt;&lt;contributors&gt;&lt;authors&gt;&lt;author&gt;Torpy, Janet M&lt;/author&gt;&lt;author&gt;Kincaid, Jennifer L&lt;/author&gt;&lt;author&gt;Glass, Richard M&lt;/author&gt;&lt;/authors&gt;&lt;/contributors&gt;&lt;titles&gt;&lt;title&gt;Peripheral Neuropathy&lt;/title&gt;&lt;secondary-title&gt;JAMA&lt;/secondary-title&gt;&lt;/titles&gt;&lt;periodical&gt;&lt;full-title&gt;JAMA&lt;/full-title&gt;&lt;abbr-1&gt;JAMA&lt;/abbr-1&gt;&lt;abbr-2&gt;JAMA&lt;/abbr-2&gt;&lt;/periodical&gt;&lt;pages&gt;1096-1096&lt;/pages&gt;&lt;volume&gt;299&lt;/volume&gt;&lt;number&gt;9&lt;/number&gt;&lt;dates&gt;&lt;year&gt;2008&lt;/year&gt;&lt;/dates&gt;&lt;isbn&gt;0098-7484&lt;/isbn&gt;&lt;urls&gt;&lt;/urls&gt;&lt;electronic-resource-num&gt;https://doi.org/10.1001/jama.299.9.1096&lt;/electronic-resource-num&gt;&lt;/record&gt;&lt;/Cite&gt;&lt;Cite&gt;&lt;Author&gt;Leblhuber&lt;/Author&gt;&lt;Year&gt;1988&lt;/Year&gt;&lt;RecNum&gt;29&lt;/RecNum&gt;&lt;record&gt;&lt;rec-number&gt;29&lt;/rec-number&gt;&lt;foreign-keys&gt;&lt;key app="EN" db-id="ftsxrwfsqftr2zepswz5pffv9sav2p5x9f5v" timestamp="1634542373"&gt;29&lt;/key&gt;&lt;/foreign-keys&gt;&lt;ref-type name="Journal Article"&gt;17&lt;/ref-type&gt;&lt;contributors&gt;&lt;authors&gt;&lt;author&gt;Leblhuber, F&lt;/author&gt;&lt;author&gt;Reisecker, F&lt;/author&gt;&lt;author&gt;Boehm-Jurkovic, H&lt;/author&gt;&lt;author&gt;Witzmann, A&lt;/author&gt;&lt;author&gt;Deisenhammer, E&lt;/author&gt;&lt;/authors&gt;&lt;/contributors&gt;&lt;titles&gt;&lt;title&gt;Diagnostic value of different electrophysiologic tests in cervical disk prolapse&lt;/title&gt;&lt;secondary-title&gt;Neurology&lt;/secondary-title&gt;&lt;/titles&gt;&lt;periodical&gt;&lt;full-title&gt;Neurology&lt;/full-title&gt;&lt;abbr-1&gt;Neurology&lt;/abbr-1&gt;&lt;abbr-2&gt;Neurology&lt;/abbr-2&gt;&lt;/periodical&gt;&lt;pages&gt;1879-1879&lt;/pages&gt;&lt;volume&gt;38&lt;/volume&gt;&lt;number&gt;12&lt;/number&gt;&lt;dates&gt;&lt;year&gt;1988&lt;/year&gt;&lt;/dates&gt;&lt;isbn&gt;0028-3878&lt;/isbn&gt;&lt;urls&gt;&lt;/urls&gt;&lt;electronic-resource-num&gt;https://doi.org/10.1212/WNL.38.12.1879&lt;/electronic-resource-num&gt;&lt;/record&gt;&lt;/Cite&gt;&lt;/EndNote&gt;</w:instrText>
      </w:r>
      <w:r w:rsidR="004868DD">
        <w:fldChar w:fldCharType="separate"/>
      </w:r>
      <w:r w:rsidR="003737BF">
        <w:rPr>
          <w:noProof/>
        </w:rPr>
        <w:t>[13, 14]</w:t>
      </w:r>
      <w:r w:rsidR="004868DD">
        <w:fldChar w:fldCharType="end"/>
      </w:r>
      <w:r w:rsidR="00F03066">
        <w:t>,</w:t>
      </w:r>
      <w:r w:rsidR="00455442">
        <w:t xml:space="preserve"> </w:t>
      </w:r>
      <w:r w:rsidR="00A73240">
        <w:t>the c</w:t>
      </w:r>
      <w:r w:rsidR="00F03066">
        <w:t>urrent</w:t>
      </w:r>
      <w:r w:rsidR="007642EF">
        <w:t>ly used</w:t>
      </w:r>
      <w:r w:rsidR="00F03066">
        <w:t xml:space="preserve"> subjective method is highly dependent on the experience of the electromyographer, </w:t>
      </w:r>
      <w:r w:rsidR="00A73240">
        <w:t xml:space="preserve">making it vulnerable to </w:t>
      </w:r>
      <w:r w:rsidR="00F03066">
        <w:t>errors</w:t>
      </w:r>
      <w:r w:rsidR="00AD7AD3">
        <w:t>,</w:t>
      </w:r>
      <w:r w:rsidR="007642EF">
        <w:t xml:space="preserve"> as is evident from the </w:t>
      </w:r>
      <w:r w:rsidR="00F03066">
        <w:t xml:space="preserve">inter-rater reliability of 61-81% </w:t>
      </w:r>
      <w:r w:rsidR="004868DD">
        <w:fldChar w:fldCharType="begin"/>
      </w:r>
      <w:r w:rsidR="00E8500B">
        <w:instrText xml:space="preserve"> ADDIN EN.CITE &lt;EndNote&gt;&lt;Cite&gt;&lt;Author&gt;Kendall&lt;/Author&gt;&lt;Year&gt;2006&lt;/Year&gt;&lt;RecNum&gt;27&lt;/RecNum&gt;&lt;DisplayText&gt;[15]&lt;/DisplayText&gt;&lt;record&gt;&lt;rec-number&gt;27&lt;/rec-number&gt;&lt;foreign-keys&gt;&lt;key app="EN" db-id="ftsxrwfsqftr2zepswz5pffv9sav2p5x9f5v" timestamp="1634541393"&gt;27&lt;/key&gt;&lt;/foreign-keys&gt;&lt;ref-type name="Journal Article"&gt;17&lt;/ref-type&gt;&lt;contributors&gt;&lt;authors&gt;&lt;author&gt;Kendall, Richard&lt;/author&gt;&lt;author&gt;Werner, Robert A&lt;/author&gt;&lt;/authors&gt;&lt;/contributors&gt;&lt;titles&gt;&lt;title&gt;Interrater reliability of the needle examination in lumbosacral radiculopathy&lt;/title&gt;&lt;secondary-title&gt;Muscle &amp;amp; Nerve: Official Journal of the American Association of Electrodiagnostic Medicine&lt;/secondary-title&gt;&lt;/titles&gt;&lt;pages&gt;238-241&lt;/pages&gt;&lt;volume&gt;34&lt;/volume&gt;&lt;number&gt;2&lt;/number&gt;&lt;dates&gt;&lt;year&gt;2006&lt;/year&gt;&lt;/dates&gt;&lt;isbn&gt;0148-639X&lt;/isbn&gt;&lt;urls&gt;&lt;/urls&gt;&lt;electronic-resource-num&gt;https://doi.org/10.1002/mus.20554&lt;/electronic-resource-num&gt;&lt;/record&gt;&lt;/Cite&gt;&lt;/EndNote&gt;</w:instrText>
      </w:r>
      <w:r w:rsidR="004868DD">
        <w:fldChar w:fldCharType="separate"/>
      </w:r>
      <w:r w:rsidR="003737BF">
        <w:rPr>
          <w:noProof/>
        </w:rPr>
        <w:t>[15]</w:t>
      </w:r>
      <w:r w:rsidR="004868DD">
        <w:fldChar w:fldCharType="end"/>
      </w:r>
      <w:r w:rsidR="00F03066">
        <w:t>.</w:t>
      </w:r>
    </w:p>
    <w:p w14:paraId="75CA1325" w14:textId="0D61EE49" w:rsidR="00B73B01" w:rsidRDefault="00667A82" w:rsidP="00AD1B53">
      <w:pPr>
        <w:pStyle w:val="BodyText"/>
        <w:spacing w:line="480" w:lineRule="auto"/>
        <w:ind w:firstLine="720"/>
      </w:pPr>
      <w:r>
        <w:t xml:space="preserve">Among </w:t>
      </w:r>
      <w:r w:rsidR="004F46CA">
        <w:t>the</w:t>
      </w:r>
      <w:r w:rsidR="00AD1B53">
        <w:t xml:space="preserve"> various</w:t>
      </w:r>
      <w:r>
        <w:t xml:space="preserve"> machine learning models, </w:t>
      </w:r>
      <w:r w:rsidR="00C61BDD">
        <w:t>deep learning</w:t>
      </w:r>
      <w:r>
        <w:t xml:space="preserve"> </w:t>
      </w:r>
      <w:r w:rsidR="00623D1B">
        <w:fldChar w:fldCharType="begin"/>
      </w:r>
      <w:r w:rsidR="00E8500B">
        <w:instrText xml:space="preserve"> ADDIN EN.CITE &lt;EndNote&gt;&lt;Cite&gt;&lt;Author&gt;LeCun&lt;/Author&gt;&lt;Year&gt;2015&lt;/Year&gt;&lt;RecNum&gt;11&lt;/RecNum&gt;&lt;DisplayText&gt;[16]&lt;/DisplayText&gt;&lt;record&gt;&lt;rec-number&gt;11&lt;/rec-number&gt;&lt;foreign-keys&gt;&lt;key app="EN" db-id="ftsxrwfsqftr2zepswz5pffv9sav2p5x9f5v" timestamp="1634030309"&gt;11&lt;/key&gt;&lt;/foreign-keys&gt;&lt;ref-type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abbr-1&gt;Nature&lt;/abbr-1&gt;&lt;abbr-2&gt;Nature&lt;/abbr-2&gt;&lt;/periodical&gt;&lt;pages&gt;436-444&lt;/pages&gt;&lt;volume&gt;521&lt;/volume&gt;&lt;number&gt;7553&lt;/number&gt;&lt;dates&gt;&lt;year&gt;2015&lt;/year&gt;&lt;/dates&gt;&lt;isbn&gt;1476-4687&lt;/isbn&gt;&lt;urls&gt;&lt;/urls&gt;&lt;electronic-resource-num&gt;https://doi.org/10.1038/nature14539&lt;/electronic-resource-num&gt;&lt;/record&gt;&lt;/Cite&gt;&lt;/EndNote&gt;</w:instrText>
      </w:r>
      <w:r w:rsidR="00623D1B">
        <w:fldChar w:fldCharType="separate"/>
      </w:r>
      <w:r w:rsidR="003737BF">
        <w:rPr>
          <w:noProof/>
        </w:rPr>
        <w:t>[16]</w:t>
      </w:r>
      <w:r w:rsidR="00623D1B">
        <w:fldChar w:fldCharType="end"/>
      </w:r>
      <w:r w:rsidR="00623D1B">
        <w:t xml:space="preserve"> </w:t>
      </w:r>
      <w:r w:rsidR="00C61BDD">
        <w:t xml:space="preserve">has shown outstanding performance </w:t>
      </w:r>
      <w:r w:rsidR="00E00FF5">
        <w:t xml:space="preserve">by </w:t>
      </w:r>
      <w:r w:rsidR="00AB7569">
        <w:t xml:space="preserve">leveraging the power of </w:t>
      </w:r>
      <w:r w:rsidR="00E00FF5">
        <w:t xml:space="preserve">large data </w:t>
      </w:r>
      <w:r w:rsidR="00C61BDD">
        <w:t xml:space="preserve">in </w:t>
      </w:r>
      <w:r w:rsidR="001772C0">
        <w:t xml:space="preserve">nonlinear </w:t>
      </w:r>
      <w:r w:rsidR="00C61BDD">
        <w:t>tasks that</w:t>
      </w:r>
      <w:r w:rsidR="009C1C9A">
        <w:t xml:space="preserve"> </w:t>
      </w:r>
      <w:r w:rsidR="00E00FF5">
        <w:t xml:space="preserve">are </w:t>
      </w:r>
      <w:r w:rsidR="00AD1B53">
        <w:t xml:space="preserve">difficult </w:t>
      </w:r>
      <w:r w:rsidR="00E00FF5">
        <w:t xml:space="preserve">to analyze mathematically </w:t>
      </w:r>
      <w:r w:rsidR="00E00FF5">
        <w:fldChar w:fldCharType="begin">
          <w:fldData xml:space="preserve">PEVuZE5vdGU+PENpdGU+PEF1dGhvcj5Eb3Nvdml0c2tpeTwvQXV0aG9yPjxZZWFyPjIwMjA8L1ll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</w:fldData>
        </w:fldChar>
      </w:r>
      <w:r w:rsidR="00DE37F6">
        <w:instrText xml:space="preserve"> ADDIN EN.CITE </w:instrText>
      </w:r>
      <w:r w:rsidR="00DE37F6">
        <w:fldChar w:fldCharType="begin">
          <w:fldData xml:space="preserve">PEVuZE5vdGU+PENpdGU+PEF1dGhvcj5Eb3Nvdml0c2tpeTwvQXV0aG9yPjxZZWFyPjIwMjA8L1ll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</w:fldData>
        </w:fldChar>
      </w:r>
      <w:r w:rsidR="00DE37F6">
        <w:instrText xml:space="preserve"> ADDIN EN.CITE.DATA </w:instrText>
      </w:r>
      <w:r w:rsidR="00DE37F6">
        <w:fldChar w:fldCharType="end"/>
      </w:r>
      <w:r w:rsidR="00E00FF5">
        <w:fldChar w:fldCharType="separate"/>
      </w:r>
      <w:r w:rsidR="003737BF">
        <w:rPr>
          <w:noProof/>
        </w:rPr>
        <w:t>[17-19]</w:t>
      </w:r>
      <w:r w:rsidR="00E00FF5">
        <w:fldChar w:fldCharType="end"/>
      </w:r>
      <w:r w:rsidR="00E00FF5">
        <w:t>.</w:t>
      </w:r>
      <w:r w:rsidR="00AB7569">
        <w:t xml:space="preserve"> </w:t>
      </w:r>
      <w:r w:rsidR="00101558">
        <w:t xml:space="preserve">In medicine, deep learning has </w:t>
      </w:r>
      <w:r w:rsidR="00283E3D">
        <w:t xml:space="preserve">been </w:t>
      </w:r>
      <w:r w:rsidR="00101558">
        <w:t>increasingly applied</w:t>
      </w:r>
      <w:r w:rsidR="00623D1B">
        <w:t xml:space="preserve"> </w:t>
      </w:r>
      <w:commentRangeStart w:id="4"/>
      <w:r w:rsidR="00623D1B">
        <w:fldChar w:fldCharType="begin">
          <w:fldData xml:space="preserve">PEVuZE5vdGU+PENpdGU+PEF1dGhvcj5BYmQtRWxuYWJ5PC9BdXRob3I+PFllYXI+MjAyMTwvWWVh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</w:fldData>
        </w:fldChar>
      </w:r>
      <w:r w:rsidR="00E8500B">
        <w:instrText xml:space="preserve"> ADDIN EN.CITE </w:instrText>
      </w:r>
      <w:r w:rsidR="00E8500B">
        <w:fldChar w:fldCharType="begin">
          <w:fldData xml:space="preserve">PEVuZE5vdGU+PENpdGU+PEF1dGhvcj5BYmQtRWxuYWJ5PC9BdXRob3I+PFllYXI+MjAyMTwvWWVh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</w:fldData>
        </w:fldChar>
      </w:r>
      <w:r w:rsidR="00E8500B">
        <w:instrText xml:space="preserve"> ADDIN EN.CITE.DATA </w:instrText>
      </w:r>
      <w:r w:rsidR="00E8500B">
        <w:fldChar w:fldCharType="end"/>
      </w:r>
      <w:r w:rsidR="00623D1B">
        <w:fldChar w:fldCharType="separate"/>
      </w:r>
      <w:r w:rsidR="003737BF">
        <w:rPr>
          <w:noProof/>
        </w:rPr>
        <w:t>[20-23]</w:t>
      </w:r>
      <w:r w:rsidR="00623D1B">
        <w:fldChar w:fldCharType="end"/>
      </w:r>
      <w:r w:rsidR="00AD1B53">
        <w:t>,</w:t>
      </w:r>
      <w:commentRangeEnd w:id="4"/>
      <w:r w:rsidR="00507C8E">
        <w:rPr>
          <w:rStyle w:val="CommentReference"/>
        </w:rPr>
        <w:commentReference w:id="4"/>
      </w:r>
      <w:r w:rsidR="007E0432">
        <w:t xml:space="preserve"> </w:t>
      </w:r>
      <w:r w:rsidR="00623D1B">
        <w:t xml:space="preserve">including </w:t>
      </w:r>
      <w:proofErr w:type="spellStart"/>
      <w:r w:rsidR="00AB7569">
        <w:t>nEMG</w:t>
      </w:r>
      <w:proofErr w:type="spellEnd"/>
      <w:r w:rsidR="00AB7569">
        <w:t xml:space="preserve"> </w:t>
      </w:r>
      <w:r w:rsidR="00E82FBF">
        <w:t xml:space="preserve">neuromuscular disorder </w:t>
      </w:r>
      <w:r w:rsidR="00B8588D">
        <w:t>classification</w:t>
      </w:r>
      <w:r w:rsidR="00623D1B">
        <w:t>.</w:t>
      </w:r>
      <w:r>
        <w:t xml:space="preserve"> </w:t>
      </w:r>
      <w:proofErr w:type="spellStart"/>
      <w:r w:rsidR="007D2FE8">
        <w:t>Nodera</w:t>
      </w:r>
      <w:proofErr w:type="spellEnd"/>
      <w:r w:rsidR="007D2FE8">
        <w:t xml:space="preserve"> et. al. </w:t>
      </w:r>
      <w:r w:rsidR="004868DD">
        <w:fldChar w:fldCharType="begin"/>
      </w:r>
      <w:r w:rsidR="00E8500B">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4868DD">
        <w:fldChar w:fldCharType="separate"/>
      </w:r>
      <w:r w:rsidR="003737BF">
        <w:rPr>
          <w:noProof/>
        </w:rPr>
        <w:t>[24]</w:t>
      </w:r>
      <w:r w:rsidR="004868DD">
        <w:fldChar w:fldCharType="end"/>
      </w:r>
      <w:r w:rsidR="007D2FE8">
        <w:t xml:space="preserve"> generated </w:t>
      </w:r>
      <w:proofErr w:type="spellStart"/>
      <w:r w:rsidR="001E1D73">
        <w:t>mel</w:t>
      </w:r>
      <w:proofErr w:type="spellEnd"/>
      <w:r w:rsidR="001E1D73">
        <w:t>-</w:t>
      </w:r>
      <w:r w:rsidR="007D2FE8">
        <w:t xml:space="preserve">spectrograms from </w:t>
      </w:r>
      <w:proofErr w:type="spellStart"/>
      <w:r w:rsidR="007D2FE8">
        <w:t>nEMG</w:t>
      </w:r>
      <w:proofErr w:type="spellEnd"/>
      <w:r w:rsidR="007D2FE8">
        <w:t xml:space="preserve"> signals and used </w:t>
      </w:r>
      <w:r w:rsidR="00695437">
        <w:t>pretrained image classification models</w:t>
      </w:r>
      <w:r w:rsidR="007D2FE8">
        <w:t xml:space="preserve"> to classify signals into</w:t>
      </w:r>
      <w:r w:rsidR="00220ADA">
        <w:rPr>
          <w:rFonts w:hint="eastAsia"/>
        </w:rPr>
        <w:t xml:space="preserve"> </w:t>
      </w:r>
      <w:r w:rsidR="00220ADA">
        <w:t>six</w:t>
      </w:r>
      <w:r w:rsidR="007D2FE8">
        <w:t xml:space="preserve"> types of </w:t>
      </w:r>
      <w:r w:rsidR="005B13C0">
        <w:t>diagnosis labels</w:t>
      </w:r>
      <w:r w:rsidR="007D2FE8">
        <w:t xml:space="preserve">. Nam et. al. </w:t>
      </w:r>
      <w:r w:rsidR="004868DD">
        <w:fldChar w:fldCharType="begin"/>
      </w:r>
      <w:r w:rsidR="00E8500B">
        <w:instrText xml:space="preserve"> ADDIN EN.CITE &lt;EndNote&gt;&lt;Cite&gt;&lt;Author&gt;Nam&lt;/Author&gt;&lt;Year&gt;2019&lt;/Year&gt;&lt;RecNum&gt;2&lt;/RecNum&gt;&lt;DisplayText&gt;[25]&lt;/DisplayText&gt;&lt;record&gt;&lt;rec-number&gt;2&lt;/rec-number&gt;&lt;foreign-keys&gt;&lt;key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004868DD">
        <w:fldChar w:fldCharType="separate"/>
      </w:r>
      <w:r w:rsidR="003737BF">
        <w:rPr>
          <w:noProof/>
        </w:rPr>
        <w:t>[25]</w:t>
      </w:r>
      <w:r w:rsidR="004868DD">
        <w:fldChar w:fldCharType="end"/>
      </w:r>
      <w:r w:rsidR="007D2FE8">
        <w:t xml:space="preserve"> used plotted </w:t>
      </w:r>
      <w:proofErr w:type="spellStart"/>
      <w:r w:rsidR="007D2FE8">
        <w:t>nEMG</w:t>
      </w:r>
      <w:proofErr w:type="spellEnd"/>
      <w:r w:rsidR="007D2FE8">
        <w:t xml:space="preserve"> signal</w:t>
      </w:r>
      <w:r w:rsidR="00901E81">
        <w:t xml:space="preserve"> images</w:t>
      </w:r>
      <w:r w:rsidR="007D2FE8">
        <w:t xml:space="preserve"> and </w:t>
      </w:r>
      <w:r w:rsidR="00DA6BC6">
        <w:t xml:space="preserve">utilized </w:t>
      </w:r>
      <w:r w:rsidR="006F36D4">
        <w:t>a</w:t>
      </w:r>
      <w:r w:rsidR="007D2FE8">
        <w:t xml:space="preserve"> </w:t>
      </w:r>
      <w:r w:rsidR="00695437">
        <w:t>pretrained</w:t>
      </w:r>
      <w:r w:rsidR="007D2FE8">
        <w:t xml:space="preserve"> image classification model to classify signals into </w:t>
      </w:r>
      <w:r w:rsidR="00220ADA">
        <w:t>three</w:t>
      </w:r>
      <w:r w:rsidR="000322A4">
        <w:t xml:space="preserve"> types of diagnosis labels.</w:t>
      </w:r>
    </w:p>
    <w:p w14:paraId="3C5DC342" w14:textId="0EBD0F99" w:rsidR="00E479CC" w:rsidRDefault="00784AB3" w:rsidP="00A12778">
      <w:pPr>
        <w:pStyle w:val="BodyText"/>
        <w:spacing w:line="480" w:lineRule="auto"/>
        <w:ind w:firstLine="720"/>
      </w:pPr>
      <w:r>
        <w:t xml:space="preserve">While previous works have </w:t>
      </w:r>
      <w:r w:rsidR="003E5E42">
        <w:t xml:space="preserve">demonstrated </w:t>
      </w:r>
      <w:r>
        <w:t xml:space="preserve">the </w:t>
      </w:r>
      <w:r w:rsidR="002C57B2">
        <w:t xml:space="preserve">potential </w:t>
      </w:r>
      <w:r>
        <w:t>of deep learning</w:t>
      </w:r>
      <w:r w:rsidR="00075CEC">
        <w:t xml:space="preserve"> </w:t>
      </w:r>
      <w:r w:rsidR="00821351">
        <w:t xml:space="preserve">application </w:t>
      </w:r>
      <w:r w:rsidR="00075CEC">
        <w:t xml:space="preserve">in </w:t>
      </w:r>
      <w:proofErr w:type="spellStart"/>
      <w:r w:rsidR="000322A4">
        <w:t>nEMG</w:t>
      </w:r>
      <w:proofErr w:type="spellEnd"/>
      <w:r w:rsidR="000322A4">
        <w:t xml:space="preserve"> </w:t>
      </w:r>
      <w:r w:rsidR="00546720">
        <w:t xml:space="preserve">diagnosis </w:t>
      </w:r>
      <w:r w:rsidR="00075CEC">
        <w:t>classification</w:t>
      </w:r>
      <w:r w:rsidR="002C57B2">
        <w:t xml:space="preserve">, </w:t>
      </w:r>
      <w:r>
        <w:t xml:space="preserve">additional </w:t>
      </w:r>
      <w:r w:rsidR="0057713D">
        <w:t xml:space="preserve">improvements </w:t>
      </w:r>
      <w:r w:rsidR="000322A4">
        <w:t xml:space="preserve">are </w:t>
      </w:r>
      <w:r w:rsidR="00821351">
        <w:t xml:space="preserve">required </w:t>
      </w:r>
      <w:r>
        <w:t xml:space="preserve">to apply deep learning in </w:t>
      </w:r>
      <w:r w:rsidR="002C57B2">
        <w:t xml:space="preserve">real </w:t>
      </w:r>
      <w:proofErr w:type="spellStart"/>
      <w:r>
        <w:t>nEMG</w:t>
      </w:r>
      <w:proofErr w:type="spellEnd"/>
      <w:r>
        <w:t xml:space="preserve"> </w:t>
      </w:r>
      <w:r w:rsidR="001D23C4">
        <w:t xml:space="preserve">electrophysiologic </w:t>
      </w:r>
      <w:r>
        <w:t>diagnosis.</w:t>
      </w:r>
      <w:r w:rsidR="00B95D7A">
        <w:t xml:space="preserve"> </w:t>
      </w:r>
      <w:r w:rsidR="00975EA3">
        <w:t xml:space="preserve">First, </w:t>
      </w:r>
      <w:r w:rsidR="004C2EFA">
        <w:t xml:space="preserve">comparable performance is not guaranteed </w:t>
      </w:r>
      <w:r w:rsidR="002A0F39">
        <w:t>when</w:t>
      </w:r>
      <w:r w:rsidR="00975EA3">
        <w:t xml:space="preserve"> </w:t>
      </w:r>
      <w:r w:rsidR="002A0F39">
        <w:t xml:space="preserve">using image classification models in </w:t>
      </w:r>
      <w:r w:rsidR="00975EA3">
        <w:t xml:space="preserve">signal classification </w:t>
      </w:r>
      <w:r w:rsidR="002A0F39">
        <w:t>task</w:t>
      </w:r>
      <w:r w:rsidR="006F36D4">
        <w:t>s</w:t>
      </w:r>
      <w:r w:rsidR="004424E1">
        <w:t xml:space="preserve"> since the models were designed for natural image classification</w:t>
      </w:r>
      <w:r w:rsidR="004C2EFA">
        <w:t xml:space="preserve"> </w:t>
      </w:r>
      <w:r w:rsidR="004C2EFA">
        <w:fldChar w:fldCharType="begin"/>
      </w:r>
      <w:r w:rsidR="00E8500B">
        <w:instrText xml:space="preserve"> ADDIN EN.CITE &lt;EndNote&gt;&lt;Cite&gt;&lt;Author&gt;Kiranyaz&lt;/Author&gt;&lt;Year&gt;2019&lt;/Year&gt;&lt;RecNum&gt;37&lt;/RecNum&gt;&lt;DisplayText&gt;[26]&lt;/DisplayText&gt;&lt;record&gt;&lt;rec-number&gt;37&lt;/rec-number&gt;&lt;foreign-keys&gt;&lt;key app="EN" db-id="ftsxrwfsqftr2zepswz5pffv9sav2p5x9f5v" timestamp="1635991813"&gt;37&lt;/key&gt;&lt;/foreign-keys&gt;&lt;ref-type name="Conference Proceedings"&gt;10&lt;/ref-type&gt;&lt;contributors&gt;&lt;authors&gt;&lt;author&gt;Kiranyaz, Serkan&lt;/author&gt;&lt;author&gt;Ince, Turker&lt;/author&gt;&lt;author&gt;Abdeljaber, Osama&lt;/author&gt;&lt;author&gt;Avci, Onur&lt;/author&gt;&lt;author&gt;Gabbouj, Moncef&lt;/author&gt;&lt;/authors&gt;&lt;/contributors&gt;&lt;titles&gt;&lt;title&gt;1-d convolutional neural networks for signal processing applications&lt;/title&gt;&lt;secondary-title&gt;ICASSP 2019-2019 IEEE International Conference on Acoustics, Speech and Signal Processing (ICASSP)&lt;/secondary-title&gt;&lt;/titles&gt;&lt;pages&gt;8360-8364&lt;/pages&gt;&lt;dates&gt;&lt;year&gt;2019&lt;/year&gt;&lt;/dates&gt;&lt;publisher&gt;IEEE&lt;/publisher&gt;&lt;isbn&gt;1479981311&lt;/isbn&gt;&lt;urls&gt;&lt;/urls&gt;&lt;electronic-resource-num&gt;https://doi.org/10.1109/ICASSP.2019.8682194&lt;/electronic-resource-num&gt;&lt;/record&gt;&lt;/Cite&gt;&lt;/EndNote&gt;</w:instrText>
      </w:r>
      <w:r w:rsidR="004C2EFA">
        <w:fldChar w:fldCharType="separate"/>
      </w:r>
      <w:r w:rsidR="003737BF">
        <w:rPr>
          <w:noProof/>
        </w:rPr>
        <w:t>[26]</w:t>
      </w:r>
      <w:r w:rsidR="004C2EFA">
        <w:fldChar w:fldCharType="end"/>
      </w:r>
      <w:r w:rsidR="004C2EFA">
        <w:t>.</w:t>
      </w:r>
      <w:r w:rsidR="00975EA3">
        <w:t xml:space="preserve"> </w:t>
      </w:r>
      <w:r w:rsidR="0057713D">
        <w:t>Second</w:t>
      </w:r>
      <w:r>
        <w:t>,</w:t>
      </w:r>
      <w:r w:rsidR="002A0F39">
        <w:t xml:space="preserve"> </w:t>
      </w:r>
      <w:r w:rsidR="004424E1">
        <w:t xml:space="preserve">previous works </w:t>
      </w:r>
      <w:r w:rsidR="00821351">
        <w:t xml:space="preserve">have </w:t>
      </w:r>
      <w:r w:rsidR="004424E1">
        <w:t xml:space="preserve">focused on classifying the signals </w:t>
      </w:r>
      <w:r w:rsidR="003F3EC8">
        <w:t xml:space="preserve">instead of </w:t>
      </w:r>
      <w:r w:rsidR="004424E1">
        <w:t xml:space="preserve">the individual subjects. However, </w:t>
      </w:r>
      <w:r w:rsidR="00B63E4C">
        <w:t xml:space="preserve">signals </w:t>
      </w:r>
      <w:r w:rsidR="00771855">
        <w:t xml:space="preserve">of various lengths are measured </w:t>
      </w:r>
      <w:r w:rsidR="00B63E4C">
        <w:t xml:space="preserve">from </w:t>
      </w:r>
      <w:r>
        <w:t xml:space="preserve">different types </w:t>
      </w:r>
      <w:r w:rsidR="002A0F39">
        <w:t xml:space="preserve">and </w:t>
      </w:r>
      <w:r w:rsidR="002A0F39">
        <w:lastRenderedPageBreak/>
        <w:t>number</w:t>
      </w:r>
      <w:r w:rsidR="003F3EC8">
        <w:t>s</w:t>
      </w:r>
      <w:r w:rsidR="002A0F39">
        <w:t xml:space="preserve"> </w:t>
      </w:r>
      <w:r>
        <w:t xml:space="preserve">of muscles for each </w:t>
      </w:r>
      <w:r w:rsidR="00C96E74">
        <w:t>subject</w:t>
      </w:r>
      <w:r w:rsidR="003F3EC8" w:rsidRPr="003F3EC8">
        <w:t xml:space="preserve"> </w:t>
      </w:r>
      <w:r w:rsidR="003F3EC8">
        <w:t xml:space="preserve">in </w:t>
      </w:r>
      <w:proofErr w:type="spellStart"/>
      <w:r w:rsidR="003F3EC8">
        <w:t>nEMG</w:t>
      </w:r>
      <w:proofErr w:type="spellEnd"/>
      <w:r w:rsidR="003F3EC8">
        <w:t xml:space="preserve"> </w:t>
      </w:r>
      <w:r w:rsidR="002E3CDC">
        <w:t>electro</w:t>
      </w:r>
      <w:r w:rsidR="003F3EC8">
        <w:t>diagnosis</w:t>
      </w:r>
      <w:r w:rsidR="00771855">
        <w:t>.</w:t>
      </w:r>
      <w:r w:rsidR="00917BB0">
        <w:t xml:space="preserve"> A</w:t>
      </w:r>
      <w:r w:rsidR="00EE5B6C">
        <w:t>n a</w:t>
      </w:r>
      <w:r w:rsidR="002A0F39">
        <w:t>ppropriate measure</w:t>
      </w:r>
      <w:r w:rsidR="00491616">
        <w:t xml:space="preserve"> to integrate the heterogeneity in signal length, muscle sources, and number of signals is necessary</w:t>
      </w:r>
      <w:r w:rsidR="007D3F95">
        <w:t xml:space="preserve"> to predict the diagnosis of subjects</w:t>
      </w:r>
      <w:r w:rsidR="00491616">
        <w:t>.</w:t>
      </w:r>
      <w:r w:rsidR="00A12778">
        <w:t xml:space="preserve"> Lastly</w:t>
      </w:r>
      <w:r w:rsidR="002C57B2">
        <w:t xml:space="preserve">, </w:t>
      </w:r>
      <w:r w:rsidR="003672ED">
        <w:t xml:space="preserve">it is critical to identify </w:t>
      </w:r>
      <w:r w:rsidR="00F747B1">
        <w:t xml:space="preserve">how </w:t>
      </w:r>
      <w:r w:rsidR="00DC7977">
        <w:t xml:space="preserve">a </w:t>
      </w:r>
      <w:r w:rsidR="00F747B1">
        <w:t xml:space="preserve">machine learning model </w:t>
      </w:r>
      <w:r w:rsidR="00DC7977">
        <w:t>makes</w:t>
      </w:r>
      <w:r w:rsidR="00F747B1">
        <w:t xml:space="preserve"> predictions</w:t>
      </w:r>
      <w:r w:rsidR="00273969">
        <w:t>,</w:t>
      </w:r>
      <w:r w:rsidR="00F747B1">
        <w:t xml:space="preserve"> </w:t>
      </w:r>
      <w:r w:rsidR="00E479CC">
        <w:t>especially in medical applications</w:t>
      </w:r>
      <w:r w:rsidR="003672ED">
        <w:t xml:space="preserve"> </w:t>
      </w:r>
      <w:commentRangeStart w:id="5"/>
      <w:r w:rsidR="003672ED">
        <w:fldChar w:fldCharType="begin">
          <w:fldData xml:space="preserve">PEVuZE5vdGU+PENpdGU+PEF1dGhvcj5BbWFubjwvQXV0aG9yPjxZZWFyPjIwMjA8L1llYXI+PFJl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</w:fldData>
        </w:fldChar>
      </w:r>
      <w:r w:rsidR="006801A1">
        <w:instrText xml:space="preserve"> ADDIN EN.CITE </w:instrText>
      </w:r>
      <w:r w:rsidR="006801A1">
        <w:fldChar w:fldCharType="begin">
          <w:fldData xml:space="preserve">PEVuZE5vdGU+PENpdGU+PEF1dGhvcj5BbWFubjwvQXV0aG9yPjxZZWFyPjIwMjA8L1llYXI+PFJl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</w:fldData>
        </w:fldChar>
      </w:r>
      <w:r w:rsidR="006801A1">
        <w:instrText xml:space="preserve"> ADDIN EN.CITE.DATA </w:instrText>
      </w:r>
      <w:r w:rsidR="006801A1">
        <w:fldChar w:fldCharType="end"/>
      </w:r>
      <w:r w:rsidR="003672ED">
        <w:fldChar w:fldCharType="separate"/>
      </w:r>
      <w:r w:rsidR="003737BF">
        <w:rPr>
          <w:noProof/>
        </w:rPr>
        <w:t>[27, 28]</w:t>
      </w:r>
      <w:r w:rsidR="003672ED">
        <w:fldChar w:fldCharType="end"/>
      </w:r>
      <w:commentRangeEnd w:id="5"/>
      <w:r w:rsidR="00507C8E">
        <w:rPr>
          <w:rStyle w:val="CommentReference"/>
        </w:rPr>
        <w:commentReference w:id="5"/>
      </w:r>
      <w:r w:rsidR="00E479CC">
        <w:t xml:space="preserve">. </w:t>
      </w:r>
      <w:r w:rsidR="00C72B52">
        <w:t xml:space="preserve">A machine learning model must be investigated to ensure the model is making predictions based </w:t>
      </w:r>
      <w:r w:rsidR="00273969">
        <w:t>on relevant</w:t>
      </w:r>
      <w:r w:rsidR="00C72B52">
        <w:t xml:space="preserve"> </w:t>
      </w:r>
      <w:r w:rsidR="003672ED">
        <w:t xml:space="preserve">features </w:t>
      </w:r>
      <w:r w:rsidR="00273969">
        <w:t xml:space="preserve">and not artifacts </w:t>
      </w:r>
      <w:r w:rsidR="00B602F0">
        <w:fldChar w:fldCharType="begin"/>
      </w:r>
      <w:r w:rsidR="006801A1">
        <w:instrText xml:space="preserve"> ADDIN EN.CITE &lt;EndNote&gt;&lt;Cite&gt;&lt;Author&gt;Lapuschkin&lt;/Author&gt;&lt;Year&gt;2019&lt;/Year&gt;&lt;RecNum&gt;41&lt;/RecNum&gt;&lt;DisplayText&gt;[29, 30]&lt;/DisplayText&gt;&lt;record&gt;&lt;rec-number&gt;41&lt;/rec-number&gt;&lt;foreign-keys&gt;&lt;key app="EN" db-id="ftsxrwfsqftr2zepswz5pffv9sav2p5x9f5v" timestamp="1638685925"&gt;41&lt;/key&gt;&lt;/foreign-keys&gt;&lt;ref-type name="Journal Article"&gt;17&lt;/ref-type&gt;&lt;contributors&gt;&lt;authors&gt;&lt;author&gt;Lapuschkin, Sebastian&lt;/author&gt;&lt;author&gt;Wäldchen, Stephan&lt;/author&gt;&lt;author&gt;Binder, Alexander&lt;/author&gt;&lt;author&gt;Montavon, Grégoire&lt;/author&gt;&lt;author&gt;Samek, Wojciech&lt;/author&gt;&lt;author&gt;Müller, Klaus-Robert&lt;/author&gt;&lt;/authors&gt;&lt;/contributors&gt;&lt;titles&gt;&lt;title&gt;Unmasking Clever Hans predictors and assessing what machines really learn&lt;/title&gt;&lt;secondary-title&gt;Nature communications&lt;/secondary-title&gt;&lt;/titles&gt;&lt;periodical&gt;&lt;full-title&gt;Nature Communications&lt;/full-title&gt;&lt;abbr-1&gt;Nat. Commun.&lt;/abbr-1&gt;&lt;abbr-2&gt;Nat. Commun.&lt;/abbr-2&gt;&lt;/periodical&gt;&lt;pages&gt;1-8&lt;/pages&gt;&lt;volume&gt;10&lt;/volume&gt;&lt;number&gt;1&lt;/number&gt;&lt;dates&gt;&lt;year&gt;2019&lt;/year&gt;&lt;/dates&gt;&lt;isbn&gt;2041-1723&lt;/isbn&gt;&lt;urls&gt;&lt;/urls&gt;&lt;electronic-resource-num&gt;https://doi.org/10.1038/s41467-019-08987-4&lt;/electronic-resource-num&gt;&lt;/record&gt;&lt;/Cite&gt;&lt;Cite&gt;&lt;Author&gt;Anders&lt;/Author&gt;&lt;Year&gt;2022&lt;/Year&gt;&lt;RecNum&gt;42&lt;/RecNum&gt;&lt;record&gt;&lt;rec-number&gt;42&lt;/rec-number&gt;&lt;foreign-keys&gt;&lt;key app="EN" db-id="ftsxrwfsqftr2zepswz5pffv9sav2p5x9f5v" timestamp="1638686487"&gt;42&lt;/key&gt;&lt;/foreign-keys&gt;&lt;ref-type name="Journal Article"&gt;17&lt;/ref-type&gt;&lt;contributors&gt;&lt;authors&gt;&lt;author&gt;Anders, Christopher J&lt;/author&gt;&lt;author&gt;Weber, Leander&lt;/author&gt;&lt;author&gt;Neumann, David&lt;/author&gt;&lt;author&gt;Samek, Wojciech&lt;/author&gt;&lt;author&gt;Müller, Klaus-Robert&lt;/author&gt;&lt;author&gt;Lapuschkin, Sebastian&lt;/author&gt;&lt;/authors&gt;&lt;/contributors&gt;&lt;titles&gt;&lt;title&gt;Finding and removing clever hans: Using explanation methods to debug and improve deep models&lt;/title&gt;&lt;secondary-title&gt;Information Fusion&lt;/secondary-title&gt;&lt;/titles&gt;&lt;pages&gt;261-295&lt;/pages&gt;&lt;volume&gt;77&lt;/volume&gt;&lt;dates&gt;&lt;year&gt;2022&lt;/year&gt;&lt;/dates&gt;&lt;isbn&gt;1566-2535&lt;/isbn&gt;&lt;urls&gt;&lt;/urls&gt;&lt;electronic-resource-num&gt;https://doi.org/10.1016/j.inffus.2021.07.015&lt;/electronic-resource-num&gt;&lt;/record&gt;&lt;/Cite&gt;&lt;/EndNote&gt;</w:instrText>
      </w:r>
      <w:r w:rsidR="00B602F0">
        <w:fldChar w:fldCharType="separate"/>
      </w:r>
      <w:r w:rsidR="003737BF">
        <w:rPr>
          <w:noProof/>
        </w:rPr>
        <w:t>[29, 30]</w:t>
      </w:r>
      <w:r w:rsidR="00B602F0">
        <w:fldChar w:fldCharType="end"/>
      </w:r>
      <w:r w:rsidR="003672ED">
        <w:t xml:space="preserve">, a topic </w:t>
      </w:r>
      <w:r w:rsidR="00272A3E">
        <w:t xml:space="preserve">not addressed by </w:t>
      </w:r>
      <w:r w:rsidR="003672ED">
        <w:t>previous works.</w:t>
      </w:r>
    </w:p>
    <w:p w14:paraId="0A1F4A5B" w14:textId="6383AA6E" w:rsidR="00196CA3" w:rsidRDefault="00294598" w:rsidP="00B73B01">
      <w:pPr>
        <w:spacing w:line="480" w:lineRule="auto"/>
      </w:pPr>
      <w:r>
        <w:tab/>
      </w:r>
      <w:r w:rsidR="00EE5B6C">
        <w:t>In this study</w:t>
      </w:r>
      <w:r w:rsidR="005B4171">
        <w:t>,</w:t>
      </w:r>
      <w:r w:rsidR="003B079E">
        <w:t xml:space="preserve"> we propose </w:t>
      </w:r>
      <w:proofErr w:type="spellStart"/>
      <w:r w:rsidR="003B079E">
        <w:t>nEMGNet</w:t>
      </w:r>
      <w:proofErr w:type="spellEnd"/>
      <w:r w:rsidR="003B079E">
        <w:t xml:space="preserve">, a </w:t>
      </w:r>
      <w:r w:rsidR="00DA7677">
        <w:t>one</w:t>
      </w:r>
      <w:r w:rsidR="008E5578">
        <w:t>-dimen</w:t>
      </w:r>
      <w:r w:rsidR="006A4EB4">
        <w:t>s</w:t>
      </w:r>
      <w:r w:rsidR="008E5578">
        <w:t>ional</w:t>
      </w:r>
      <w:r w:rsidR="003B079E">
        <w:t xml:space="preserve"> </w:t>
      </w:r>
      <w:r w:rsidR="008E5578">
        <w:t>convolutional neural network (</w:t>
      </w:r>
      <w:r w:rsidR="00C83E55">
        <w:t>1D-</w:t>
      </w:r>
      <w:r w:rsidR="003B079E">
        <w:t>CNN</w:t>
      </w:r>
      <w:r w:rsidR="008E5578">
        <w:t>)</w:t>
      </w:r>
      <w:r w:rsidR="003B079E">
        <w:t xml:space="preserve"> model</w:t>
      </w:r>
      <w:r w:rsidR="00C76AF4">
        <w:t xml:space="preserve"> </w:t>
      </w:r>
      <w:r w:rsidR="002661F5">
        <w:t xml:space="preserve">that </w:t>
      </w:r>
      <w:r w:rsidR="008E5578">
        <w:t>extract</w:t>
      </w:r>
      <w:r w:rsidR="002D70B1">
        <w:t>s</w:t>
      </w:r>
      <w:r w:rsidR="008E5578">
        <w:t xml:space="preserve"> </w:t>
      </w:r>
      <w:r w:rsidR="003B079E">
        <w:t xml:space="preserve">features from raw </w:t>
      </w:r>
      <w:proofErr w:type="spellStart"/>
      <w:r w:rsidR="003B079E">
        <w:t>nEMG</w:t>
      </w:r>
      <w:proofErr w:type="spellEnd"/>
      <w:r w:rsidR="003B079E">
        <w:t xml:space="preserve"> signal</w:t>
      </w:r>
      <w:r w:rsidR="006F36D4">
        <w:t>s</w:t>
      </w:r>
      <w:r w:rsidR="003B079E">
        <w:t xml:space="preserve"> </w:t>
      </w:r>
      <w:r w:rsidR="002D70B1">
        <w:t xml:space="preserve">with </w:t>
      </w:r>
      <w:r w:rsidR="00C76AF4">
        <w:t>improved</w:t>
      </w:r>
      <w:r w:rsidR="003B079E">
        <w:t xml:space="preserve"> </w:t>
      </w:r>
      <w:r w:rsidR="00C76AF4">
        <w:t>accuracy compared to</w:t>
      </w:r>
      <w:r w:rsidR="002D70B1">
        <w:t xml:space="preserve"> models from</w:t>
      </w:r>
      <w:r w:rsidR="00C76AF4">
        <w:t xml:space="preserve"> previous works</w:t>
      </w:r>
      <w:r w:rsidR="00967E28">
        <w:t xml:space="preserve"> </w:t>
      </w:r>
      <w:r w:rsidR="00967E28">
        <w:fldChar w:fldCharType="begin"/>
      </w:r>
      <w:r w:rsidR="00967E28">
        <w:instrText xml:space="preserve"> ADDIN EN.CITE &lt;EndNote&gt;&lt;Cite&gt;&lt;Author&gt;Nodera&lt;/Author&gt;&lt;Year&gt;2019&lt;/Year&gt;&lt;RecNum&gt;1&lt;/RecNum&gt;&lt;DisplayText&gt;[24, 25]&lt;/DisplayText&gt;&lt;record&gt;&lt;rec-number&gt;1&lt;/rec-number&gt;&lt;foreign-keys&gt;&lt;key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Cite&gt;&lt;Author&gt;Nam&lt;/Author&gt;&lt;Year&gt;2019&lt;/Year&gt;&lt;RecNum&gt;2&lt;/RecNum&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00967E28">
        <w:fldChar w:fldCharType="separate"/>
      </w:r>
      <w:r w:rsidR="00967E28">
        <w:rPr>
          <w:noProof/>
        </w:rPr>
        <w:t>[24, 25]</w:t>
      </w:r>
      <w:r w:rsidR="00967E28">
        <w:fldChar w:fldCharType="end"/>
      </w:r>
      <w:r w:rsidR="003B079E">
        <w:t xml:space="preserve">. </w:t>
      </w:r>
      <w:r w:rsidR="00E01A6C">
        <w:t>The</w:t>
      </w:r>
      <w:r w:rsidR="002D70B1">
        <w:t xml:space="preserve"> m</w:t>
      </w:r>
      <w:r w:rsidR="008E5578">
        <w:t xml:space="preserve">otivation for </w:t>
      </w:r>
      <w:proofErr w:type="spellStart"/>
      <w:r w:rsidR="008E5578">
        <w:t>nEMGNet</w:t>
      </w:r>
      <w:proofErr w:type="spellEnd"/>
      <w:r w:rsidR="008E5578">
        <w:t xml:space="preserve"> was to build a </w:t>
      </w:r>
      <w:r w:rsidR="009266FC">
        <w:t>domain-</w:t>
      </w:r>
      <w:r w:rsidR="008E5578">
        <w:t xml:space="preserve">specific deep learning model rather than </w:t>
      </w:r>
      <w:r w:rsidR="00C76AF4">
        <w:t xml:space="preserve">to use </w:t>
      </w:r>
      <w:r w:rsidR="008E5578">
        <w:t xml:space="preserve">models designed for other tasks. </w:t>
      </w:r>
      <w:r w:rsidR="00E01A6C">
        <w:t xml:space="preserve">This study </w:t>
      </w:r>
      <w:r w:rsidR="003B079E">
        <w:t>also introduce</w:t>
      </w:r>
      <w:r w:rsidR="00E01A6C">
        <w:t>s</w:t>
      </w:r>
      <w:r w:rsidR="003B079E">
        <w:t xml:space="preserve"> the divide</w:t>
      </w:r>
      <w:r w:rsidR="000C1C42">
        <w:t>-</w:t>
      </w:r>
      <w:r w:rsidR="003B079E">
        <w:t>and</w:t>
      </w:r>
      <w:r w:rsidR="000C1C42">
        <w:t>-</w:t>
      </w:r>
      <w:r w:rsidR="003B079E">
        <w:t>vote (</w:t>
      </w:r>
      <w:proofErr w:type="spellStart"/>
      <w:r w:rsidR="003B079E">
        <w:t>DiVote</w:t>
      </w:r>
      <w:proofErr w:type="spellEnd"/>
      <w:r w:rsidR="003B079E">
        <w:t xml:space="preserve">) </w:t>
      </w:r>
      <w:r w:rsidR="00FF3679">
        <w:t>algorithm</w:t>
      </w:r>
      <w:r w:rsidR="00A70D67">
        <w:t xml:space="preserve"> to predict the diagnosis of a subject </w:t>
      </w:r>
      <w:r w:rsidR="00334374">
        <w:t xml:space="preserve">by integrating the </w:t>
      </w:r>
      <w:r w:rsidR="00A70D67">
        <w:t xml:space="preserve">heterogeneous muscle signals </w:t>
      </w:r>
      <w:r w:rsidR="00334374">
        <w:t>into a homogeneous form.</w:t>
      </w:r>
      <w:r w:rsidR="005B4171">
        <w:t xml:space="preserve"> </w:t>
      </w:r>
      <w:r w:rsidR="00F34C10">
        <w:t xml:space="preserve">By </w:t>
      </w:r>
      <w:r w:rsidR="00581D8F">
        <w:t xml:space="preserve">combining </w:t>
      </w:r>
      <w:proofErr w:type="spellStart"/>
      <w:r w:rsidR="00F34C10">
        <w:t>nEMGNet</w:t>
      </w:r>
      <w:proofErr w:type="spellEnd"/>
      <w:r w:rsidR="00F34C10">
        <w:t xml:space="preserve"> and </w:t>
      </w:r>
      <w:proofErr w:type="spellStart"/>
      <w:r w:rsidR="00F34C10">
        <w:t>DiVote</w:t>
      </w:r>
      <w:proofErr w:type="spellEnd"/>
      <w:r w:rsidR="00F34C10">
        <w:t xml:space="preserve"> </w:t>
      </w:r>
      <w:r w:rsidR="00FF3679">
        <w:t>algorithm</w:t>
      </w:r>
      <w:r w:rsidR="00F34C10">
        <w:t xml:space="preserve">, </w:t>
      </w:r>
      <w:r w:rsidR="00581D8F">
        <w:t>diagnos</w:t>
      </w:r>
      <w:r w:rsidR="0083716D">
        <w:t>e</w:t>
      </w:r>
      <w:r w:rsidR="00581D8F">
        <w:t xml:space="preserve">s of subjects </w:t>
      </w:r>
      <w:r w:rsidR="001F3F1E">
        <w:t>w</w:t>
      </w:r>
      <w:r w:rsidR="0083716D">
        <w:t>ere</w:t>
      </w:r>
      <w:r w:rsidR="00581D8F">
        <w:t xml:space="preserve"> predicted from </w:t>
      </w:r>
      <w:r w:rsidR="009266FC">
        <w:t xml:space="preserve">a </w:t>
      </w:r>
      <w:r w:rsidR="00581D8F">
        <w:t>heterogeneous data structure</w:t>
      </w:r>
      <w:r w:rsidR="009266FC">
        <w:t>,</w:t>
      </w:r>
      <w:r w:rsidR="00581D8F">
        <w:t xml:space="preserve"> </w:t>
      </w:r>
      <w:r w:rsidR="005F306C">
        <w:t xml:space="preserve">which allows </w:t>
      </w:r>
      <w:r w:rsidR="000D7548">
        <w:t xml:space="preserve">for </w:t>
      </w:r>
      <w:r w:rsidR="005F306C">
        <w:t xml:space="preserve">practical </w:t>
      </w:r>
      <w:r w:rsidR="000D7548">
        <w:t xml:space="preserve">implementation </w:t>
      </w:r>
      <w:r w:rsidR="005F306C">
        <w:t xml:space="preserve">in </w:t>
      </w:r>
      <w:r w:rsidR="00AC56BF">
        <w:t xml:space="preserve">electrophysiologic </w:t>
      </w:r>
      <w:r w:rsidR="005F306C">
        <w:t>diagnosis</w:t>
      </w:r>
      <w:r w:rsidR="00C61B75">
        <w:t>.</w:t>
      </w:r>
      <w:r w:rsidR="00C76AF4">
        <w:t xml:space="preserve"> </w:t>
      </w:r>
      <w:r w:rsidR="005B4171">
        <w:t xml:space="preserve">After the performance </w:t>
      </w:r>
      <w:r w:rsidR="00C61B75">
        <w:t xml:space="preserve">of </w:t>
      </w:r>
      <w:proofErr w:type="spellStart"/>
      <w:r w:rsidR="00C61B75">
        <w:t>nEMGNet</w:t>
      </w:r>
      <w:proofErr w:type="spellEnd"/>
      <w:r w:rsidR="00C61B75">
        <w:t xml:space="preserve"> </w:t>
      </w:r>
      <w:r w:rsidR="00266979">
        <w:t xml:space="preserve">and </w:t>
      </w:r>
      <w:r w:rsidR="00932E1C">
        <w:t xml:space="preserve">the </w:t>
      </w:r>
      <w:proofErr w:type="spellStart"/>
      <w:r w:rsidR="00266979">
        <w:t>DiVote</w:t>
      </w:r>
      <w:proofErr w:type="spellEnd"/>
      <w:r w:rsidR="00266979">
        <w:t xml:space="preserve"> </w:t>
      </w:r>
      <w:r w:rsidR="00FF3679">
        <w:t>algorithm</w:t>
      </w:r>
      <w:r w:rsidR="00266979">
        <w:t xml:space="preserve"> </w:t>
      </w:r>
      <w:r w:rsidR="005B4171">
        <w:t>was</w:t>
      </w:r>
      <w:r w:rsidR="00F2177F">
        <w:t xml:space="preserve"> verified</w:t>
      </w:r>
      <w:r w:rsidR="005B4171">
        <w:t xml:space="preserve">, we </w:t>
      </w:r>
      <w:r w:rsidR="000F21D2">
        <w:t xml:space="preserve">identified how </w:t>
      </w:r>
      <w:proofErr w:type="spellStart"/>
      <w:r w:rsidR="000F21D2">
        <w:t>nEMGNet</w:t>
      </w:r>
      <w:proofErr w:type="spellEnd"/>
      <w:r w:rsidR="000F21D2">
        <w:t xml:space="preserve"> ma</w:t>
      </w:r>
      <w:r w:rsidR="003754A4">
        <w:t>d</w:t>
      </w:r>
      <w:r w:rsidR="000F21D2">
        <w:t>e predictions by applying</w:t>
      </w:r>
      <w:r w:rsidR="00BF6DFE">
        <w:t xml:space="preserve"> </w:t>
      </w:r>
      <w:r w:rsidR="005B4171">
        <w:t>feature visualization</w:t>
      </w:r>
      <w:r w:rsidR="00C61B75">
        <w:t xml:space="preserve"> </w:t>
      </w:r>
      <w:r w:rsidR="00D6075C">
        <w:fldChar w:fldCharType="begin"/>
      </w:r>
      <w:r w:rsidR="00F60FBC">
        <w:instrText xml:space="preserve"> ADDIN EN.CITE &lt;EndNote&gt;&lt;Cite&gt;&lt;Author&gt;Olah&lt;/Author&gt;&lt;Year&gt;2017&lt;/Year&gt;&lt;RecNum&gt;6&lt;/RecNum&gt;&lt;DisplayText&gt;[31, 32]&lt;/DisplayText&gt;&lt;record&gt;&lt;rec-number&gt;6&lt;/rec-number&gt;&lt;foreign-keys&gt;&lt;key app="EN" db-id="ftsxrwfsqftr2zepswz5pffv9sav2p5x9f5v" timestamp="1630402574"&gt;6&lt;/key&gt;&lt;/foreign-keys&gt;&lt;ref-type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ages&gt;e7&lt;/pages&gt;&lt;volume&gt;2&lt;/volume&gt;&lt;number&gt;11&lt;/number&gt;&lt;dates&gt;&lt;year&gt;2017&lt;/year&gt;&lt;/dates&gt;&lt;isbn&gt;2476-0757&lt;/isbn&gt;&lt;urls&gt;&lt;/urls&gt;&lt;electronic-resource-num&gt;https://doi.org/10.23915/distill.00007&lt;/electronic-resource-num&gt;&lt;/record&gt;&lt;/Cite&gt;&lt;Cite&gt;&lt;Author&gt;Erhan&lt;/Author&gt;&lt;Year&gt;2009&lt;/Year&gt;&lt;RecNum&gt;50&lt;/RecNum&gt;&lt;record&gt;&lt;rec-number&gt;50&lt;/rec-number&gt;&lt;foreign-keys&gt;&lt;key app="EN" db-id="ftsxrwfsqftr2zepswz5pffv9sav2p5x9f5v" timestamp="1638762667"&gt;50&lt;/key&gt;&lt;/foreign-keys&gt;&lt;ref-type name="Journal Article"&gt;17&lt;/ref-type&gt;&lt;contributors&gt;&lt;authors&gt;&lt;author&gt;Erhan, Dumitru&lt;/author&gt;&lt;author&gt;Bengio, Yoshua&lt;/author&gt;&lt;author&gt;Courville, Aaron&lt;/author&gt;&lt;author&gt;Vincent, Pascal&lt;/author&gt;&lt;/authors&gt;&lt;/contributors&gt;&lt;titles&gt;&lt;title&gt;Visualizing higher-layer features of a deep network&lt;/title&gt;&lt;secondary-title&gt;University of Montreal&lt;/secondary-title&gt;&lt;/titles&gt;&lt;pages&gt;1&lt;/pages&gt;&lt;volume&gt;1341&lt;/volume&gt;&lt;number&gt;3&lt;/number&gt;&lt;dates&gt;&lt;year&gt;2009&lt;/year&gt;&lt;/dates&gt;&lt;urls&gt;&lt;/urls&gt;&lt;/record&gt;&lt;/Cite&gt;&lt;/EndNote&gt;</w:instrText>
      </w:r>
      <w:r w:rsidR="00D6075C">
        <w:fldChar w:fldCharType="separate"/>
      </w:r>
      <w:r w:rsidR="003737BF">
        <w:rPr>
          <w:noProof/>
        </w:rPr>
        <w:t>[31, 32]</w:t>
      </w:r>
      <w:r w:rsidR="00D6075C">
        <w:fldChar w:fldCharType="end"/>
      </w:r>
      <w:r w:rsidR="00730222">
        <w:t>. Feature visualization is</w:t>
      </w:r>
      <w:r w:rsidR="005B4171">
        <w:t xml:space="preserve"> a</w:t>
      </w:r>
      <w:r w:rsidR="00BA36AF">
        <w:t xml:space="preserve"> powerful</w:t>
      </w:r>
      <w:r w:rsidR="005B4171">
        <w:t xml:space="preserve"> explainable deep learning technique </w:t>
      </w:r>
      <w:r w:rsidR="001A235A">
        <w:t xml:space="preserve">that </w:t>
      </w:r>
      <w:r w:rsidR="005B4171">
        <w:t xml:space="preserve">shows the features </w:t>
      </w:r>
      <w:r w:rsidR="00AC6DE5">
        <w:t xml:space="preserve">learned by </w:t>
      </w:r>
      <w:r w:rsidR="005B4171">
        <w:t>a deep learning model.</w:t>
      </w:r>
    </w:p>
    <w:p w14:paraId="6C15F689" w14:textId="2670CFEC" w:rsidR="00706D2A" w:rsidRPr="00706D2A" w:rsidRDefault="00AE0A29" w:rsidP="00416576">
      <w:pPr>
        <w:pStyle w:val="Heading1"/>
        <w:numPr>
          <w:ilvl w:val="0"/>
          <w:numId w:val="12"/>
        </w:numPr>
      </w:pPr>
      <w:bookmarkStart w:id="6" w:name="_Ref84759529"/>
      <w:commentRangeStart w:id="7"/>
      <w:r>
        <w:rPr>
          <w:rFonts w:hint="eastAsia"/>
        </w:rPr>
        <w:t>M</w:t>
      </w:r>
      <w:commentRangeEnd w:id="7"/>
      <w:r w:rsidR="00605A2E">
        <w:rPr>
          <w:rStyle w:val="CommentReference"/>
          <w:rFonts w:eastAsiaTheme="minorEastAsia" w:cstheme="minorBidi"/>
          <w:b w:val="0"/>
          <w:bCs w:val="0"/>
          <w:kern w:val="2"/>
        </w:rPr>
        <w:commentReference w:id="7"/>
      </w:r>
      <w:r>
        <w:t xml:space="preserve">aterials and </w:t>
      </w:r>
      <w:r w:rsidR="00706D2A" w:rsidRPr="00055046">
        <w:t>Methods</w:t>
      </w:r>
      <w:bookmarkEnd w:id="6"/>
    </w:p>
    <w:p w14:paraId="449DB1B1" w14:textId="708A26DB" w:rsidR="00ED4E4D" w:rsidRDefault="00531E03" w:rsidP="00416576">
      <w:pPr>
        <w:pStyle w:val="Heading2"/>
        <w:numPr>
          <w:ilvl w:val="1"/>
          <w:numId w:val="12"/>
        </w:numPr>
      </w:pPr>
      <w:bookmarkStart w:id="8" w:name="_Ref84759538"/>
      <w:r>
        <w:t>Data</w:t>
      </w:r>
      <w:bookmarkEnd w:id="8"/>
    </w:p>
    <w:p w14:paraId="7F019A10" w14:textId="7C2327C7" w:rsidR="004947E4" w:rsidRDefault="0000709A" w:rsidP="004947E4">
      <w:commentRangeStart w:id="9"/>
      <w:r>
        <w:rPr>
          <w:noProof/>
        </w:rPr>
        <w:lastRenderedPageBreak/>
        <w:drawing>
          <wp:inline distT="0" distB="0" distL="0" distR="0" wp14:anchorId="73D6C5D4" wp14:editId="250A6177">
            <wp:extent cx="5871824" cy="3523094"/>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71824" cy="3523094"/>
                    </a:xfrm>
                    <a:prstGeom prst="rect">
                      <a:avLst/>
                    </a:prstGeom>
                  </pic:spPr>
                </pic:pic>
              </a:graphicData>
            </a:graphic>
          </wp:inline>
        </w:drawing>
      </w:r>
      <w:commentRangeEnd w:id="9"/>
      <w:r w:rsidR="00565E91">
        <w:rPr>
          <w:rStyle w:val="CommentReference"/>
        </w:rPr>
        <w:commentReference w:id="9"/>
      </w:r>
    </w:p>
    <w:p w14:paraId="20A92740" w14:textId="449F1036" w:rsidR="00EC2071" w:rsidRPr="005E3106" w:rsidRDefault="00121B3C" w:rsidP="005E3106">
      <w:pPr>
        <w:pStyle w:val="Caption"/>
        <w:jc w:val="left"/>
        <w:rPr>
          <w:rFonts w:ascii="Times New Roman" w:eastAsia="굴림" w:hAnsi="Times New Roman" w:cs="Times New Roman"/>
          <w:color w:val="000000" w:themeColor="text1"/>
          <w:kern w:val="0"/>
          <w:szCs w:val="24"/>
        </w:rPr>
      </w:pPr>
      <w:bookmarkStart w:id="10" w:name="_Ref83912484"/>
      <w:commentRangeStart w:id="11"/>
      <w:r w:rsidRPr="00F67024">
        <w:rPr>
          <w:rFonts w:ascii="Times New Roman" w:hAnsi="Times New Roman" w:cs="Times New Roman"/>
          <w:b/>
          <w:bCs/>
          <w:color w:val="000000" w:themeColor="text1"/>
        </w:rPr>
        <w:t>F</w:t>
      </w:r>
      <w:commentRangeEnd w:id="11"/>
      <w:r w:rsidR="00605A2E">
        <w:rPr>
          <w:rStyle w:val="CommentReference"/>
          <w:rFonts w:ascii="Times New Roman" w:hAnsi="Times New Roman"/>
          <w:iCs w:val="0"/>
          <w:color w:val="auto"/>
        </w:rPr>
        <w:commentReference w:id="11"/>
      </w:r>
      <w:r w:rsidRPr="00F67024">
        <w:rPr>
          <w:rFonts w:ascii="Times New Roman" w:hAnsi="Times New Roman" w:cs="Times New Roman"/>
          <w:b/>
          <w:bCs/>
          <w:color w:val="000000" w:themeColor="text1"/>
        </w:rPr>
        <w:t xml:space="preserve">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1</w:t>
      </w:r>
      <w:r w:rsidR="003A3377" w:rsidRPr="00F67024">
        <w:rPr>
          <w:rFonts w:ascii="Times New Roman" w:hAnsi="Times New Roman" w:cs="Times New Roman"/>
          <w:b/>
          <w:bCs/>
          <w:noProof/>
          <w:color w:val="000000" w:themeColor="text1"/>
        </w:rPr>
        <w:fldChar w:fldCharType="end"/>
      </w:r>
      <w:bookmarkEnd w:id="10"/>
      <w:r w:rsidRPr="00F67024">
        <w:rPr>
          <w:rFonts w:ascii="Times New Roman" w:hAnsi="Times New Roman" w:cs="Times New Roman"/>
          <w:color w:val="000000" w:themeColor="text1"/>
        </w:rPr>
        <w:t xml:space="preserve"> </w:t>
      </w:r>
      <w:r w:rsidR="000E5A45" w:rsidRPr="00F67024">
        <w:rPr>
          <w:rFonts w:ascii="Times New Roman" w:hAnsi="Times New Roman" w:cs="Times New Roman"/>
          <w:color w:val="000000" w:themeColor="text1"/>
        </w:rPr>
        <w:t>N</w:t>
      </w:r>
      <w:r w:rsidRPr="00F67024">
        <w:rPr>
          <w:rFonts w:ascii="Times New Roman" w:hAnsi="Times New Roman" w:cs="Times New Roman"/>
          <w:color w:val="000000" w:themeColor="text1"/>
        </w:rPr>
        <w:t xml:space="preserve">eedle electromyography </w:t>
      </w:r>
      <w:r w:rsidR="004D580F" w:rsidRPr="00F67024">
        <w:rPr>
          <w:rFonts w:ascii="Times New Roman" w:hAnsi="Times New Roman" w:cs="Times New Roman"/>
          <w:color w:val="000000" w:themeColor="text1"/>
        </w:rPr>
        <w:t>signal</w:t>
      </w:r>
      <w:r w:rsidR="00090402">
        <w:rPr>
          <w:rFonts w:ascii="Times New Roman" w:hAnsi="Times New Roman" w:cs="Times New Roman"/>
          <w:color w:val="000000" w:themeColor="text1"/>
        </w:rPr>
        <w:t>s</w:t>
      </w:r>
      <w:r w:rsidR="004D580F" w:rsidRPr="00F67024">
        <w:rPr>
          <w:rFonts w:ascii="Times New Roman" w:hAnsi="Times New Roman" w:cs="Times New Roman"/>
          <w:color w:val="000000" w:themeColor="text1"/>
        </w:rPr>
        <w:t xml:space="preserve"> </w:t>
      </w:r>
      <w:r w:rsidR="004B12B0">
        <w:rPr>
          <w:rFonts w:ascii="Times New Roman" w:hAnsi="Times New Roman" w:cs="Times New Roman"/>
          <w:color w:val="000000" w:themeColor="text1"/>
        </w:rPr>
        <w:t>of</w:t>
      </w:r>
      <w:r w:rsidR="004D580F" w:rsidRPr="00F67024">
        <w:rPr>
          <w:rFonts w:ascii="Times New Roman" w:hAnsi="Times New Roman" w:cs="Times New Roman"/>
          <w:color w:val="000000" w:themeColor="text1"/>
        </w:rPr>
        <w:t xml:space="preserve"> </w:t>
      </w:r>
      <w:r w:rsidR="00090402">
        <w:rPr>
          <w:rFonts w:ascii="Times New Roman" w:hAnsi="Times New Roman" w:cs="Times New Roman"/>
          <w:color w:val="000000" w:themeColor="text1"/>
        </w:rPr>
        <w:t>neuromuscular disorder</w:t>
      </w:r>
      <w:r w:rsidR="004B12B0">
        <w:rPr>
          <w:rFonts w:ascii="Times New Roman" w:hAnsi="Times New Roman" w:cs="Times New Roman"/>
          <w:color w:val="000000" w:themeColor="text1"/>
        </w:rPr>
        <w:t xml:space="preserve"> type</w:t>
      </w:r>
      <w:r w:rsidR="00090402">
        <w:rPr>
          <w:rFonts w:ascii="Times New Roman" w:hAnsi="Times New Roman" w:cs="Times New Roman"/>
          <w:color w:val="000000" w:themeColor="text1"/>
        </w:rPr>
        <w:t xml:space="preserve">. </w:t>
      </w:r>
      <w:r w:rsidR="00D53D9D" w:rsidRPr="00D53D9D">
        <w:rPr>
          <w:rFonts w:ascii="Times New Roman" w:hAnsi="Times New Roman" w:cs="Times New Roman"/>
          <w:color w:val="000000" w:themeColor="text1"/>
        </w:rPr>
        <w:t>Myopathy refers to the damage in the muscle</w:t>
      </w:r>
      <w:r w:rsidR="00D53D9D">
        <w:rPr>
          <w:rFonts w:ascii="Times New Roman" w:hAnsi="Times New Roman" w:cs="Times New Roman"/>
          <w:color w:val="000000" w:themeColor="text1"/>
        </w:rPr>
        <w:t xml:space="preserve"> fibers</w:t>
      </w:r>
      <w:r w:rsidR="004601C6">
        <w:rPr>
          <w:rFonts w:ascii="Times New Roman" w:hAnsi="Times New Roman" w:cs="Times New Roman"/>
          <w:color w:val="000000" w:themeColor="text1"/>
        </w:rPr>
        <w:t>,</w:t>
      </w:r>
      <w:r w:rsidR="00D53D9D" w:rsidRPr="00D53D9D">
        <w:rPr>
          <w:rFonts w:ascii="Times New Roman" w:hAnsi="Times New Roman" w:cs="Times New Roman"/>
          <w:color w:val="000000" w:themeColor="text1"/>
        </w:rPr>
        <w:t xml:space="preserve"> which results in </w:t>
      </w:r>
      <w:r w:rsidR="00D53D9D">
        <w:rPr>
          <w:rFonts w:ascii="Times New Roman" w:hAnsi="Times New Roman" w:cs="Times New Roman"/>
          <w:color w:val="000000" w:themeColor="text1"/>
        </w:rPr>
        <w:t>motor unit action</w:t>
      </w:r>
      <w:r w:rsidR="00D53D9D" w:rsidRPr="00D53D9D">
        <w:rPr>
          <w:rFonts w:ascii="Times New Roman" w:hAnsi="Times New Roman" w:cs="Times New Roman"/>
          <w:color w:val="000000" w:themeColor="text1"/>
        </w:rPr>
        <w:t xml:space="preserve"> potentials with small amplitudes and short durations</w:t>
      </w:r>
      <w:r w:rsidR="004601C6">
        <w:rPr>
          <w:rFonts w:ascii="Times New Roman" w:hAnsi="Times New Roman" w:cs="Times New Roman"/>
          <w:color w:val="000000" w:themeColor="text1"/>
        </w:rPr>
        <w:t>. N</w:t>
      </w:r>
      <w:r w:rsidR="00D53D9D" w:rsidRPr="00D53D9D">
        <w:rPr>
          <w:rFonts w:ascii="Times New Roman" w:hAnsi="Times New Roman" w:cs="Times New Roman"/>
          <w:color w:val="000000" w:themeColor="text1"/>
        </w:rPr>
        <w:t>europathy refers to the damage in the peripheral nerves</w:t>
      </w:r>
      <w:r w:rsidR="004601C6">
        <w:rPr>
          <w:rFonts w:ascii="Times New Roman" w:hAnsi="Times New Roman" w:cs="Times New Roman"/>
          <w:color w:val="000000" w:themeColor="text1"/>
        </w:rPr>
        <w:t>,</w:t>
      </w:r>
      <w:r w:rsidR="00D53D9D" w:rsidRPr="00D53D9D">
        <w:rPr>
          <w:rFonts w:ascii="Times New Roman" w:hAnsi="Times New Roman" w:cs="Times New Roman"/>
          <w:color w:val="000000" w:themeColor="text1"/>
        </w:rPr>
        <w:t xml:space="preserve"> which shows </w:t>
      </w:r>
      <w:r w:rsidR="00D53D9D">
        <w:rPr>
          <w:rFonts w:ascii="Times New Roman" w:hAnsi="Times New Roman" w:cs="Times New Roman"/>
          <w:color w:val="000000" w:themeColor="text1"/>
        </w:rPr>
        <w:t>motor unit action</w:t>
      </w:r>
      <w:r w:rsidR="00D53D9D" w:rsidRPr="00D53D9D">
        <w:rPr>
          <w:rFonts w:ascii="Times New Roman" w:hAnsi="Times New Roman" w:cs="Times New Roman"/>
          <w:color w:val="000000" w:themeColor="text1"/>
        </w:rPr>
        <w:t xml:space="preserve"> potentials with large amplitudes and long durations. </w:t>
      </w:r>
      <w:proofErr w:type="spellStart"/>
      <w:r w:rsidR="00D53D9D" w:rsidRPr="00D53D9D">
        <w:rPr>
          <w:rFonts w:ascii="Times New Roman" w:hAnsi="Times New Roman" w:cs="Times New Roman"/>
          <w:color w:val="000000" w:themeColor="text1"/>
        </w:rPr>
        <w:t>nEMG</w:t>
      </w:r>
      <w:proofErr w:type="spellEnd"/>
      <w:r w:rsidR="00D53D9D" w:rsidRPr="00D53D9D">
        <w:rPr>
          <w:rFonts w:ascii="Times New Roman" w:hAnsi="Times New Roman" w:cs="Times New Roman"/>
          <w:color w:val="000000" w:themeColor="text1"/>
        </w:rPr>
        <w:t xml:space="preserve"> signals from </w:t>
      </w:r>
      <w:r w:rsidR="004601C6">
        <w:rPr>
          <w:rFonts w:ascii="Times New Roman" w:hAnsi="Times New Roman" w:cs="Times New Roman"/>
          <w:color w:val="000000" w:themeColor="text1"/>
        </w:rPr>
        <w:t>n</w:t>
      </w:r>
      <w:r w:rsidR="00D53D9D" w:rsidRPr="00D53D9D">
        <w:rPr>
          <w:rFonts w:ascii="Times New Roman" w:hAnsi="Times New Roman" w:cs="Times New Roman"/>
          <w:color w:val="000000" w:themeColor="text1"/>
        </w:rPr>
        <w:t xml:space="preserve">ormal muscles show </w:t>
      </w:r>
      <w:r w:rsidR="004601C6">
        <w:rPr>
          <w:rFonts w:ascii="Times New Roman" w:hAnsi="Times New Roman" w:cs="Times New Roman"/>
          <w:color w:val="000000" w:themeColor="text1"/>
        </w:rPr>
        <w:t xml:space="preserve">motor unit action potentials with </w:t>
      </w:r>
      <w:r w:rsidR="00D53D9D" w:rsidRPr="00D53D9D">
        <w:rPr>
          <w:rFonts w:ascii="Times New Roman" w:hAnsi="Times New Roman" w:cs="Times New Roman"/>
          <w:color w:val="000000" w:themeColor="text1"/>
        </w:rPr>
        <w:t xml:space="preserve">medium amplitudes and durations </w:t>
      </w:r>
      <w:r w:rsidR="00563A3F">
        <w:rPr>
          <w:rFonts w:ascii="Times New Roman" w:hAnsi="Times New Roman" w:cs="Times New Roman"/>
          <w:color w:val="000000" w:themeColor="text1"/>
        </w:rPr>
        <w:t>than</w:t>
      </w:r>
      <w:r w:rsidR="00D53D9D" w:rsidRPr="00D53D9D">
        <w:rPr>
          <w:rFonts w:ascii="Times New Roman" w:hAnsi="Times New Roman" w:cs="Times New Roman"/>
          <w:color w:val="000000" w:themeColor="text1"/>
        </w:rPr>
        <w:t xml:space="preserve"> myopathy or neuropathy.</w:t>
      </w:r>
    </w:p>
    <w:p w14:paraId="147D7002" w14:textId="48958F45" w:rsidR="00EC2071" w:rsidRPr="00F03357" w:rsidRDefault="004601C6" w:rsidP="005E3106">
      <w:pPr>
        <w:pStyle w:val="Text"/>
        <w:ind w:firstLine="800"/>
      </w:pPr>
      <w:r>
        <w:t xml:space="preserve">The </w:t>
      </w:r>
      <w:proofErr w:type="spellStart"/>
      <w:r w:rsidR="00726A86">
        <w:t>nEMG</w:t>
      </w:r>
      <w:proofErr w:type="spellEnd"/>
      <w:r w:rsidR="00726A86">
        <w:t xml:space="preserve"> </w:t>
      </w:r>
      <w:r w:rsidR="009936FE">
        <w:t>d</w:t>
      </w:r>
      <w:r w:rsidR="00F03357">
        <w:t>ata</w:t>
      </w:r>
      <w:r w:rsidR="009936FE">
        <w:t>set</w:t>
      </w:r>
      <w:r w:rsidR="00F03357">
        <w:t xml:space="preserve"> included </w:t>
      </w:r>
      <w:r w:rsidR="009936FE">
        <w:t xml:space="preserve">information </w:t>
      </w:r>
      <w:r w:rsidR="000765BD">
        <w:t xml:space="preserve">from </w:t>
      </w:r>
      <w:r w:rsidR="00F03357">
        <w:t>5</w:t>
      </w:r>
      <w:r w:rsidR="006537CB">
        <w:t>7</w:t>
      </w:r>
      <w:r w:rsidR="00F03357">
        <w:t xml:space="preserve"> subjects who visited Seoul National University Hospital from June 2015 to July 2020.</w:t>
      </w:r>
      <w:r w:rsidR="008C1F7C">
        <w:t xml:space="preserve"> </w:t>
      </w:r>
      <w:r w:rsidR="003754A4">
        <w:t xml:space="preserve">Each subject was </w:t>
      </w:r>
      <w:r w:rsidR="00BB3EB9">
        <w:t xml:space="preserve">diagnosed </w:t>
      </w:r>
      <w:r w:rsidR="003754A4">
        <w:t xml:space="preserve">with one of three </w:t>
      </w:r>
      <w:r w:rsidR="00CC5901">
        <w:t xml:space="preserve">neuromuscular disorder </w:t>
      </w:r>
      <w:r w:rsidR="003754A4">
        <w:t xml:space="preserve">types by a </w:t>
      </w:r>
      <w:r w:rsidR="003754A4" w:rsidRPr="00E70BAB">
        <w:t xml:space="preserve">certified electromyographer. </w:t>
      </w:r>
      <w:r w:rsidR="008C1F7C" w:rsidRPr="00E70BAB">
        <w:t xml:space="preserve">Types of </w:t>
      </w:r>
      <w:r w:rsidR="000648EE" w:rsidRPr="00E70BAB">
        <w:t xml:space="preserve">neuromuscular disorders </w:t>
      </w:r>
      <w:r w:rsidR="008C1F7C" w:rsidRPr="00E70BAB">
        <w:t>w</w:t>
      </w:r>
      <w:r w:rsidR="006F36D4" w:rsidRPr="00E70BAB">
        <w:t>ere</w:t>
      </w:r>
      <w:r w:rsidR="008C1F7C" w:rsidRPr="00E70BAB">
        <w:t xml:space="preserve"> categorized into </w:t>
      </w:r>
      <w:r w:rsidR="00F03357" w:rsidRPr="00E70BAB">
        <w:t>myopathy (M), neuropathy (N), and normal (N</w:t>
      </w:r>
      <w:r w:rsidR="00F7016B" w:rsidRPr="00E70BAB">
        <w:t>L</w:t>
      </w:r>
      <w:r w:rsidR="00F03357" w:rsidRPr="00E70BAB">
        <w:t>)</w:t>
      </w:r>
      <w:r w:rsidR="008C1F7C" w:rsidRPr="00E70BAB">
        <w:t xml:space="preserve">. </w:t>
      </w:r>
      <w:r w:rsidR="00563A3F">
        <w:t>The s</w:t>
      </w:r>
      <w:r w:rsidR="0085534F" w:rsidRPr="00E70BAB">
        <w:t>ignal c</w:t>
      </w:r>
      <w:r w:rsidR="00C02EA2" w:rsidRPr="00E70BAB">
        <w:t xml:space="preserve">haracteristics of </w:t>
      </w:r>
      <w:r w:rsidR="00924DFE" w:rsidRPr="00E70BAB">
        <w:t xml:space="preserve">each </w:t>
      </w:r>
      <w:r w:rsidR="00FC4DA9" w:rsidRPr="00E70BAB">
        <w:t xml:space="preserve">neuromuscular disorder </w:t>
      </w:r>
      <w:r w:rsidR="009161A3" w:rsidRPr="00E70BAB">
        <w:t xml:space="preserve">type </w:t>
      </w:r>
      <w:r w:rsidR="00091387">
        <w:t>are</w:t>
      </w:r>
      <w:r w:rsidR="00091387" w:rsidRPr="00E70BAB">
        <w:t xml:space="preserve"> </w:t>
      </w:r>
      <w:r w:rsidR="00C02EA2" w:rsidRPr="00E70BAB">
        <w:t xml:space="preserve">presented in </w:t>
      </w:r>
      <w:r w:rsidR="00C02EA2" w:rsidRPr="00E70BAB">
        <w:fldChar w:fldCharType="begin"/>
      </w:r>
      <w:r w:rsidR="00C02EA2" w:rsidRPr="00E70BAB">
        <w:instrText xml:space="preserve"> REF _Ref83912484 \h </w:instrText>
      </w:r>
      <w:r w:rsidR="00E70BAB" w:rsidRPr="004815DE">
        <w:instrText xml:space="preserve"> \* MERGEFORMAT </w:instrText>
      </w:r>
      <w:r w:rsidR="00C02EA2"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1</w:t>
      </w:r>
      <w:r w:rsidR="00C02EA2" w:rsidRPr="00E70BAB">
        <w:fldChar w:fldCharType="end"/>
      </w:r>
      <w:r w:rsidR="00C02EA2" w:rsidRPr="00E70BAB">
        <w:t xml:space="preserve">. </w:t>
      </w:r>
      <w:proofErr w:type="gramStart"/>
      <w:r w:rsidR="00091387" w:rsidRPr="00E70BAB">
        <w:t>Single</w:t>
      </w:r>
      <w:r w:rsidR="00091387">
        <w:t>-</w:t>
      </w:r>
      <w:r w:rsidR="00F03357" w:rsidRPr="00E70BAB">
        <w:t>channel</w:t>
      </w:r>
      <w:proofErr w:type="gramEnd"/>
      <w:r w:rsidR="00F03357" w:rsidRPr="00E70BAB">
        <w:t xml:space="preserve"> </w:t>
      </w:r>
      <w:proofErr w:type="spellStart"/>
      <w:r w:rsidR="00FC0E32" w:rsidRPr="00E70BAB">
        <w:t>nEMG</w:t>
      </w:r>
      <w:proofErr w:type="spellEnd"/>
      <w:r w:rsidR="00FC0E32" w:rsidRPr="00E70BAB">
        <w:t xml:space="preserve"> </w:t>
      </w:r>
      <w:r w:rsidR="00F03357" w:rsidRPr="00E70BAB">
        <w:t>signals were sampled at 48</w:t>
      </w:r>
      <w:r w:rsidR="00D86862">
        <w:t xml:space="preserve"> </w:t>
      </w:r>
      <w:r w:rsidR="00F03357" w:rsidRPr="00E70BAB">
        <w:t>kHz. Each subject contain</w:t>
      </w:r>
      <w:r w:rsidR="00091387">
        <w:t>ed</w:t>
      </w:r>
      <w:r w:rsidR="00F7016B" w:rsidRPr="00E70BAB">
        <w:t xml:space="preserve"> a</w:t>
      </w:r>
      <w:r w:rsidR="00F03357" w:rsidRPr="00E70BAB">
        <w:t xml:space="preserve"> different number of signals acquired from different muscles, and </w:t>
      </w:r>
      <w:r w:rsidR="008E40CE" w:rsidRPr="00E70BAB">
        <w:rPr>
          <w:rFonts w:hint="eastAsia"/>
        </w:rPr>
        <w:t>e</w:t>
      </w:r>
      <w:r w:rsidR="00F03357" w:rsidRPr="00E70BAB">
        <w:t xml:space="preserve">ach signal from each muscle was heterogeneous in length. </w:t>
      </w:r>
      <w:r w:rsidR="008E40CE" w:rsidRPr="00E70BAB">
        <w:rPr>
          <w:rFonts w:hint="eastAsia"/>
        </w:rPr>
        <w:t>T</w:t>
      </w:r>
      <w:r w:rsidR="008E40CE" w:rsidRPr="00E70BAB">
        <w:t>he shorte</w:t>
      </w:r>
      <w:r w:rsidR="00F7016B" w:rsidRPr="00E70BAB">
        <w:t>st</w:t>
      </w:r>
      <w:r w:rsidR="008E40CE" w:rsidRPr="00E70BAB">
        <w:t xml:space="preserve"> signal was </w:t>
      </w:r>
      <w:r w:rsidR="00E62AAA" w:rsidRPr="00E70BAB">
        <w:t>0.</w:t>
      </w:r>
      <w:r w:rsidR="002B473B" w:rsidRPr="00E70BAB">
        <w:t>4</w:t>
      </w:r>
      <w:r w:rsidR="00E62AAA" w:rsidRPr="00E70BAB">
        <w:t xml:space="preserve">1 </w:t>
      </w:r>
      <w:r w:rsidR="002B473B" w:rsidRPr="00E70BAB">
        <w:t>second</w:t>
      </w:r>
      <w:r w:rsidR="00B557F8" w:rsidRPr="00E70BAB">
        <w:t>s</w:t>
      </w:r>
      <w:r w:rsidR="008E40CE" w:rsidRPr="00E70BAB">
        <w:t xml:space="preserve"> long</w:t>
      </w:r>
      <w:r w:rsidR="008D04FF">
        <w:t>,</w:t>
      </w:r>
      <w:r w:rsidR="008E40CE" w:rsidRPr="00E70BAB">
        <w:t xml:space="preserve"> and the longest signal wa</w:t>
      </w:r>
      <w:r w:rsidR="00E62AAA" w:rsidRPr="00E70BAB">
        <w:t>s 4.00 s</w:t>
      </w:r>
      <w:r w:rsidR="008E40CE" w:rsidRPr="00E70BAB">
        <w:t xml:space="preserve">econds long. </w:t>
      </w:r>
      <w:r w:rsidR="005F344D" w:rsidRPr="00E70BAB">
        <w:t xml:space="preserve">Each signal </w:t>
      </w:r>
      <w:r w:rsidR="008E17CB" w:rsidRPr="00E70BAB">
        <w:t xml:space="preserve">contained the muscle location </w:t>
      </w:r>
      <w:r w:rsidR="00B819D7" w:rsidRPr="00E70BAB">
        <w:t xml:space="preserve">information </w:t>
      </w:r>
      <w:r w:rsidR="008E17CB" w:rsidRPr="00E70BAB">
        <w:t>it was</w:t>
      </w:r>
      <w:r w:rsidR="005F344D" w:rsidRPr="00E70BAB">
        <w:t xml:space="preserve"> recorded from</w:t>
      </w:r>
      <w:r w:rsidR="008E17CB" w:rsidRPr="00E70BAB">
        <w:t xml:space="preserve">, </w:t>
      </w:r>
      <w:r w:rsidR="008D04FF">
        <w:t>either a</w:t>
      </w:r>
      <w:r w:rsidR="005F344D" w:rsidRPr="00E70BAB">
        <w:t xml:space="preserve"> </w:t>
      </w:r>
      <w:r w:rsidR="00F03357" w:rsidRPr="00E70BAB">
        <w:t>proximal muscle (P) or distal muscle (D).</w:t>
      </w:r>
      <w:r w:rsidR="00B105B7" w:rsidRPr="00E70BAB">
        <w:t xml:space="preserve"> </w:t>
      </w:r>
      <w:r w:rsidR="00A55418">
        <w:t>A s</w:t>
      </w:r>
      <w:r w:rsidR="00B105B7" w:rsidRPr="00E70BAB">
        <w:t>ummary</w:t>
      </w:r>
      <w:r w:rsidR="00F03357" w:rsidRPr="00E70BAB">
        <w:t xml:space="preserve"> of </w:t>
      </w:r>
      <w:r w:rsidR="00D96150" w:rsidRPr="00E70BAB">
        <w:t xml:space="preserve">the </w:t>
      </w:r>
      <w:proofErr w:type="spellStart"/>
      <w:r w:rsidR="00F03357" w:rsidRPr="00E70BAB">
        <w:t>nEMG</w:t>
      </w:r>
      <w:proofErr w:type="spellEnd"/>
      <w:r w:rsidR="00F03357" w:rsidRPr="00E70BAB">
        <w:t xml:space="preserve"> dataset is shown in </w:t>
      </w:r>
      <w:r w:rsidR="00F03357" w:rsidRPr="00E70BAB">
        <w:fldChar w:fldCharType="begin"/>
      </w:r>
      <w:r w:rsidR="00F03357" w:rsidRPr="00E70BAB">
        <w:instrText xml:space="preserve"> REF _Ref81294488 \h </w:instrText>
      </w:r>
      <w:r w:rsidR="00E70BAB" w:rsidRPr="004815DE">
        <w:instrText xml:space="preserve"> \* MERGEFORMAT </w:instrText>
      </w:r>
      <w:r w:rsidR="00F03357" w:rsidRPr="00E70BAB">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1</w:t>
      </w:r>
      <w:r w:rsidR="00F03357" w:rsidRPr="00E70BAB">
        <w:fldChar w:fldCharType="end"/>
      </w:r>
      <w:r w:rsidR="00F03357" w:rsidRPr="00E70BAB">
        <w:t xml:space="preserve">. </w:t>
      </w:r>
      <w:r w:rsidR="00AC4850" w:rsidRPr="00E70BAB">
        <w:t>Th</w:t>
      </w:r>
      <w:r w:rsidR="00C02EA2" w:rsidRPr="00E70BAB">
        <w:t>is</w:t>
      </w:r>
      <w:r w:rsidR="00AC4850" w:rsidRPr="00E70BAB">
        <w:t xml:space="preserve"> study was approved by the Institutional Review Board (IRB)</w:t>
      </w:r>
      <w:r w:rsidR="00D865FC" w:rsidRPr="00E70BAB">
        <w:t xml:space="preserve"> of Seoul National University</w:t>
      </w:r>
      <w:r w:rsidR="00D865FC">
        <w:t xml:space="preserve"> Hospital (No. 2008-055-1147) and was conducted </w:t>
      </w:r>
      <w:r w:rsidR="00B557F8">
        <w:t xml:space="preserve">in </w:t>
      </w:r>
      <w:r w:rsidR="00D865FC">
        <w:t>accord</w:t>
      </w:r>
      <w:r w:rsidR="00B557F8">
        <w:t>ance</w:t>
      </w:r>
      <w:r w:rsidR="00D865FC">
        <w:t xml:space="preserve"> </w:t>
      </w:r>
      <w:r w:rsidR="00B557F8">
        <w:t>with</w:t>
      </w:r>
      <w:r w:rsidR="00D865FC">
        <w:t xml:space="preserve"> the Declaration of Helsinki and its later amendments.</w:t>
      </w:r>
      <w:r w:rsidR="00F03357">
        <w:t xml:space="preserve"> </w:t>
      </w:r>
      <w:r w:rsidR="00B557F8">
        <w:t>Informed consent was not obtained as</w:t>
      </w:r>
      <w:r w:rsidR="00F03357">
        <w:t xml:space="preserve"> the study </w:t>
      </w:r>
      <w:r w:rsidR="00B557F8">
        <w:t>wa</w:t>
      </w:r>
      <w:r w:rsidR="00F03357">
        <w:t xml:space="preserve">s </w:t>
      </w:r>
      <w:r w:rsidR="00F03357">
        <w:lastRenderedPageBreak/>
        <w:t>retrospective</w:t>
      </w:r>
      <w:r w:rsidR="00B557F8">
        <w:t>.</w:t>
      </w:r>
    </w:p>
    <w:p w14:paraId="0D7FA5CC" w14:textId="03B668B2" w:rsidR="00EE17B6" w:rsidRPr="00F67024" w:rsidRDefault="00EE17B6" w:rsidP="00F67024">
      <w:pPr>
        <w:pStyle w:val="Caption"/>
        <w:keepNext/>
        <w:jc w:val="left"/>
        <w:rPr>
          <w:rFonts w:ascii="Times New Roman" w:hAnsi="Times New Roman" w:cs="Times New Roman"/>
          <w:color w:val="000000" w:themeColor="text1"/>
          <w:szCs w:val="24"/>
        </w:rPr>
      </w:pPr>
      <w:bookmarkStart w:id="12" w:name="_Ref81294488"/>
      <w:commentRangeStart w:id="13"/>
      <w:r w:rsidRPr="00F67024">
        <w:rPr>
          <w:rFonts w:ascii="Times New Roman" w:hAnsi="Times New Roman" w:cs="Times New Roman"/>
          <w:b/>
          <w:bCs/>
          <w:color w:val="000000" w:themeColor="text1"/>
          <w:szCs w:val="24"/>
        </w:rPr>
        <w:t>T</w:t>
      </w:r>
      <w:commentRangeEnd w:id="13"/>
      <w:r w:rsidR="0020211D">
        <w:rPr>
          <w:rStyle w:val="CommentReference"/>
          <w:rFonts w:ascii="Times New Roman" w:hAnsi="Times New Roman"/>
          <w:iCs w:val="0"/>
          <w:color w:val="auto"/>
        </w:rPr>
        <w:commentReference w:id="13"/>
      </w:r>
      <w:r w:rsidRPr="00F67024">
        <w:rPr>
          <w:rFonts w:ascii="Times New Roman" w:hAnsi="Times New Roman" w:cs="Times New Roman"/>
          <w:b/>
          <w:bCs/>
          <w:color w:val="000000" w:themeColor="text1"/>
          <w:szCs w:val="24"/>
        </w:rPr>
        <w:t xml:space="preserve">able </w:t>
      </w:r>
      <w:r w:rsidR="003A3377" w:rsidRPr="00F67024">
        <w:rPr>
          <w:rFonts w:ascii="Times New Roman" w:hAnsi="Times New Roman" w:cs="Times New Roman"/>
          <w:b/>
          <w:bCs/>
          <w:color w:val="000000" w:themeColor="text1"/>
          <w:szCs w:val="24"/>
        </w:rPr>
        <w:fldChar w:fldCharType="begin"/>
      </w:r>
      <w:r w:rsidR="003A3377" w:rsidRPr="00F67024">
        <w:rPr>
          <w:rFonts w:ascii="Times New Roman" w:hAnsi="Times New Roman" w:cs="Times New Roman"/>
          <w:b/>
          <w:bCs/>
          <w:color w:val="000000" w:themeColor="text1"/>
          <w:szCs w:val="24"/>
        </w:rPr>
        <w:instrText xml:space="preserve"> SEQ Table \* ARABIC </w:instrText>
      </w:r>
      <w:r w:rsidR="003A3377" w:rsidRPr="00F67024">
        <w:rPr>
          <w:rFonts w:ascii="Times New Roman" w:hAnsi="Times New Roman" w:cs="Times New Roman"/>
          <w:b/>
          <w:bCs/>
          <w:color w:val="000000" w:themeColor="text1"/>
          <w:szCs w:val="24"/>
        </w:rPr>
        <w:fldChar w:fldCharType="separate"/>
      </w:r>
      <w:r w:rsidR="00F8092D">
        <w:rPr>
          <w:rFonts w:ascii="Times New Roman" w:hAnsi="Times New Roman" w:cs="Times New Roman"/>
          <w:b/>
          <w:bCs/>
          <w:noProof/>
          <w:color w:val="000000" w:themeColor="text1"/>
          <w:szCs w:val="24"/>
        </w:rPr>
        <w:t>1</w:t>
      </w:r>
      <w:r w:rsidR="003A3377" w:rsidRPr="00F67024">
        <w:rPr>
          <w:rFonts w:ascii="Times New Roman" w:hAnsi="Times New Roman" w:cs="Times New Roman"/>
          <w:b/>
          <w:bCs/>
          <w:noProof/>
          <w:color w:val="000000" w:themeColor="text1"/>
          <w:szCs w:val="24"/>
        </w:rPr>
        <w:fldChar w:fldCharType="end"/>
      </w:r>
      <w:bookmarkEnd w:id="12"/>
      <w:r w:rsidR="00B105B7" w:rsidRPr="00F67024">
        <w:rPr>
          <w:rFonts w:ascii="Times New Roman" w:hAnsi="Times New Roman" w:cs="Times New Roman"/>
          <w:noProof/>
          <w:color w:val="000000" w:themeColor="text1"/>
          <w:szCs w:val="24"/>
        </w:rPr>
        <w:t xml:space="preserve"> Summary</w:t>
      </w:r>
      <w:r w:rsidRPr="00F67024">
        <w:rPr>
          <w:rFonts w:ascii="Times New Roman" w:hAnsi="Times New Roman" w:cs="Times New Roman"/>
          <w:color w:val="000000" w:themeColor="text1"/>
          <w:szCs w:val="24"/>
        </w:rPr>
        <w:t xml:space="preserve"> of </w:t>
      </w:r>
      <w:r w:rsidR="00B105B7" w:rsidRPr="00F67024">
        <w:rPr>
          <w:rFonts w:ascii="Times New Roman" w:hAnsi="Times New Roman" w:cs="Times New Roman"/>
          <w:color w:val="000000" w:themeColor="text1"/>
          <w:szCs w:val="24"/>
        </w:rPr>
        <w:t xml:space="preserve">needle electromyography </w:t>
      </w:r>
      <w:r w:rsidRPr="00F67024">
        <w:rPr>
          <w:rFonts w:ascii="Times New Roman" w:hAnsi="Times New Roman" w:cs="Times New Roman"/>
          <w:color w:val="000000" w:themeColor="text1"/>
          <w:szCs w:val="24"/>
        </w:rPr>
        <w:t>dataset</w:t>
      </w:r>
    </w:p>
    <w:tbl>
      <w:tblPr>
        <w:tblW w:w="5000" w:type="pct"/>
        <w:tblCellMar>
          <w:left w:w="0" w:type="dxa"/>
          <w:right w:w="0" w:type="dxa"/>
        </w:tblCellMar>
        <w:tblLook w:val="0420" w:firstRow="1" w:lastRow="0" w:firstColumn="0" w:lastColumn="0" w:noHBand="0" w:noVBand="1"/>
      </w:tblPr>
      <w:tblGrid>
        <w:gridCol w:w="3111"/>
        <w:gridCol w:w="1656"/>
        <w:gridCol w:w="1653"/>
        <w:gridCol w:w="1653"/>
        <w:gridCol w:w="1653"/>
      </w:tblGrid>
      <w:tr w:rsidR="00DA4A12" w:rsidRPr="0034134A" w14:paraId="12D47CEA" w14:textId="21BACA1D" w:rsidTr="00F67024">
        <w:tc>
          <w:tcPr>
            <w:tcW w:w="1599"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7F0593BD" w14:textId="77777777" w:rsidR="00DA4A12" w:rsidRPr="0034134A" w:rsidRDefault="00DA4A12" w:rsidP="00F67024">
            <w:pPr>
              <w:spacing w:after="0" w:line="240" w:lineRule="auto"/>
              <w:jc w:val="center"/>
              <w:rPr>
                <w:szCs w:val="24"/>
              </w:rPr>
            </w:pPr>
          </w:p>
        </w:tc>
        <w:tc>
          <w:tcPr>
            <w:tcW w:w="851"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1401C867" w14:textId="77777777" w:rsidR="00DA4A12" w:rsidRPr="0034134A" w:rsidRDefault="00DA4A12" w:rsidP="00F67024">
            <w:pPr>
              <w:spacing w:after="0" w:line="240" w:lineRule="auto"/>
              <w:jc w:val="center"/>
              <w:rPr>
                <w:rFonts w:ascii="Arial" w:hAnsi="Arial" w:cs="Arial"/>
                <w:szCs w:val="24"/>
              </w:rPr>
            </w:pPr>
            <w:r w:rsidRPr="0034134A">
              <w:rPr>
                <w:kern w:val="0"/>
                <w:szCs w:val="24"/>
              </w:rPr>
              <w:t>Myopathy</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2371CBF2" w14:textId="77777777" w:rsidR="00DA4A12" w:rsidRPr="0034134A" w:rsidRDefault="00DA4A12" w:rsidP="00F67024">
            <w:pPr>
              <w:spacing w:after="0" w:line="240" w:lineRule="auto"/>
              <w:jc w:val="center"/>
              <w:rPr>
                <w:rFonts w:ascii="Arial" w:hAnsi="Arial" w:cs="Arial"/>
                <w:szCs w:val="24"/>
              </w:rPr>
            </w:pPr>
            <w:r w:rsidRPr="0034134A">
              <w:rPr>
                <w:kern w:val="0"/>
                <w:szCs w:val="24"/>
              </w:rPr>
              <w:t>Neuropathy</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hideMark/>
          </w:tcPr>
          <w:p w14:paraId="5FA9C30D" w14:textId="77777777" w:rsidR="00DA4A12" w:rsidRPr="0034134A" w:rsidRDefault="00DA4A12" w:rsidP="00F67024">
            <w:pPr>
              <w:spacing w:after="0" w:line="240" w:lineRule="auto"/>
              <w:jc w:val="center"/>
              <w:rPr>
                <w:rFonts w:ascii="Arial" w:hAnsi="Arial" w:cs="Arial"/>
                <w:szCs w:val="24"/>
              </w:rPr>
            </w:pPr>
            <w:r w:rsidRPr="0034134A">
              <w:rPr>
                <w:kern w:val="0"/>
                <w:szCs w:val="24"/>
              </w:rPr>
              <w:t>Normal</w:t>
            </w:r>
          </w:p>
        </w:tc>
        <w:tc>
          <w:tcPr>
            <w:tcW w:w="850" w:type="pct"/>
            <w:tcBorders>
              <w:top w:val="single" w:sz="12" w:space="0" w:color="auto"/>
              <w:left w:val="single" w:sz="8" w:space="0" w:color="FFFFFF"/>
              <w:bottom w:val="single" w:sz="8" w:space="0" w:color="000000"/>
              <w:right w:val="single" w:sz="8" w:space="0" w:color="FFFFFF"/>
            </w:tcBorders>
            <w:shd w:val="clear" w:color="auto" w:fill="FFFFFF"/>
            <w:vAlign w:val="center"/>
          </w:tcPr>
          <w:p w14:paraId="15E88F0F" w14:textId="0E5C5344" w:rsidR="00DA4A12" w:rsidRPr="0034134A" w:rsidRDefault="00DA4A12" w:rsidP="00F67024">
            <w:pPr>
              <w:spacing w:after="0" w:line="240" w:lineRule="auto"/>
              <w:jc w:val="center"/>
              <w:rPr>
                <w:kern w:val="0"/>
                <w:szCs w:val="24"/>
              </w:rPr>
            </w:pPr>
            <w:r>
              <w:rPr>
                <w:kern w:val="0"/>
                <w:szCs w:val="24"/>
              </w:rPr>
              <w:t>Total</w:t>
            </w:r>
          </w:p>
        </w:tc>
      </w:tr>
      <w:tr w:rsidR="00DA4A12" w:rsidRPr="0034134A" w14:paraId="63C28D25" w14:textId="15C4E1BB" w:rsidTr="00F67024">
        <w:tc>
          <w:tcPr>
            <w:tcW w:w="1599"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7CC8DDD1" w14:textId="28EFEC42" w:rsidR="00DA4A12" w:rsidRPr="0034134A" w:rsidRDefault="00DA4A12" w:rsidP="00F67024">
            <w:pPr>
              <w:spacing w:after="0" w:line="240" w:lineRule="auto"/>
              <w:jc w:val="center"/>
              <w:rPr>
                <w:rFonts w:ascii="Arial" w:hAnsi="Arial" w:cs="Arial"/>
                <w:szCs w:val="24"/>
              </w:rPr>
            </w:pPr>
            <w:r w:rsidRPr="0034134A">
              <w:rPr>
                <w:rFonts w:eastAsia="맑은 고딕"/>
                <w:color w:val="000000"/>
                <w:kern w:val="0"/>
                <w:szCs w:val="24"/>
              </w:rPr>
              <w:t xml:space="preserve">Number of </w:t>
            </w:r>
            <w:r>
              <w:rPr>
                <w:rFonts w:eastAsia="맑은 고딕"/>
                <w:color w:val="000000"/>
                <w:kern w:val="0"/>
                <w:szCs w:val="24"/>
              </w:rPr>
              <w:t>s</w:t>
            </w:r>
            <w:r w:rsidRPr="0034134A">
              <w:rPr>
                <w:rFonts w:eastAsia="맑은 고딕"/>
                <w:color w:val="000000"/>
                <w:kern w:val="0"/>
                <w:szCs w:val="24"/>
              </w:rPr>
              <w:t>ubjects</w:t>
            </w:r>
          </w:p>
        </w:tc>
        <w:tc>
          <w:tcPr>
            <w:tcW w:w="851"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40F29FB3" w14:textId="77777777" w:rsidR="00DA4A12" w:rsidRPr="0034134A" w:rsidRDefault="00DA4A12" w:rsidP="00F67024">
            <w:pPr>
              <w:spacing w:after="0" w:line="240" w:lineRule="auto"/>
              <w:jc w:val="center"/>
              <w:rPr>
                <w:rFonts w:ascii="Arial" w:hAnsi="Arial" w:cs="Arial"/>
                <w:szCs w:val="24"/>
              </w:rPr>
            </w:pPr>
            <w:r w:rsidRPr="0034134A">
              <w:rPr>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36E56AC6" w14:textId="77777777" w:rsidR="00DA4A12" w:rsidRPr="0034134A" w:rsidRDefault="00DA4A12" w:rsidP="00F67024">
            <w:pPr>
              <w:spacing w:after="0" w:line="240" w:lineRule="auto"/>
              <w:jc w:val="center"/>
              <w:rPr>
                <w:rFonts w:ascii="Arial" w:hAnsi="Arial" w:cs="Arial"/>
                <w:szCs w:val="24"/>
              </w:rPr>
            </w:pPr>
            <w:r w:rsidRPr="0034134A">
              <w:rPr>
                <w:rFonts w:eastAsia="맑은 고딕"/>
                <w:color w:val="000000"/>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hideMark/>
          </w:tcPr>
          <w:p w14:paraId="1A3DF21E" w14:textId="1747740D" w:rsidR="00DA4A12" w:rsidRPr="0034134A" w:rsidRDefault="00DA4A12" w:rsidP="00F67024">
            <w:pPr>
              <w:spacing w:after="0" w:line="240" w:lineRule="auto"/>
              <w:jc w:val="center"/>
              <w:rPr>
                <w:rFonts w:ascii="Arial" w:hAnsi="Arial" w:cs="Arial"/>
                <w:szCs w:val="24"/>
              </w:rPr>
            </w:pPr>
            <w:r>
              <w:rPr>
                <w:rFonts w:eastAsia="맑은 고딕"/>
                <w:color w:val="000000"/>
                <w:kern w:val="0"/>
                <w:szCs w:val="24"/>
              </w:rPr>
              <w:t>19</w:t>
            </w:r>
          </w:p>
        </w:tc>
        <w:tc>
          <w:tcPr>
            <w:tcW w:w="850" w:type="pct"/>
            <w:tcBorders>
              <w:top w:val="single" w:sz="8" w:space="0" w:color="000000"/>
              <w:left w:val="single" w:sz="8" w:space="0" w:color="FFFFFF"/>
              <w:bottom w:val="single" w:sz="8" w:space="0" w:color="FFFFFF"/>
              <w:right w:val="single" w:sz="8" w:space="0" w:color="FFFFFF"/>
            </w:tcBorders>
            <w:shd w:val="clear" w:color="auto" w:fill="FFFFFF"/>
            <w:vAlign w:val="center"/>
          </w:tcPr>
          <w:p w14:paraId="3D148E03" w14:textId="201F0690"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57</w:t>
            </w:r>
          </w:p>
        </w:tc>
      </w:tr>
      <w:tr w:rsidR="00DA4A12" w:rsidRPr="0034134A" w14:paraId="42ECEA08" w14:textId="5898E314" w:rsidTr="00F67024">
        <w:tc>
          <w:tcPr>
            <w:tcW w:w="1599" w:type="pct"/>
            <w:tcBorders>
              <w:top w:val="nil"/>
              <w:left w:val="single" w:sz="8" w:space="0" w:color="FFFFFF"/>
              <w:right w:val="nil"/>
            </w:tcBorders>
            <w:shd w:val="clear" w:color="auto" w:fill="FFFFFF"/>
            <w:vAlign w:val="center"/>
            <w:hideMark/>
          </w:tcPr>
          <w:p w14:paraId="160CFAEA" w14:textId="2B3BC28F" w:rsidR="00DA4A12" w:rsidRPr="0034134A" w:rsidRDefault="00DA4A12" w:rsidP="00F67024">
            <w:pPr>
              <w:spacing w:after="0" w:line="240" w:lineRule="auto"/>
              <w:jc w:val="center"/>
              <w:rPr>
                <w:rFonts w:ascii="Arial" w:hAnsi="Arial" w:cs="Arial"/>
                <w:szCs w:val="24"/>
              </w:rPr>
            </w:pPr>
            <w:r>
              <w:rPr>
                <w:rFonts w:eastAsia="맑은 고딕"/>
                <w:color w:val="000000"/>
                <w:kern w:val="0"/>
                <w:szCs w:val="24"/>
              </w:rPr>
              <w:t>Number</w:t>
            </w:r>
            <w:r w:rsidRPr="0034134A">
              <w:rPr>
                <w:rFonts w:eastAsia="맑은 고딕"/>
                <w:color w:val="000000"/>
                <w:kern w:val="0"/>
                <w:szCs w:val="24"/>
              </w:rPr>
              <w:t xml:space="preserve"> of </w:t>
            </w:r>
            <w:r>
              <w:rPr>
                <w:rFonts w:eastAsia="맑은 고딕"/>
                <w:color w:val="000000"/>
                <w:kern w:val="0"/>
                <w:szCs w:val="24"/>
              </w:rPr>
              <w:t>signals</w:t>
            </w:r>
          </w:p>
        </w:tc>
        <w:tc>
          <w:tcPr>
            <w:tcW w:w="851" w:type="pct"/>
            <w:tcBorders>
              <w:top w:val="nil"/>
              <w:left w:val="nil"/>
              <w:right w:val="nil"/>
            </w:tcBorders>
            <w:shd w:val="clear" w:color="auto" w:fill="FFFFFF"/>
            <w:vAlign w:val="center"/>
            <w:hideMark/>
          </w:tcPr>
          <w:p w14:paraId="0B02A34D" w14:textId="2EA3A564"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122</w:t>
            </w:r>
          </w:p>
        </w:tc>
        <w:tc>
          <w:tcPr>
            <w:tcW w:w="850" w:type="pct"/>
            <w:tcBorders>
              <w:top w:val="nil"/>
              <w:left w:val="nil"/>
              <w:right w:val="nil"/>
            </w:tcBorders>
            <w:shd w:val="clear" w:color="auto" w:fill="FFFFFF"/>
            <w:vAlign w:val="center"/>
            <w:hideMark/>
          </w:tcPr>
          <w:p w14:paraId="7F3F6E9A" w14:textId="570CC511"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160</w:t>
            </w:r>
          </w:p>
        </w:tc>
        <w:tc>
          <w:tcPr>
            <w:tcW w:w="850" w:type="pct"/>
            <w:tcBorders>
              <w:top w:val="nil"/>
              <w:left w:val="nil"/>
              <w:right w:val="nil"/>
            </w:tcBorders>
            <w:shd w:val="clear" w:color="auto" w:fill="FFFFFF"/>
            <w:vAlign w:val="center"/>
            <w:hideMark/>
          </w:tcPr>
          <w:p w14:paraId="3F82FB89" w14:textId="1FF111EB"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94</w:t>
            </w:r>
          </w:p>
        </w:tc>
        <w:tc>
          <w:tcPr>
            <w:tcW w:w="850" w:type="pct"/>
            <w:tcBorders>
              <w:top w:val="nil"/>
              <w:left w:val="nil"/>
              <w:right w:val="nil"/>
            </w:tcBorders>
            <w:shd w:val="clear" w:color="auto" w:fill="FFFFFF"/>
            <w:vAlign w:val="center"/>
          </w:tcPr>
          <w:p w14:paraId="7C4C55DF" w14:textId="57E19F75"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376</w:t>
            </w:r>
          </w:p>
        </w:tc>
      </w:tr>
      <w:tr w:rsidR="00DA4A12" w:rsidRPr="0034134A" w14:paraId="2F0757AD" w14:textId="17874386" w:rsidTr="00F67024">
        <w:tc>
          <w:tcPr>
            <w:tcW w:w="1599" w:type="pct"/>
            <w:tcBorders>
              <w:top w:val="nil"/>
              <w:left w:val="single" w:sz="8" w:space="0" w:color="FFFFFF"/>
              <w:right w:val="nil"/>
            </w:tcBorders>
            <w:shd w:val="clear" w:color="auto" w:fill="FFFFFF"/>
            <w:vAlign w:val="center"/>
          </w:tcPr>
          <w:p w14:paraId="0718DFFE" w14:textId="2AC798E1"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Proximal muscle signals</w:t>
            </w:r>
          </w:p>
        </w:tc>
        <w:tc>
          <w:tcPr>
            <w:tcW w:w="851" w:type="pct"/>
            <w:tcBorders>
              <w:top w:val="nil"/>
              <w:left w:val="nil"/>
              <w:right w:val="nil"/>
            </w:tcBorders>
            <w:shd w:val="clear" w:color="auto" w:fill="FFFFFF"/>
            <w:vAlign w:val="center"/>
          </w:tcPr>
          <w:p w14:paraId="6055C4A6" w14:textId="7FF5192F"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64</w:t>
            </w:r>
          </w:p>
        </w:tc>
        <w:tc>
          <w:tcPr>
            <w:tcW w:w="850" w:type="pct"/>
            <w:tcBorders>
              <w:top w:val="nil"/>
              <w:left w:val="nil"/>
              <w:right w:val="nil"/>
            </w:tcBorders>
            <w:shd w:val="clear" w:color="auto" w:fill="FFFFFF"/>
            <w:vAlign w:val="center"/>
          </w:tcPr>
          <w:p w14:paraId="5566090B" w14:textId="21D3E6BD"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63</w:t>
            </w:r>
          </w:p>
        </w:tc>
        <w:tc>
          <w:tcPr>
            <w:tcW w:w="850" w:type="pct"/>
            <w:tcBorders>
              <w:top w:val="nil"/>
              <w:left w:val="nil"/>
              <w:right w:val="nil"/>
            </w:tcBorders>
            <w:shd w:val="clear" w:color="auto" w:fill="FFFFFF"/>
            <w:vAlign w:val="center"/>
          </w:tcPr>
          <w:p w14:paraId="4675C4AF" w14:textId="37728D43"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17</w:t>
            </w:r>
          </w:p>
        </w:tc>
        <w:tc>
          <w:tcPr>
            <w:tcW w:w="850" w:type="pct"/>
            <w:tcBorders>
              <w:top w:val="nil"/>
              <w:left w:val="nil"/>
              <w:right w:val="nil"/>
            </w:tcBorders>
            <w:shd w:val="clear" w:color="auto" w:fill="FFFFFF"/>
            <w:vAlign w:val="center"/>
          </w:tcPr>
          <w:p w14:paraId="3B363ABB" w14:textId="04AACD3A"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144</w:t>
            </w:r>
          </w:p>
        </w:tc>
      </w:tr>
      <w:tr w:rsidR="00DA4A12" w:rsidRPr="0034134A" w14:paraId="5C9A5345" w14:textId="2A77E39D" w:rsidTr="00F67024">
        <w:tc>
          <w:tcPr>
            <w:tcW w:w="1599" w:type="pct"/>
            <w:tcBorders>
              <w:top w:val="nil"/>
              <w:left w:val="single" w:sz="8" w:space="0" w:color="FFFFFF"/>
              <w:right w:val="nil"/>
            </w:tcBorders>
            <w:shd w:val="clear" w:color="auto" w:fill="FFFFFF"/>
            <w:vAlign w:val="center"/>
          </w:tcPr>
          <w:p w14:paraId="6B6D82C9" w14:textId="22DC59B3" w:rsidR="00DA4A12" w:rsidRDefault="00DA4A12" w:rsidP="00F67024">
            <w:pPr>
              <w:spacing w:after="0" w:line="240" w:lineRule="auto"/>
              <w:jc w:val="center"/>
              <w:rPr>
                <w:rFonts w:eastAsia="맑은 고딕"/>
                <w:color w:val="000000"/>
                <w:kern w:val="0"/>
                <w:szCs w:val="24"/>
              </w:rPr>
            </w:pPr>
            <w:r>
              <w:rPr>
                <w:rFonts w:eastAsia="맑은 고딕"/>
                <w:color w:val="000000"/>
                <w:kern w:val="0"/>
                <w:szCs w:val="24"/>
              </w:rPr>
              <w:t>Distal muscle signals</w:t>
            </w:r>
          </w:p>
        </w:tc>
        <w:tc>
          <w:tcPr>
            <w:tcW w:w="851" w:type="pct"/>
            <w:tcBorders>
              <w:top w:val="nil"/>
              <w:left w:val="nil"/>
              <w:right w:val="nil"/>
            </w:tcBorders>
            <w:shd w:val="clear" w:color="auto" w:fill="FFFFFF"/>
            <w:vAlign w:val="center"/>
          </w:tcPr>
          <w:p w14:paraId="633F503B" w14:textId="247C8632"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58</w:t>
            </w:r>
          </w:p>
        </w:tc>
        <w:tc>
          <w:tcPr>
            <w:tcW w:w="850" w:type="pct"/>
            <w:tcBorders>
              <w:top w:val="nil"/>
              <w:left w:val="nil"/>
              <w:right w:val="nil"/>
            </w:tcBorders>
            <w:shd w:val="clear" w:color="auto" w:fill="FFFFFF"/>
            <w:vAlign w:val="center"/>
          </w:tcPr>
          <w:p w14:paraId="0EF5C0FA" w14:textId="056DF43D"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97</w:t>
            </w:r>
          </w:p>
        </w:tc>
        <w:tc>
          <w:tcPr>
            <w:tcW w:w="850" w:type="pct"/>
            <w:tcBorders>
              <w:top w:val="nil"/>
              <w:left w:val="nil"/>
              <w:right w:val="nil"/>
            </w:tcBorders>
            <w:shd w:val="clear" w:color="auto" w:fill="FFFFFF"/>
            <w:vAlign w:val="center"/>
          </w:tcPr>
          <w:p w14:paraId="04F8EC9F" w14:textId="50E54BCF" w:rsidR="00DA4A12" w:rsidDel="002B473B" w:rsidRDefault="00DA4A12" w:rsidP="00F67024">
            <w:pPr>
              <w:spacing w:after="0" w:line="240" w:lineRule="auto"/>
              <w:jc w:val="center"/>
              <w:rPr>
                <w:rFonts w:eastAsia="맑은 고딕"/>
                <w:color w:val="000000"/>
                <w:kern w:val="24"/>
                <w:szCs w:val="24"/>
              </w:rPr>
            </w:pPr>
            <w:r>
              <w:rPr>
                <w:rFonts w:eastAsia="맑은 고딕"/>
                <w:color w:val="000000"/>
                <w:kern w:val="24"/>
                <w:szCs w:val="24"/>
              </w:rPr>
              <w:t>77</w:t>
            </w:r>
          </w:p>
        </w:tc>
        <w:tc>
          <w:tcPr>
            <w:tcW w:w="850" w:type="pct"/>
            <w:tcBorders>
              <w:top w:val="nil"/>
              <w:left w:val="nil"/>
              <w:right w:val="nil"/>
            </w:tcBorders>
            <w:shd w:val="clear" w:color="auto" w:fill="FFFFFF"/>
            <w:vAlign w:val="center"/>
          </w:tcPr>
          <w:p w14:paraId="5463C30B" w14:textId="12B25AD8" w:rsidR="00DA4A12" w:rsidRDefault="00DA4A12" w:rsidP="00F67024">
            <w:pPr>
              <w:spacing w:after="0" w:line="240" w:lineRule="auto"/>
              <w:jc w:val="center"/>
              <w:rPr>
                <w:rFonts w:eastAsia="맑은 고딕"/>
                <w:color w:val="000000"/>
                <w:kern w:val="24"/>
                <w:szCs w:val="24"/>
              </w:rPr>
            </w:pPr>
            <w:r>
              <w:rPr>
                <w:rFonts w:eastAsia="맑은 고딕"/>
                <w:color w:val="000000"/>
                <w:kern w:val="24"/>
                <w:szCs w:val="24"/>
              </w:rPr>
              <w:t>232</w:t>
            </w:r>
          </w:p>
        </w:tc>
      </w:tr>
      <w:tr w:rsidR="00DA4A12" w:rsidRPr="0034134A" w14:paraId="30D61887" w14:textId="123E6201" w:rsidTr="00F67024">
        <w:tc>
          <w:tcPr>
            <w:tcW w:w="1599" w:type="pct"/>
            <w:tcBorders>
              <w:top w:val="nil"/>
              <w:left w:val="single" w:sz="8" w:space="0" w:color="FFFFFF"/>
              <w:bottom w:val="single" w:sz="12" w:space="0" w:color="auto"/>
              <w:right w:val="nil"/>
            </w:tcBorders>
            <w:shd w:val="clear" w:color="auto" w:fill="FFFFFF"/>
            <w:vAlign w:val="center"/>
            <w:hideMark/>
          </w:tcPr>
          <w:p w14:paraId="0EA0D4C5" w14:textId="57282C5E" w:rsidR="00DA4A12" w:rsidRPr="00EE17B6" w:rsidRDefault="00DA4A12" w:rsidP="00F67024">
            <w:pPr>
              <w:spacing w:after="0" w:line="240" w:lineRule="auto"/>
              <w:jc w:val="center"/>
              <w:rPr>
                <w:rFonts w:ascii="Arial" w:hAnsi="Arial" w:cs="Arial"/>
                <w:kern w:val="0"/>
                <w:szCs w:val="24"/>
              </w:rPr>
            </w:pPr>
            <w:r>
              <w:rPr>
                <w:rFonts w:eastAsia="맑은 고딕"/>
                <w:color w:val="000000"/>
                <w:kern w:val="0"/>
                <w:szCs w:val="24"/>
              </w:rPr>
              <w:t xml:space="preserve">Total signal </w:t>
            </w:r>
            <w:r w:rsidRPr="0034134A">
              <w:rPr>
                <w:rFonts w:eastAsia="맑은 고딕"/>
                <w:color w:val="000000"/>
                <w:kern w:val="0"/>
                <w:szCs w:val="24"/>
              </w:rPr>
              <w:t>length (</w:t>
            </w:r>
            <w:r>
              <w:rPr>
                <w:rFonts w:eastAsia="맑은 고딕"/>
                <w:color w:val="000000"/>
                <w:kern w:val="0"/>
                <w:szCs w:val="24"/>
              </w:rPr>
              <w:t>s</w:t>
            </w:r>
            <w:del w:id="14" w:author="Author" w:date="2022-01-21T11:59:00Z">
              <w:r w:rsidDel="0020211D">
                <w:rPr>
                  <w:rFonts w:eastAsia="맑은 고딕"/>
                  <w:color w:val="000000"/>
                  <w:kern w:val="0"/>
                  <w:szCs w:val="24"/>
                </w:rPr>
                <w:delText>ec</w:delText>
              </w:r>
            </w:del>
            <w:r w:rsidRPr="0034134A">
              <w:rPr>
                <w:rFonts w:eastAsia="맑은 고딕"/>
                <w:color w:val="000000"/>
                <w:kern w:val="0"/>
                <w:szCs w:val="24"/>
              </w:rPr>
              <w:t>)</w:t>
            </w:r>
          </w:p>
        </w:tc>
        <w:tc>
          <w:tcPr>
            <w:tcW w:w="851" w:type="pct"/>
            <w:tcBorders>
              <w:top w:val="nil"/>
              <w:left w:val="nil"/>
              <w:bottom w:val="single" w:sz="12" w:space="0" w:color="auto"/>
              <w:right w:val="nil"/>
            </w:tcBorders>
            <w:shd w:val="clear" w:color="auto" w:fill="FFFFFF"/>
            <w:vAlign w:val="center"/>
            <w:hideMark/>
          </w:tcPr>
          <w:p w14:paraId="4B0F4B6E" w14:textId="7E4917B2" w:rsidR="00DA4A12" w:rsidRPr="0034134A" w:rsidRDefault="00DA4A12" w:rsidP="00F67024">
            <w:pPr>
              <w:spacing w:after="0" w:line="240" w:lineRule="auto"/>
              <w:jc w:val="center"/>
              <w:rPr>
                <w:rFonts w:ascii="Arial" w:hAnsi="Arial" w:cs="Arial"/>
                <w:szCs w:val="24"/>
              </w:rPr>
            </w:pPr>
            <w:r>
              <w:rPr>
                <w:rFonts w:eastAsia="맑은 고딕"/>
                <w:color w:val="000000"/>
                <w:kern w:val="24"/>
                <w:szCs w:val="24"/>
              </w:rPr>
              <w:t>312.84</w:t>
            </w:r>
          </w:p>
        </w:tc>
        <w:tc>
          <w:tcPr>
            <w:tcW w:w="850" w:type="pct"/>
            <w:tcBorders>
              <w:top w:val="nil"/>
              <w:left w:val="nil"/>
              <w:bottom w:val="single" w:sz="12" w:space="0" w:color="auto"/>
              <w:right w:val="nil"/>
            </w:tcBorders>
            <w:shd w:val="clear" w:color="auto" w:fill="FFFFFF"/>
            <w:vAlign w:val="center"/>
            <w:hideMark/>
          </w:tcPr>
          <w:p w14:paraId="24CD87D7" w14:textId="1F2DA779" w:rsidR="00DA4A12" w:rsidRPr="00621E58" w:rsidRDefault="00DA4A12" w:rsidP="00F67024">
            <w:pPr>
              <w:spacing w:after="0" w:line="240" w:lineRule="auto"/>
              <w:jc w:val="center"/>
              <w:rPr>
                <w:rFonts w:cs="Times New Roman"/>
                <w:szCs w:val="24"/>
              </w:rPr>
            </w:pPr>
            <w:r w:rsidRPr="00621E58">
              <w:rPr>
                <w:rFonts w:cs="Times New Roman"/>
                <w:szCs w:val="24"/>
              </w:rPr>
              <w:t>42</w:t>
            </w:r>
            <w:r>
              <w:rPr>
                <w:rFonts w:cs="Times New Roman"/>
                <w:szCs w:val="24"/>
              </w:rPr>
              <w:t>2</w:t>
            </w:r>
            <w:r w:rsidRPr="00621E58">
              <w:rPr>
                <w:rFonts w:cs="Times New Roman"/>
                <w:szCs w:val="24"/>
              </w:rPr>
              <w:t>.</w:t>
            </w:r>
            <w:r>
              <w:rPr>
                <w:rFonts w:cs="Times New Roman"/>
                <w:szCs w:val="24"/>
              </w:rPr>
              <w:t>78</w:t>
            </w:r>
          </w:p>
        </w:tc>
        <w:tc>
          <w:tcPr>
            <w:tcW w:w="850" w:type="pct"/>
            <w:tcBorders>
              <w:top w:val="nil"/>
              <w:left w:val="nil"/>
              <w:bottom w:val="single" w:sz="12" w:space="0" w:color="auto"/>
              <w:right w:val="nil"/>
            </w:tcBorders>
            <w:shd w:val="clear" w:color="auto" w:fill="FFFFFF"/>
            <w:vAlign w:val="center"/>
            <w:hideMark/>
          </w:tcPr>
          <w:p w14:paraId="7BE10484" w14:textId="54F7671E" w:rsidR="00DA4A12" w:rsidRPr="00621E58" w:rsidRDefault="00DA4A12" w:rsidP="00F67024">
            <w:pPr>
              <w:spacing w:after="0" w:line="240" w:lineRule="auto"/>
              <w:jc w:val="center"/>
              <w:rPr>
                <w:rFonts w:cs="Times New Roman"/>
                <w:szCs w:val="24"/>
              </w:rPr>
            </w:pPr>
            <w:r w:rsidRPr="00621E58">
              <w:rPr>
                <w:rFonts w:eastAsia="맑은 고딕" w:cs="Times New Roman"/>
                <w:color w:val="000000"/>
                <w:kern w:val="24"/>
                <w:szCs w:val="24"/>
              </w:rPr>
              <w:t>20</w:t>
            </w:r>
            <w:r>
              <w:rPr>
                <w:rFonts w:eastAsia="맑은 고딕" w:cs="Times New Roman"/>
                <w:color w:val="000000"/>
                <w:kern w:val="24"/>
                <w:szCs w:val="24"/>
              </w:rPr>
              <w:t>3.50</w:t>
            </w:r>
          </w:p>
        </w:tc>
        <w:tc>
          <w:tcPr>
            <w:tcW w:w="850" w:type="pct"/>
            <w:tcBorders>
              <w:top w:val="nil"/>
              <w:left w:val="nil"/>
              <w:bottom w:val="single" w:sz="12" w:space="0" w:color="auto"/>
              <w:right w:val="nil"/>
            </w:tcBorders>
            <w:shd w:val="clear" w:color="auto" w:fill="FFFFFF"/>
            <w:vAlign w:val="center"/>
          </w:tcPr>
          <w:p w14:paraId="7E426E24" w14:textId="28A2C0B1" w:rsidR="00DA4A12" w:rsidRPr="00621E58" w:rsidRDefault="006D2578" w:rsidP="00F67024">
            <w:pPr>
              <w:spacing w:after="0" w:line="240" w:lineRule="auto"/>
              <w:jc w:val="center"/>
              <w:rPr>
                <w:rFonts w:eastAsia="맑은 고딕" w:cs="Times New Roman"/>
                <w:color w:val="000000"/>
                <w:kern w:val="24"/>
                <w:szCs w:val="24"/>
              </w:rPr>
            </w:pPr>
            <w:r>
              <w:rPr>
                <w:rFonts w:eastAsia="맑은 고딕" w:cs="Times New Roman"/>
                <w:color w:val="000000"/>
                <w:kern w:val="24"/>
                <w:szCs w:val="24"/>
              </w:rPr>
              <w:t>939.12</w:t>
            </w:r>
          </w:p>
        </w:tc>
      </w:tr>
    </w:tbl>
    <w:p w14:paraId="52575802" w14:textId="7DA61CFD" w:rsidR="00706D2A" w:rsidRPr="00706D2A" w:rsidRDefault="00706D2A" w:rsidP="00416576">
      <w:pPr>
        <w:pStyle w:val="Heading2"/>
        <w:numPr>
          <w:ilvl w:val="1"/>
          <w:numId w:val="12"/>
        </w:numPr>
        <w:rPr>
          <w:sz w:val="36"/>
        </w:rPr>
      </w:pPr>
      <w:bookmarkStart w:id="15" w:name="_Ref84759546"/>
      <w:r w:rsidRPr="00706D2A">
        <w:t>Preprocessing</w:t>
      </w:r>
      <w:bookmarkEnd w:id="15"/>
    </w:p>
    <w:p w14:paraId="1434CC9E" w14:textId="765D5735" w:rsidR="00EC2071" w:rsidRPr="005E3106" w:rsidRDefault="00B557F8" w:rsidP="005E3106">
      <w:pPr>
        <w:pStyle w:val="Text"/>
        <w:ind w:firstLine="800"/>
        <w:rPr>
          <w:rFonts w:eastAsia="Times New Roman" w:cs="Times New Roman"/>
          <w:kern w:val="0"/>
          <w:szCs w:val="24"/>
        </w:rPr>
      </w:pPr>
      <w:r>
        <w:t xml:space="preserve">Raw </w:t>
      </w:r>
      <w:proofErr w:type="spellStart"/>
      <w:r>
        <w:t>nEMG</w:t>
      </w:r>
      <w:proofErr w:type="spellEnd"/>
      <w:r>
        <w:t xml:space="preserve"> signals were used as input t</w:t>
      </w:r>
      <w:r w:rsidR="001124A4">
        <w:t xml:space="preserve">o avoid loss of information content </w:t>
      </w:r>
      <w:r w:rsidR="001124A4">
        <w:fldChar w:fldCharType="begin"/>
      </w:r>
      <w:r w:rsidR="00AD30F4">
        <w:instrText xml:space="preserve"> ADDIN EN.CITE &lt;EndNote&gt;&lt;Cite&gt;&lt;Author&gt;Cover&lt;/Author&gt;&lt;Year&gt;2005&lt;/Year&gt;&lt;RecNum&gt;20&lt;/RecNum&gt;&lt;DisplayText&gt;[33]&lt;/DisplayText&gt;&lt;record&gt;&lt;rec-number&gt;20&lt;/rec-number&gt;&lt;foreign-keys&gt;&lt;key app="EN" db-id="ftsxrwfsqftr2zepswz5pffv9sav2p5x9f5v" timestamp="1634120505"&gt;20&lt;/key&gt;&lt;/foreign-keys&gt;&lt;ref-type name="Book"&gt;6&lt;/ref-type&gt;&lt;contributors&gt;&lt;authors&gt;&lt;author&gt;Cover, Thomas M&lt;/author&gt;&lt;author&gt;Thomas, Joy A&lt;/author&gt;&lt;/authors&gt;&lt;/contributors&gt;&lt;titles&gt;&lt;title&gt;Elements of information theory&lt;/title&gt;&lt;/titles&gt;&lt;dates&gt;&lt;year&gt;2005&lt;/year&gt;&lt;/dates&gt;&lt;publisher&gt;John Wiley &amp;amp; Sons&lt;/publisher&gt;&lt;isbn&gt;9780471748823&lt;/isbn&gt;&lt;urls&gt;&lt;/urls&gt;&lt;electronic-resource-num&gt;https://doi.org/10.1002/047174882X&lt;/electronic-resource-num&gt;&lt;/record&gt;&lt;/Cite&gt;&lt;/EndNote&gt;</w:instrText>
      </w:r>
      <w:r w:rsidR="001124A4">
        <w:fldChar w:fldCharType="separate"/>
      </w:r>
      <w:r w:rsidR="003737BF">
        <w:rPr>
          <w:noProof/>
        </w:rPr>
        <w:t>[33]</w:t>
      </w:r>
      <w:r w:rsidR="001124A4">
        <w:fldChar w:fldCharType="end"/>
      </w:r>
      <w:r w:rsidR="00B656AC">
        <w:t xml:space="preserve"> through transformations</w:t>
      </w:r>
      <w:r w:rsidR="00176F31">
        <w:t xml:space="preserve"> </w:t>
      </w:r>
      <w:r w:rsidR="00176F31">
        <w:rPr>
          <w:rFonts w:hint="eastAsia"/>
        </w:rPr>
        <w:t>a</w:t>
      </w:r>
      <w:r w:rsidR="006010E8">
        <w:t>nd</w:t>
      </w:r>
      <w:r w:rsidR="00176F31">
        <w:t xml:space="preserve"> reduce the time </w:t>
      </w:r>
      <w:r w:rsidR="00F47E75">
        <w:t xml:space="preserve">spent </w:t>
      </w:r>
      <w:r w:rsidR="00176F31">
        <w:t>in preprocessing</w:t>
      </w:r>
      <w:r w:rsidR="00706D2A" w:rsidRPr="00706D2A">
        <w:t xml:space="preserve">. </w:t>
      </w:r>
      <w:r w:rsidR="00FE205F">
        <w:t xml:space="preserve">The signals were </w:t>
      </w:r>
      <w:proofErr w:type="spellStart"/>
      <w:r w:rsidR="00FE205F">
        <w:t>downsampled</w:t>
      </w:r>
      <w:proofErr w:type="spellEnd"/>
      <w:r w:rsidR="00FE205F">
        <w:t xml:space="preserve"> to 10</w:t>
      </w:r>
      <w:r w:rsidR="00C16812">
        <w:t xml:space="preserve"> </w:t>
      </w:r>
      <w:r w:rsidR="00FE205F">
        <w:t>kHz t</w:t>
      </w:r>
      <w:r w:rsidR="00706D2A" w:rsidRPr="00706D2A">
        <w:t>o reduce computational complexity</w:t>
      </w:r>
      <w:r w:rsidR="00FE205F">
        <w:t>.</w:t>
      </w:r>
      <w:r w:rsidR="00706D2A" w:rsidRPr="00706D2A">
        <w:t xml:space="preserve"> </w:t>
      </w:r>
      <w:proofErr w:type="spellStart"/>
      <w:r w:rsidR="00706D2A" w:rsidRPr="00706D2A">
        <w:t>Downsampled</w:t>
      </w:r>
      <w:proofErr w:type="spellEnd"/>
      <w:r w:rsidR="00706D2A" w:rsidRPr="00706D2A">
        <w:t xml:space="preserve"> frequency was </w:t>
      </w:r>
      <w:r w:rsidR="006C0B48">
        <w:t xml:space="preserve">selected </w:t>
      </w:r>
      <w:r w:rsidR="00706D2A" w:rsidRPr="00706D2A">
        <w:t>after inspecting the</w:t>
      </w:r>
      <w:r w:rsidR="0002695C">
        <w:t xml:space="preserve"> morphology of</w:t>
      </w:r>
      <w:r w:rsidR="00706D2A" w:rsidRPr="00706D2A">
        <w:t xml:space="preserve"> </w:t>
      </w:r>
      <w:proofErr w:type="spellStart"/>
      <w:r w:rsidR="00706D2A" w:rsidRPr="00706D2A">
        <w:t>downsampled</w:t>
      </w:r>
      <w:proofErr w:type="spellEnd"/>
      <w:r w:rsidR="00706D2A" w:rsidRPr="00706D2A">
        <w:t xml:space="preserve"> signals under different frequencies. </w:t>
      </w:r>
      <w:r w:rsidR="00787C7B">
        <w:t>E</w:t>
      </w:r>
      <w:r w:rsidR="00787C7B" w:rsidRPr="00706D2A">
        <w:t xml:space="preserve">ach </w:t>
      </w:r>
      <w:r w:rsidR="00706D2A" w:rsidRPr="00706D2A">
        <w:t xml:space="preserve">waveform </w:t>
      </w:r>
      <w:r w:rsidR="00244653">
        <w:t>wa</w:t>
      </w:r>
      <w:r w:rsidR="00706D2A" w:rsidRPr="00706D2A">
        <w:t xml:space="preserve">s sliced into </w:t>
      </w:r>
      <w:r w:rsidR="00706D2A" w:rsidRPr="00706D2A">
        <w:t xml:space="preserve">multiple </w:t>
      </w:r>
      <w:r w:rsidR="00A07C6C">
        <w:t>segment</w:t>
      </w:r>
      <w:r w:rsidR="00706D2A" w:rsidRPr="00706D2A">
        <w:t xml:space="preserve">s by slicing the waveform with fixed window length </w:t>
      </w:r>
      <m:oMath>
        <m:r>
          <w:rPr>
            <w:rFonts w:ascii="Cambria Math" w:hAnsi="Cambria Math"/>
          </w:rPr>
          <m:t>T</m:t>
        </m:r>
      </m:oMath>
      <w:r w:rsidR="00706D2A" w:rsidRPr="00706D2A">
        <w:t xml:space="preserve"> and hop size </w:t>
      </w:r>
      <m:oMath>
        <m:r>
          <w:rPr>
            <w:rFonts w:ascii="Cambria Math" w:hAnsi="Cambria Math"/>
          </w:rPr>
          <m:t>d</m:t>
        </m:r>
      </m:oMath>
      <w:r w:rsidR="00706D2A" w:rsidRPr="00706D2A">
        <w:t xml:space="preserve">. </w:t>
      </w:r>
      <m:oMath>
        <m:r>
          <w:rPr>
            <w:rFonts w:ascii="Cambria Math" w:hAnsi="Cambria Math"/>
          </w:rPr>
          <m:t>T</m:t>
        </m:r>
      </m:oMath>
      <w:r w:rsidR="00706D2A" w:rsidRPr="00706D2A">
        <w:t>=0.4</w:t>
      </w:r>
      <w:r w:rsidR="00AD2511">
        <w:t xml:space="preserve"> </w:t>
      </w:r>
      <w:r w:rsidR="00706D2A" w:rsidRPr="00706D2A">
        <w:t>s</w:t>
      </w:r>
      <w:r w:rsidR="00602802">
        <w:t>econds</w:t>
      </w:r>
      <w:r w:rsidR="00706D2A" w:rsidRPr="00706D2A">
        <w:t xml:space="preserve">, </w:t>
      </w:r>
      <m:oMath>
        <m:r>
          <w:rPr>
            <w:rFonts w:ascii="Cambria Math" w:hAnsi="Cambria Math"/>
          </w:rPr>
          <m:t>d</m:t>
        </m:r>
      </m:oMath>
      <w:r w:rsidR="00706D2A" w:rsidRPr="00706D2A">
        <w:t>=0.1</w:t>
      </w:r>
      <w:r w:rsidR="00AD2511">
        <w:t xml:space="preserve"> </w:t>
      </w:r>
      <w:r w:rsidR="00706D2A" w:rsidRPr="00706D2A">
        <w:t>s</w:t>
      </w:r>
      <w:r w:rsidR="00602802">
        <w:t>econds</w:t>
      </w:r>
      <w:r w:rsidR="00706D2A" w:rsidRPr="00706D2A">
        <w:t xml:space="preserve"> was chosen empirically</w:t>
      </w:r>
      <w:r w:rsidR="0002695C">
        <w:t xml:space="preserve"> after experimentation</w:t>
      </w:r>
      <w:r w:rsidR="00706D2A" w:rsidRPr="00706D2A">
        <w:t>.</w:t>
      </w:r>
      <w:r w:rsidR="00B52505">
        <w:t xml:space="preserve"> </w:t>
      </w:r>
      <w:r w:rsidR="00244653">
        <w:t xml:space="preserve">The resulting </w:t>
      </w:r>
      <w:r w:rsidR="00D60184">
        <w:t>signal</w:t>
      </w:r>
      <w:r w:rsidR="00A07C6C">
        <w:t xml:space="preserve"> segment</w:t>
      </w:r>
      <w:r w:rsidR="00D60184">
        <w:t xml:space="preserve"> was 4000 samples in length.</w:t>
      </w:r>
      <w:r w:rsidR="00734E7D">
        <w:t xml:space="preserve"> Each signal</w:t>
      </w:r>
      <w:r w:rsidR="00A07C6C">
        <w:t xml:space="preserve"> segment</w:t>
      </w:r>
      <w:r w:rsidR="00734E7D">
        <w:t xml:space="preserve"> was labeled with the diagnosis label of the</w:t>
      </w:r>
      <w:r w:rsidR="006A7602">
        <w:t xml:space="preserve"> corresponding</w:t>
      </w:r>
      <w:r w:rsidR="00734E7D">
        <w:t xml:space="preserve"> subject.</w:t>
      </w:r>
      <w:r w:rsidR="00AD62DC">
        <w:t xml:space="preserve"> </w:t>
      </w:r>
      <w:r w:rsidR="006A7602">
        <w:t>T</w:t>
      </w:r>
      <w:r w:rsidR="00AD62DC">
        <w:t>here were</w:t>
      </w:r>
      <w:r w:rsidR="006F36D4">
        <w:t xml:space="preserve"> </w:t>
      </w:r>
      <w:r w:rsidR="00AD62DC">
        <w:rPr>
          <w:rFonts w:eastAsia="Times New Roman" w:cs="Times New Roman"/>
          <w:kern w:val="0"/>
          <w:szCs w:val="24"/>
        </w:rPr>
        <w:t xml:space="preserve">2700 myopathic </w:t>
      </w:r>
      <w:r w:rsidR="00AD62DC">
        <w:rPr>
          <w:rFonts w:eastAsia="Times New Roman" w:cs="Times New Roman"/>
          <w:kern w:val="0"/>
          <w:szCs w:val="24"/>
        </w:rPr>
        <w:t>signal</w:t>
      </w:r>
      <w:r w:rsidR="00A07C6C">
        <w:rPr>
          <w:rFonts w:eastAsia="Times New Roman" w:cs="Times New Roman"/>
          <w:kern w:val="0"/>
          <w:szCs w:val="24"/>
        </w:rPr>
        <w:t xml:space="preserve"> segments</w:t>
      </w:r>
      <w:r w:rsidR="00AD62DC">
        <w:rPr>
          <w:rFonts w:eastAsia="Times New Roman" w:cs="Times New Roman"/>
          <w:kern w:val="0"/>
          <w:szCs w:val="24"/>
        </w:rPr>
        <w:t>, 3664 neuropathic signal</w:t>
      </w:r>
      <w:r w:rsidR="00A07C6C">
        <w:rPr>
          <w:rFonts w:eastAsia="Times New Roman" w:cs="Times New Roman"/>
          <w:kern w:val="0"/>
          <w:szCs w:val="24"/>
        </w:rPr>
        <w:t xml:space="preserve"> segments</w:t>
      </w:r>
      <w:r w:rsidR="00AD62DC">
        <w:rPr>
          <w:rFonts w:eastAsia="Times New Roman" w:cs="Times New Roman"/>
          <w:kern w:val="0"/>
          <w:szCs w:val="24"/>
        </w:rPr>
        <w:t>, and 1706 normal signal</w:t>
      </w:r>
      <w:r w:rsidR="00A07C6C">
        <w:rPr>
          <w:rFonts w:eastAsia="Times New Roman" w:cs="Times New Roman"/>
          <w:kern w:val="0"/>
          <w:szCs w:val="24"/>
        </w:rPr>
        <w:t xml:space="preserve"> segments</w:t>
      </w:r>
      <w:r w:rsidR="006A7602">
        <w:rPr>
          <w:rFonts w:eastAsia="Times New Roman" w:cs="Times New Roman"/>
          <w:kern w:val="0"/>
          <w:szCs w:val="24"/>
        </w:rPr>
        <w:t xml:space="preserve"> a</w:t>
      </w:r>
      <w:r w:rsidR="006A7602">
        <w:t>fter preprocessing</w:t>
      </w:r>
      <w:r w:rsidR="00AD62DC">
        <w:rPr>
          <w:rFonts w:eastAsia="Times New Roman" w:cs="Times New Roman"/>
          <w:kern w:val="0"/>
          <w:szCs w:val="24"/>
        </w:rPr>
        <w:t>.</w:t>
      </w:r>
    </w:p>
    <w:p w14:paraId="6C3A13E1" w14:textId="672F39EE" w:rsidR="00706D2A" w:rsidRPr="00706D2A" w:rsidRDefault="00514A50" w:rsidP="000454A6">
      <w:pPr>
        <w:pStyle w:val="Heading2"/>
        <w:numPr>
          <w:ilvl w:val="1"/>
          <w:numId w:val="12"/>
        </w:numPr>
      </w:pPr>
      <w:bookmarkStart w:id="16" w:name="_Ref84759544"/>
      <w:proofErr w:type="spellStart"/>
      <w:r>
        <w:t>nEMGNet</w:t>
      </w:r>
      <w:proofErr w:type="spellEnd"/>
      <w:r w:rsidR="00845718">
        <w:t xml:space="preserve"> </w:t>
      </w:r>
      <w:r w:rsidR="00744143">
        <w:t>model</w:t>
      </w:r>
      <w:bookmarkEnd w:id="16"/>
    </w:p>
    <w:p w14:paraId="020E7DB5" w14:textId="711CE208" w:rsidR="00EC2071" w:rsidRDefault="00EA1A1A" w:rsidP="00DC7866">
      <w:pPr>
        <w:pStyle w:val="Text"/>
        <w:ind w:firstLine="800"/>
      </w:pPr>
      <w:r>
        <w:t xml:space="preserve">A 1D-CNN </w:t>
      </w:r>
      <w:r w:rsidR="001559E5">
        <w:t xml:space="preserve">model </w:t>
      </w:r>
      <w:r>
        <w:t xml:space="preserve">was designed </w:t>
      </w:r>
      <w:r w:rsidR="00A3249B">
        <w:t xml:space="preserve">to capture signal characteristics from raw </w:t>
      </w:r>
      <w:proofErr w:type="spellStart"/>
      <w:r w:rsidR="00A3249B">
        <w:t>nEMG</w:t>
      </w:r>
      <w:proofErr w:type="spellEnd"/>
      <w:r w:rsidR="00A3249B">
        <w:t xml:space="preserve"> signals.</w:t>
      </w:r>
      <w:r w:rsidR="00D16285">
        <w:t xml:space="preserve"> The </w:t>
      </w:r>
      <w:proofErr w:type="spellStart"/>
      <w:r w:rsidR="00514A50">
        <w:t>nEMGNet</w:t>
      </w:r>
      <w:proofErr w:type="spellEnd"/>
      <w:r w:rsidR="002308B7">
        <w:t xml:space="preserve"> </w:t>
      </w:r>
      <w:r w:rsidR="005A5595">
        <w:t xml:space="preserve">design </w:t>
      </w:r>
      <w:r w:rsidR="00943256">
        <w:t>wa</w:t>
      </w:r>
      <w:r w:rsidR="002308B7">
        <w:t xml:space="preserve">s </w:t>
      </w:r>
      <w:r w:rsidR="005A5595">
        <w:t>inspired by</w:t>
      </w:r>
      <w:r w:rsidR="002308B7">
        <w:t xml:space="preserve"> </w:t>
      </w:r>
      <w:proofErr w:type="spellStart"/>
      <w:r w:rsidR="002308B7">
        <w:t>VGGNet</w:t>
      </w:r>
      <w:proofErr w:type="spellEnd"/>
      <w:r w:rsidR="0002695C">
        <w:t xml:space="preserve"> </w:t>
      </w:r>
      <w:r w:rsidR="004868DD">
        <w:fldChar w:fldCharType="begin"/>
      </w:r>
      <w:r w:rsidR="00861B23">
        <w:instrText xml:space="preserve"> ADDIN EN.CITE &lt;EndNote&gt;&lt;Cite&gt;&lt;Author&gt;Simonyan&lt;/Author&gt;&lt;Year&gt;2014&lt;/Year&gt;&lt;RecNum&gt;3&lt;/RecNum&gt;&lt;DisplayText&gt;[34]&lt;/DisplayText&gt;&lt;record&gt;&lt;rec-number&gt;3&lt;/rec-number&gt;&lt;foreign-keys&gt;&lt;key app="EN" db-id="ftsxrwfsqftr2zepswz5pffv9sav2p5x9f5v" timestamp="1630191148"&gt;3&lt;/key&gt;&lt;/foreign-keys&gt;&lt;ref-type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arXiv:1409.1556&lt;/secondary-title&gt;&lt;/titles&gt;&lt;dates&gt;&lt;year&gt;2014&lt;/year&gt;&lt;/dates&gt;&lt;urls&gt;&lt;/urls&gt;&lt;/record&gt;&lt;/Cite&gt;&lt;/EndNote&gt;</w:instrText>
      </w:r>
      <w:r w:rsidR="004868DD">
        <w:fldChar w:fldCharType="separate"/>
      </w:r>
      <w:r w:rsidR="003737BF">
        <w:rPr>
          <w:noProof/>
        </w:rPr>
        <w:t>[34]</w:t>
      </w:r>
      <w:r w:rsidR="004868DD">
        <w:fldChar w:fldCharType="end"/>
      </w:r>
      <w:r w:rsidR="002308B7">
        <w:t xml:space="preserve"> and </w:t>
      </w:r>
      <w:proofErr w:type="spellStart"/>
      <w:r w:rsidR="002308B7">
        <w:t>ResNet</w:t>
      </w:r>
      <w:proofErr w:type="spellEnd"/>
      <w:r w:rsidR="0002695C">
        <w:t xml:space="preserve"> </w:t>
      </w:r>
      <w:r w:rsidR="004868DD">
        <w:fldChar w:fldCharType="begin"/>
      </w:r>
      <w:r w:rsidR="0054731F">
        <w:instrText xml:space="preserve"> ADDIN EN.CITE &lt;EndNote&gt;&lt;Cite&gt;&lt;Author&gt;He&lt;/Author&gt;&lt;Year&gt;2016&lt;/Year&gt;&lt;RecNum&gt;4&lt;/RecNum&gt;&lt;DisplayText&gt;[35]&lt;/DisplayText&gt;&lt;record&gt;&lt;rec-number&gt;4&lt;/rec-number&gt;&lt;foreign-keys&gt;&lt;key app="EN" db-id="ftsxrwfsqftr2zepswz5pffv9sav2p5x9f5v" timestamp="1630191154"&gt;4&lt;/key&gt;&lt;/foreign-keys&gt;&lt;ref-type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electronic-resource-num&gt;https://doi.org/10.1109/CVPR.2016.90&lt;/electronic-resource-num&gt;&lt;/record&gt;&lt;/Cite&gt;&lt;/EndNote&gt;</w:instrText>
      </w:r>
      <w:r w:rsidR="004868DD">
        <w:fldChar w:fldCharType="separate"/>
      </w:r>
      <w:r w:rsidR="003737BF">
        <w:rPr>
          <w:noProof/>
        </w:rPr>
        <w:t>[35]</w:t>
      </w:r>
      <w:r w:rsidR="004868DD">
        <w:fldChar w:fldCharType="end"/>
      </w:r>
      <w:r w:rsidR="002308B7">
        <w:t xml:space="preserve">, </w:t>
      </w:r>
      <w:r>
        <w:t xml:space="preserve">which are </w:t>
      </w:r>
      <w:r w:rsidR="002308B7">
        <w:t xml:space="preserve">neural network models </w:t>
      </w:r>
      <w:r>
        <w:t xml:space="preserve">that </w:t>
      </w:r>
      <w:r w:rsidR="00704656">
        <w:t xml:space="preserve">have demonstrated outstanding performance in </w:t>
      </w:r>
      <w:r w:rsidR="00784AB3">
        <w:t xml:space="preserve">image classification </w:t>
      </w:r>
      <w:r w:rsidR="002308B7">
        <w:t xml:space="preserve">tasks. </w:t>
      </w:r>
      <w:proofErr w:type="spellStart"/>
      <w:r w:rsidR="00514A50">
        <w:t>nEMGNet</w:t>
      </w:r>
      <w:proofErr w:type="spellEnd"/>
      <w:r w:rsidR="002308B7">
        <w:t xml:space="preserve"> </w:t>
      </w:r>
      <w:r w:rsidR="00C55EC0">
        <w:t>comprises</w:t>
      </w:r>
      <w:r w:rsidR="002308B7">
        <w:t xml:space="preserve"> </w:t>
      </w:r>
      <w:r w:rsidR="006B3B8C">
        <w:t>three</w:t>
      </w:r>
      <w:r w:rsidR="009C5615">
        <w:t xml:space="preserve"> types of blocks</w:t>
      </w:r>
      <w:r w:rsidR="004463C9">
        <w:t xml:space="preserve"> </w:t>
      </w:r>
      <w:r>
        <w:t xml:space="preserve">that are </w:t>
      </w:r>
      <w:r w:rsidR="004463C9">
        <w:t xml:space="preserve">analogous to the building blocks of </w:t>
      </w:r>
      <w:proofErr w:type="spellStart"/>
      <w:r w:rsidR="004463C9">
        <w:t>VGGNet</w:t>
      </w:r>
      <w:proofErr w:type="spellEnd"/>
      <w:r w:rsidR="004463C9">
        <w:t xml:space="preserve"> and Resnet</w:t>
      </w:r>
      <w:r w:rsidR="00704656">
        <w:t xml:space="preserve"> (</w:t>
      </w:r>
      <w:r w:rsidR="001D3000">
        <w:fldChar w:fldCharType="begin"/>
      </w:r>
      <w:r w:rsidR="001D3000">
        <w:instrText xml:space="preserve"> REF _Ref82011211 \h </w:instrText>
      </w:r>
      <w:r w:rsidR="00EC2071">
        <w:instrText xml:space="preserve"> \* MERGEFORMAT </w:instrText>
      </w:r>
      <w:r w:rsidR="001D3000">
        <w:fldChar w:fldCharType="separate"/>
      </w:r>
      <w:r w:rsidR="00F8092D" w:rsidRPr="00F8092D">
        <w:t xml:space="preserve">Table </w:t>
      </w:r>
      <w:r w:rsidR="00F8092D" w:rsidRPr="00F8092D">
        <w:rPr>
          <w:noProof/>
        </w:rPr>
        <w:t>2</w:t>
      </w:r>
      <w:r w:rsidR="001D3000">
        <w:fldChar w:fldCharType="end"/>
      </w:r>
      <w:r w:rsidR="00704656">
        <w:t>)</w:t>
      </w:r>
      <w:r w:rsidR="001D3000">
        <w:t xml:space="preserve">. </w:t>
      </w:r>
      <w:r w:rsidR="00695AE4">
        <w:t xml:space="preserve">Spatial reduction block-1 (SR block-1) </w:t>
      </w:r>
      <w:r w:rsidR="004A4B0B">
        <w:t xml:space="preserve">reduces the spatial resolution </w:t>
      </w:r>
      <w:r w:rsidR="004463C9">
        <w:t>to 50%</w:t>
      </w:r>
      <w:r w:rsidR="004A4B0B">
        <w:t xml:space="preserve">, </w:t>
      </w:r>
      <w:r w:rsidR="006B7BBC">
        <w:t xml:space="preserve">and </w:t>
      </w:r>
      <w:r w:rsidR="00695AE4">
        <w:t xml:space="preserve">spatial reduction block-2 (SR block-2) </w:t>
      </w:r>
      <w:r w:rsidR="004A4B0B">
        <w:t>reduce</w:t>
      </w:r>
      <w:r w:rsidR="006F36D4">
        <w:t>s</w:t>
      </w:r>
      <w:r w:rsidR="004A4B0B">
        <w:t xml:space="preserve"> the spatial resolution </w:t>
      </w:r>
      <w:r w:rsidR="004463C9">
        <w:t>to 25%</w:t>
      </w:r>
      <w:r w:rsidR="004A4B0B">
        <w:t>. Residual block h</w:t>
      </w:r>
      <w:r w:rsidR="004463C9">
        <w:t xml:space="preserve">as </w:t>
      </w:r>
      <w:r w:rsidR="004A4B0B">
        <w:t>residual connections which</w:t>
      </w:r>
      <w:r w:rsidR="00B52505">
        <w:t xml:space="preserve"> </w:t>
      </w:r>
      <w:r>
        <w:t xml:space="preserve">enable </w:t>
      </w:r>
      <w:r w:rsidR="00943256">
        <w:t xml:space="preserve">stable training </w:t>
      </w:r>
      <w:r w:rsidR="00A45EEF">
        <w:t xml:space="preserve">in deep layers </w:t>
      </w:r>
      <w:r w:rsidR="00603BBA">
        <w:fldChar w:fldCharType="begin"/>
      </w:r>
      <w:r w:rsidR="0054731F">
        <w:instrText xml:space="preserve"> ADDIN EN.CITE &lt;EndNote&gt;&lt;Cite&gt;&lt;Author&gt;Zaeemzadeh&lt;/Author&gt;&lt;Year&gt;2020&lt;/Year&gt;&lt;RecNum&gt;43&lt;/RecNum&gt;&lt;DisplayText&gt;[36]&lt;/DisplayText&gt;&lt;record&gt;&lt;rec-number&gt;43&lt;/rec-number&gt;&lt;foreign-keys&gt;&lt;key app="EN" db-id="ftsxrwfsqftr2zepswz5pffv9sav2p5x9f5v" timestamp="1638698564"&gt;43&lt;/key&gt;&lt;/foreign-keys&gt;&lt;ref-type name="Journal Article"&gt;17&lt;/ref-type&gt;&lt;contributors&gt;&lt;authors&gt;&lt;author&gt;Zaeemzadeh, Alireza&lt;/author&gt;&lt;author&gt;Rahnavard, Nazanin&lt;/author&gt;&lt;author&gt;Shah, Mubarak&lt;/author&gt;&lt;/authors&gt;&lt;/contributors&gt;&lt;titles&gt;&lt;title&gt;Norm-preservation: Why residual networks can become extremely deep?&lt;/title&gt;&lt;secondary-title&gt;IEEE transactions on pattern analysis and machine intelligence&lt;/secondary-title&gt;&lt;/titles&gt;&lt;dates&gt;&lt;year&gt;2020&lt;/year&gt;&lt;/dates&gt;&lt;isbn&gt;0162-8828&lt;/isbn&gt;&lt;urls&gt;&lt;/urls&gt;&lt;electronic-resource-num&gt;https://doi.org/10.1109/TPAMI.2020.2990339&lt;/electronic-resource-num&gt;&lt;/record&gt;&lt;/Cite&gt;&lt;/EndNote&gt;</w:instrText>
      </w:r>
      <w:r w:rsidR="00603BBA">
        <w:fldChar w:fldCharType="separate"/>
      </w:r>
      <w:r w:rsidR="003737BF">
        <w:rPr>
          <w:noProof/>
        </w:rPr>
        <w:t>[36]</w:t>
      </w:r>
      <w:r w:rsidR="00603BBA">
        <w:fldChar w:fldCharType="end"/>
      </w:r>
      <w:r w:rsidR="00B52505">
        <w:t>.</w:t>
      </w:r>
      <w:r w:rsidR="004A4B0B">
        <w:t xml:space="preserve"> </w:t>
      </w:r>
      <w:r w:rsidR="003C78DC">
        <w:t xml:space="preserve">Various versions of </w:t>
      </w:r>
      <w:proofErr w:type="spellStart"/>
      <w:r w:rsidR="003C78DC">
        <w:t>nEMGNet</w:t>
      </w:r>
      <w:proofErr w:type="spellEnd"/>
      <w:r w:rsidR="003C78DC">
        <w:t xml:space="preserve"> with different numbers of </w:t>
      </w:r>
      <w:r w:rsidR="003C78DC">
        <w:lastRenderedPageBreak/>
        <w:t>residual blocks were tested since the residual blocks can be repeated an arbitrary number of times.</w:t>
      </w:r>
      <w:r w:rsidR="0079467F">
        <w:t xml:space="preserve"> </w:t>
      </w:r>
      <w:r w:rsidR="001D3000">
        <w:t xml:space="preserve">The configuration of </w:t>
      </w:r>
      <w:proofErr w:type="spellStart"/>
      <w:r w:rsidR="00514A50">
        <w:t>nEMGNet</w:t>
      </w:r>
      <w:proofErr w:type="spellEnd"/>
      <w:r w:rsidR="001D3000">
        <w:t xml:space="preserve"> versions is described in </w:t>
      </w:r>
      <w:r w:rsidR="001D3000">
        <w:fldChar w:fldCharType="begin"/>
      </w:r>
      <w:r w:rsidR="001D3000">
        <w:instrText xml:space="preserve"> REF _Ref80953824 \h </w:instrText>
      </w:r>
      <w:r w:rsidR="00EC2071">
        <w:instrText xml:space="preserve"> \* MERGEFORMAT </w:instrText>
      </w:r>
      <w:r w:rsidR="001D3000">
        <w:fldChar w:fldCharType="separate"/>
      </w:r>
      <w:r w:rsidR="00F8092D" w:rsidRPr="00F8092D">
        <w:t xml:space="preserve">Table </w:t>
      </w:r>
      <w:r w:rsidR="00F8092D" w:rsidRPr="00F8092D">
        <w:rPr>
          <w:noProof/>
        </w:rPr>
        <w:t>3</w:t>
      </w:r>
      <w:r w:rsidR="001D3000">
        <w:fldChar w:fldCharType="end"/>
      </w:r>
      <w:r w:rsidR="001D3000">
        <w:t>.</w:t>
      </w:r>
      <w:r w:rsidR="00283D73">
        <w:t xml:space="preserve"> </w:t>
      </w:r>
      <w:r w:rsidR="003D16E6">
        <w:t>The rectified linear unit (</w:t>
      </w:r>
      <w:proofErr w:type="spellStart"/>
      <w:r w:rsidR="003D16E6">
        <w:t>ReLU</w:t>
      </w:r>
      <w:proofErr w:type="spellEnd"/>
      <w:r w:rsidR="003D16E6">
        <w:t>) activation function was applied to each hidden layer in the fully connected layers</w:t>
      </w:r>
      <w:r w:rsidR="00283D73">
        <w:t>.</w:t>
      </w:r>
      <w:r w:rsidR="009A51EC">
        <w:t xml:space="preserve"> </w:t>
      </w:r>
      <w:r w:rsidR="003D16E6">
        <w:t xml:space="preserve">The </w:t>
      </w:r>
      <w:proofErr w:type="spellStart"/>
      <w:r w:rsidR="003D16E6">
        <w:t>softmax</w:t>
      </w:r>
      <w:proofErr w:type="spellEnd"/>
      <w:r w:rsidR="003D16E6">
        <w:t xml:space="preserve"> </w:t>
      </w:r>
      <w:r w:rsidR="009A51EC">
        <w:t>function was applied to the final out</w:t>
      </w:r>
      <w:r w:rsidR="00806093">
        <w:t>put</w:t>
      </w:r>
      <w:r w:rsidR="001C543C">
        <w:t xml:space="preserve"> </w:t>
      </w:r>
      <w:r w:rsidR="009A51EC">
        <w:t xml:space="preserve">layer. </w:t>
      </w:r>
      <w:r w:rsidR="001C543C">
        <w:t xml:space="preserve">Signal segments and diagnosis labels were used to train </w:t>
      </w:r>
      <w:proofErr w:type="spellStart"/>
      <w:r w:rsidR="001C543C">
        <w:t>nEMGNet</w:t>
      </w:r>
      <w:proofErr w:type="spellEnd"/>
      <w:r w:rsidR="001C543C">
        <w:t xml:space="preserve">. Proximal and </w:t>
      </w:r>
      <w:r w:rsidR="00966C30">
        <w:t>d</w:t>
      </w:r>
      <w:r w:rsidR="001C543C">
        <w:t xml:space="preserve">istal muscle information was not used </w:t>
      </w:r>
      <w:r w:rsidR="003B3201">
        <w:t xml:space="preserve">to train </w:t>
      </w:r>
      <w:proofErr w:type="spellStart"/>
      <w:r w:rsidR="001C543C">
        <w:t>nEMGNet</w:t>
      </w:r>
      <w:proofErr w:type="spellEnd"/>
      <w:r w:rsidR="00E02018">
        <w:t>.</w:t>
      </w:r>
    </w:p>
    <w:p w14:paraId="35540A5E" w14:textId="77777777" w:rsidR="00EC2071" w:rsidRPr="00EC2071" w:rsidRDefault="00EC2071" w:rsidP="00F67024">
      <w:pPr>
        <w:pStyle w:val="BodyText"/>
      </w:pPr>
    </w:p>
    <w:p w14:paraId="537D68B8" w14:textId="54AACDF9" w:rsidR="001136D3" w:rsidRDefault="001136D3" w:rsidP="00F67024">
      <w:pPr>
        <w:keepNext/>
        <w:spacing w:line="480" w:lineRule="auto"/>
      </w:pPr>
      <w:r w:rsidRPr="00EB7694">
        <w:rPr>
          <w:rFonts w:ascii="Arial" w:eastAsia="굴림" w:hAnsi="Arial" w:cs="Arial"/>
          <w:noProof/>
          <w:kern w:val="0"/>
          <w:szCs w:val="24"/>
        </w:rPr>
        <w:drawing>
          <wp:inline distT="0" distB="0" distL="0" distR="0" wp14:anchorId="386FF3F9" wp14:editId="7541A5C4">
            <wp:extent cx="6188710" cy="871317"/>
            <wp:effectExtent l="0" t="0" r="2540" b="5080"/>
            <wp:docPr id="1"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래픽 1"/>
                    <pic:cNvPicPr/>
                  </pic:nvPicPr>
                  <pic:blipFill>
                    <a:blip r:embed="rId15">
                      <a:extLst>
                        <a:ext uri="{28A0092B-C50C-407E-A947-70E740481C1C}">
                          <a14:useLocalDpi xmlns:a14="http://schemas.microsoft.com/office/drawing/2010/main" val="0"/>
                        </a:ext>
                      </a:extLst>
                    </a:blip>
                    <a:stretch>
                      <a:fillRect/>
                    </a:stretch>
                  </pic:blipFill>
                  <pic:spPr>
                    <a:xfrm>
                      <a:off x="0" y="0"/>
                      <a:ext cx="6188710" cy="871317"/>
                    </a:xfrm>
                    <a:prstGeom prst="rect">
                      <a:avLst/>
                    </a:prstGeom>
                  </pic:spPr>
                </pic:pic>
              </a:graphicData>
            </a:graphic>
          </wp:inline>
        </w:drawing>
      </w:r>
    </w:p>
    <w:p w14:paraId="1551ECA9" w14:textId="2D82644D" w:rsidR="00706D2A" w:rsidRPr="00F67024" w:rsidRDefault="001136D3" w:rsidP="00F67024">
      <w:pPr>
        <w:pStyle w:val="Caption"/>
        <w:jc w:val="left"/>
        <w:rPr>
          <w:rFonts w:ascii="Times New Roman" w:hAnsi="Times New Roman" w:cs="Times New Roman"/>
          <w:color w:val="000000" w:themeColor="text1"/>
        </w:rPr>
      </w:pPr>
      <w:r w:rsidRPr="00F67024">
        <w:rPr>
          <w:rFonts w:ascii="Times New Roman" w:hAnsi="Times New Roman" w:cs="Times New Roman"/>
          <w:b/>
          <w:bCs/>
          <w:color w:val="000000" w:themeColor="text1"/>
        </w:rPr>
        <w:t xml:space="preserve">Figure </w:t>
      </w:r>
      <w:r w:rsidR="003A3377" w:rsidRPr="00A642AD">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A642AD">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2</w:t>
      </w:r>
      <w:r w:rsidR="003A3377" w:rsidRPr="00A642AD">
        <w:rPr>
          <w:rFonts w:ascii="Times New Roman" w:hAnsi="Times New Roman" w:cs="Times New Roman"/>
          <w:b/>
          <w:bCs/>
          <w:noProof/>
          <w:color w:val="000000" w:themeColor="text1"/>
        </w:rPr>
        <w:fldChar w:fldCharType="end"/>
      </w:r>
      <w:r w:rsidRPr="00A642AD">
        <w:rPr>
          <w:rFonts w:ascii="Times New Roman" w:hAnsi="Times New Roman" w:cs="Times New Roman"/>
          <w:color w:val="000000" w:themeColor="text1"/>
        </w:rPr>
        <w:t xml:space="preserve"> </w:t>
      </w:r>
      <w:proofErr w:type="spellStart"/>
      <w:r w:rsidR="00514A50" w:rsidRPr="00A642AD">
        <w:rPr>
          <w:rFonts w:ascii="Times New Roman" w:hAnsi="Times New Roman" w:cs="Times New Roman"/>
          <w:color w:val="000000" w:themeColor="text1"/>
        </w:rPr>
        <w:t>nEMGNet</w:t>
      </w:r>
      <w:proofErr w:type="spellEnd"/>
      <w:r w:rsidRPr="00A642AD">
        <w:rPr>
          <w:rFonts w:ascii="Times New Roman" w:hAnsi="Times New Roman" w:cs="Times New Roman"/>
          <w:color w:val="000000" w:themeColor="text1"/>
        </w:rPr>
        <w:t xml:space="preserve"> model architecture</w:t>
      </w:r>
      <w:r w:rsidR="00E13CAE" w:rsidRPr="00A642AD">
        <w:rPr>
          <w:rFonts w:ascii="Times New Roman" w:hAnsi="Times New Roman" w:cs="Times New Roman"/>
          <w:color w:val="000000" w:themeColor="text1"/>
        </w:rPr>
        <w:t xml:space="preserve">. Blocks </w:t>
      </w:r>
      <w:r w:rsidR="00E13CAE" w:rsidRPr="00F67024">
        <w:rPr>
          <w:rFonts w:ascii="Times New Roman" w:hAnsi="Times New Roman" w:cs="Times New Roman"/>
          <w:color w:val="000000" w:themeColor="text1"/>
        </w:rPr>
        <w:t>in light grey</w:t>
      </w:r>
      <w:r w:rsidR="0079467F">
        <w:rPr>
          <w:rFonts w:ascii="Times New Roman" w:hAnsi="Times New Roman" w:cs="Times New Roman"/>
          <w:color w:val="000000" w:themeColor="text1"/>
        </w:rPr>
        <w:t xml:space="preserve"> represent</w:t>
      </w:r>
      <w:r w:rsidR="00E13CAE" w:rsidRPr="00F67024">
        <w:rPr>
          <w:rFonts w:ascii="Times New Roman" w:hAnsi="Times New Roman" w:cs="Times New Roman"/>
          <w:color w:val="000000" w:themeColor="text1"/>
        </w:rPr>
        <w:t xml:space="preserve"> spatial reduction blocks, and blocks in dark grey </w:t>
      </w:r>
      <w:r w:rsidR="0079467F">
        <w:rPr>
          <w:rFonts w:ascii="Times New Roman" w:hAnsi="Times New Roman" w:cs="Times New Roman"/>
          <w:color w:val="000000" w:themeColor="text1"/>
        </w:rPr>
        <w:t xml:space="preserve">represent </w:t>
      </w:r>
      <w:r w:rsidR="00E13CAE" w:rsidRPr="00F67024">
        <w:rPr>
          <w:rFonts w:ascii="Times New Roman" w:hAnsi="Times New Roman" w:cs="Times New Roman"/>
          <w:color w:val="000000" w:themeColor="text1"/>
        </w:rPr>
        <w:t>residual blocks. The number of residual blocks</w:t>
      </w:r>
      <w:r w:rsidR="004463C9" w:rsidRPr="00F67024">
        <w:rPr>
          <w:rFonts w:ascii="Times New Roman" w:hAnsi="Times New Roman" w:cs="Times New Roman"/>
          <w:color w:val="000000" w:themeColor="text1"/>
        </w:rPr>
        <w:t xml:space="preserve"> between spatial reduction blocks</w:t>
      </w:r>
      <w:r w:rsidR="00E13CAE" w:rsidRPr="00F67024">
        <w:rPr>
          <w:rFonts w:ascii="Times New Roman" w:hAnsi="Times New Roman" w:cs="Times New Roman"/>
          <w:color w:val="000000" w:themeColor="text1"/>
        </w:rPr>
        <w:t xml:space="preserve"> var</w:t>
      </w:r>
      <w:r w:rsidR="0079467F">
        <w:rPr>
          <w:rFonts w:ascii="Times New Roman" w:hAnsi="Times New Roman" w:cs="Times New Roman"/>
          <w:color w:val="000000" w:themeColor="text1"/>
        </w:rPr>
        <w:t xml:space="preserve">ies with </w:t>
      </w:r>
      <w:r w:rsidR="00E13CAE" w:rsidRPr="00F67024">
        <w:rPr>
          <w:rFonts w:ascii="Times New Roman" w:hAnsi="Times New Roman" w:cs="Times New Roman"/>
          <w:color w:val="000000" w:themeColor="text1"/>
        </w:rPr>
        <w:t xml:space="preserve">different </w:t>
      </w:r>
      <w:r w:rsidR="0079467F">
        <w:rPr>
          <w:rFonts w:ascii="Times New Roman" w:hAnsi="Times New Roman" w:cs="Times New Roman"/>
          <w:color w:val="000000" w:themeColor="text1"/>
        </w:rPr>
        <w:t xml:space="preserve">versions </w:t>
      </w:r>
      <w:r w:rsidR="00E13CAE" w:rsidRPr="00F67024">
        <w:rPr>
          <w:rFonts w:ascii="Times New Roman" w:hAnsi="Times New Roman" w:cs="Times New Roman"/>
          <w:color w:val="000000" w:themeColor="text1"/>
        </w:rPr>
        <w:t xml:space="preserve">of </w:t>
      </w:r>
      <w:proofErr w:type="spellStart"/>
      <w:r w:rsidR="00E13CAE" w:rsidRPr="00F67024">
        <w:rPr>
          <w:rFonts w:ascii="Times New Roman" w:hAnsi="Times New Roman" w:cs="Times New Roman"/>
          <w:color w:val="000000" w:themeColor="text1"/>
        </w:rPr>
        <w:t>nEMGNet</w:t>
      </w:r>
      <w:proofErr w:type="spellEnd"/>
      <w:r w:rsidR="00E13CAE" w:rsidRPr="00F67024">
        <w:rPr>
          <w:rFonts w:ascii="Times New Roman" w:hAnsi="Times New Roman" w:cs="Times New Roman"/>
          <w:color w:val="000000" w:themeColor="text1"/>
        </w:rPr>
        <w:t>.</w:t>
      </w:r>
    </w:p>
    <w:p w14:paraId="7294A8FB" w14:textId="4C238FE2" w:rsidR="001136D3" w:rsidRDefault="001136D3" w:rsidP="001136D3">
      <w:pPr>
        <w:pStyle w:val="BodyText"/>
      </w:pPr>
    </w:p>
    <w:p w14:paraId="0DA2F61F" w14:textId="087B5D78" w:rsidR="001136D3" w:rsidRPr="00F67024" w:rsidRDefault="001136D3" w:rsidP="00F67024">
      <w:pPr>
        <w:pStyle w:val="Caption"/>
        <w:keepNext/>
        <w:jc w:val="left"/>
        <w:rPr>
          <w:rFonts w:ascii="Times New Roman" w:hAnsi="Times New Roman" w:cs="Times New Roman"/>
          <w:color w:val="000000" w:themeColor="text1"/>
        </w:rPr>
      </w:pPr>
      <w:bookmarkStart w:id="17" w:name="_Ref82011211"/>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2</w:t>
      </w:r>
      <w:r w:rsidR="003A3377" w:rsidRPr="00F67024">
        <w:rPr>
          <w:rFonts w:ascii="Times New Roman" w:hAnsi="Times New Roman" w:cs="Times New Roman"/>
          <w:b/>
          <w:bCs/>
          <w:noProof/>
          <w:color w:val="000000" w:themeColor="text1"/>
        </w:rPr>
        <w:fldChar w:fldCharType="end"/>
      </w:r>
      <w:bookmarkEnd w:id="17"/>
      <w:r w:rsidRPr="00F67024">
        <w:rPr>
          <w:rFonts w:ascii="Times New Roman" w:hAnsi="Times New Roman" w:cs="Times New Roman"/>
          <w:color w:val="000000" w:themeColor="text1"/>
        </w:rPr>
        <w:t xml:space="preserve"> Convolutional blocks of </w:t>
      </w:r>
      <w:proofErr w:type="spellStart"/>
      <w:r w:rsidR="00514A50" w:rsidRPr="00F67024">
        <w:rPr>
          <w:rFonts w:ascii="Times New Roman" w:hAnsi="Times New Roman" w:cs="Times New Roman"/>
          <w:color w:val="000000" w:themeColor="text1"/>
        </w:rPr>
        <w:t>nEMGNet</w:t>
      </w:r>
      <w:proofErr w:type="spellEnd"/>
      <w:r w:rsidR="004463C9" w:rsidRPr="00F67024">
        <w:rPr>
          <w:rFonts w:ascii="Times New Roman" w:hAnsi="Times New Roman" w:cs="Times New Roman"/>
          <w:color w:val="000000" w:themeColor="text1"/>
        </w:rPr>
        <w:t xml:space="preserve">. Spatial reduction block-1 reduces the spatial resolution to 50%, whereas spatial reduction block-2 reduces the spatial resolution to 25%. Residual blocks have residual connections which </w:t>
      </w:r>
      <w:r w:rsidR="007178EE">
        <w:rPr>
          <w:rFonts w:ascii="Times New Roman" w:hAnsi="Times New Roman" w:cs="Times New Roman"/>
          <w:color w:val="000000" w:themeColor="text1"/>
        </w:rPr>
        <w:t xml:space="preserve">enable </w:t>
      </w:r>
      <w:r w:rsidR="004463C9" w:rsidRPr="00F67024">
        <w:rPr>
          <w:rFonts w:ascii="Times New Roman" w:hAnsi="Times New Roman" w:cs="Times New Roman"/>
          <w:color w:val="000000" w:themeColor="text1"/>
        </w:rPr>
        <w:t>stable training in deep</w:t>
      </w:r>
      <w:r w:rsidR="005D7CEA">
        <w:rPr>
          <w:rFonts w:ascii="Times New Roman" w:hAnsi="Times New Roman" w:cs="Times New Roman"/>
          <w:color w:val="000000" w:themeColor="text1"/>
        </w:rPr>
        <w:t xml:space="preserve"> layers</w:t>
      </w:r>
      <w:r w:rsidR="004463C9" w:rsidRPr="00F67024">
        <w:rPr>
          <w:rFonts w:ascii="Times New Roman" w:hAnsi="Times New Roman" w:cs="Times New Roman"/>
          <w:color w:val="000000" w:themeColor="text1"/>
        </w:rPr>
        <w:t>.</w:t>
      </w:r>
      <w:r w:rsidR="00E02018" w:rsidRPr="00F67024">
        <w:rPr>
          <w:rFonts w:ascii="Times New Roman" w:hAnsi="Times New Roman" w:cs="Times New Roman"/>
          <w:color w:val="000000" w:themeColor="text1"/>
        </w:rPr>
        <w:t xml:space="preserve"> In </w:t>
      </w:r>
      <w:r w:rsidR="003D16E6">
        <w:rPr>
          <w:rFonts w:ascii="Times New Roman" w:hAnsi="Times New Roman" w:cs="Times New Roman"/>
          <w:color w:val="000000" w:themeColor="text1"/>
        </w:rPr>
        <w:t>each block’s title</w:t>
      </w:r>
      <w:r w:rsidR="00E02018" w:rsidRPr="00F67024">
        <w:rPr>
          <w:rFonts w:ascii="Times New Roman" w:hAnsi="Times New Roman" w:cs="Times New Roman"/>
          <w:color w:val="000000" w:themeColor="text1"/>
        </w:rPr>
        <w:t>,</w:t>
      </w:r>
      <w:r w:rsidR="00182E51">
        <w:rPr>
          <w:rFonts w:ascii="Times New Roman" w:hAnsi="Times New Roman" w:cs="Times New Roman"/>
          <w:color w:val="000000" w:themeColor="text1"/>
        </w:rPr>
        <w:t xml:space="preserve"> </w:t>
      </w:r>
      <w:r w:rsidR="003D16E6">
        <w:rPr>
          <w:rFonts w:ascii="Times New Roman" w:hAnsi="Times New Roman" w:cs="Times New Roman"/>
          <w:color w:val="000000" w:themeColor="text1"/>
        </w:rPr>
        <w:t>‘</w:t>
      </w:r>
      <w:r w:rsidR="00E02018" w:rsidRPr="00F67024">
        <w:rPr>
          <w:rFonts w:ascii="Times New Roman" w:hAnsi="Times New Roman" w:cs="Times New Roman"/>
          <w:color w:val="000000" w:themeColor="text1"/>
        </w:rPr>
        <w:t>n</w:t>
      </w:r>
      <w:r w:rsidR="003D16E6">
        <w:rPr>
          <w:rFonts w:ascii="Times New Roman" w:hAnsi="Times New Roman" w:cs="Times New Roman"/>
          <w:color w:val="000000" w:themeColor="text1"/>
        </w:rPr>
        <w:t>’</w:t>
      </w:r>
      <w:r w:rsidR="00182E51">
        <w:rPr>
          <w:rFonts w:ascii="Times New Roman" w:hAnsi="Times New Roman" w:cs="Times New Roman"/>
          <w:color w:val="000000" w:themeColor="text1"/>
        </w:rPr>
        <w:t xml:space="preserve"> and </w:t>
      </w:r>
      <w:r w:rsidR="003D16E6">
        <w:rPr>
          <w:rFonts w:ascii="Times New Roman" w:hAnsi="Times New Roman" w:cs="Times New Roman"/>
          <w:color w:val="000000" w:themeColor="text1"/>
        </w:rPr>
        <w:t>‘</w:t>
      </w:r>
      <w:r w:rsidR="00182E51">
        <w:rPr>
          <w:rFonts w:ascii="Times New Roman" w:hAnsi="Times New Roman" w:cs="Times New Roman"/>
          <w:color w:val="000000" w:themeColor="text1"/>
        </w:rPr>
        <w:t>k</w:t>
      </w:r>
      <w:r w:rsidR="003D16E6">
        <w:rPr>
          <w:rFonts w:ascii="Times New Roman" w:hAnsi="Times New Roman" w:cs="Times New Roman"/>
          <w:color w:val="000000" w:themeColor="text1"/>
        </w:rPr>
        <w:t>’</w:t>
      </w:r>
      <w:r w:rsidR="00182E51">
        <w:rPr>
          <w:rFonts w:ascii="Times New Roman" w:hAnsi="Times New Roman" w:cs="Times New Roman"/>
          <w:color w:val="000000" w:themeColor="text1"/>
        </w:rPr>
        <w:t xml:space="preserve"> in</w:t>
      </w:r>
      <w:r w:rsidR="00613474">
        <w:rPr>
          <w:rFonts w:ascii="Times New Roman" w:hAnsi="Times New Roman" w:cs="Times New Roman"/>
          <w:color w:val="000000" w:themeColor="text1"/>
        </w:rPr>
        <w:t>side</w:t>
      </w:r>
      <w:r w:rsidR="00182E51">
        <w:rPr>
          <w:rFonts w:ascii="Times New Roman" w:hAnsi="Times New Roman" w:cs="Times New Roman"/>
          <w:color w:val="000000" w:themeColor="text1"/>
        </w:rPr>
        <w:t xml:space="preserve"> the parentheses</w:t>
      </w:r>
      <w:r w:rsidR="00E02018" w:rsidRPr="00F67024">
        <w:rPr>
          <w:rFonts w:ascii="Times New Roman" w:hAnsi="Times New Roman" w:cs="Times New Roman"/>
          <w:color w:val="000000" w:themeColor="text1"/>
        </w:rPr>
        <w:t xml:space="preserve"> refer</w:t>
      </w:r>
      <w:r w:rsidR="007178EE">
        <w:rPr>
          <w:rFonts w:ascii="Times New Roman" w:hAnsi="Times New Roman" w:cs="Times New Roman"/>
          <w:color w:val="000000" w:themeColor="text1"/>
        </w:rPr>
        <w:t xml:space="preserve"> </w:t>
      </w:r>
      <w:r w:rsidR="00E02018" w:rsidRPr="00F67024">
        <w:rPr>
          <w:rFonts w:ascii="Times New Roman" w:hAnsi="Times New Roman" w:cs="Times New Roman"/>
          <w:color w:val="000000" w:themeColor="text1"/>
        </w:rPr>
        <w:t>to the number of output channels and the size of the kernel</w:t>
      </w:r>
      <w:r w:rsidR="007178EE">
        <w:rPr>
          <w:rFonts w:ascii="Times New Roman" w:hAnsi="Times New Roman" w:cs="Times New Roman"/>
          <w:color w:val="000000" w:themeColor="text1"/>
        </w:rPr>
        <w:t>, respectively</w:t>
      </w:r>
      <w:r w:rsidR="00E02018" w:rsidRPr="00F67024">
        <w:rPr>
          <w:rFonts w:ascii="Times New Roman" w:hAnsi="Times New Roman" w:cs="Times New Roman"/>
          <w:color w:val="000000" w:themeColor="text1"/>
        </w:rPr>
        <w:t>.</w:t>
      </w:r>
    </w:p>
    <w:tbl>
      <w:tblPr>
        <w:tblStyle w:val="TableGrid"/>
        <w:tblpPr w:leftFromText="180" w:rightFromText="180" w:vertAnchor="text" w:horzAnchor="margin" w:tblpY="21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8"/>
        <w:gridCol w:w="3248"/>
        <w:gridCol w:w="3250"/>
      </w:tblGrid>
      <w:tr w:rsidR="001136D3" w:rsidRPr="00EC2071" w14:paraId="6975C382" w14:textId="77777777" w:rsidTr="00A46F1B">
        <w:tc>
          <w:tcPr>
            <w:tcW w:w="1666" w:type="pct"/>
            <w:tcBorders>
              <w:top w:val="single" w:sz="12" w:space="0" w:color="auto"/>
              <w:bottom w:val="single" w:sz="4" w:space="0" w:color="auto"/>
            </w:tcBorders>
            <w:vAlign w:val="center"/>
          </w:tcPr>
          <w:p w14:paraId="49A74C75" w14:textId="77777777" w:rsidR="00695AE4" w:rsidRPr="00F67024" w:rsidRDefault="00695AE4" w:rsidP="00695AE4">
            <w:pPr>
              <w:widowControl/>
              <w:wordWrap/>
              <w:autoSpaceDE/>
              <w:autoSpaceDN/>
              <w:jc w:val="center"/>
              <w:rPr>
                <w:rFonts w:eastAsia="굴림" w:cs="Times New Roman"/>
                <w:b/>
                <w:bCs/>
                <w:kern w:val="0"/>
                <w:szCs w:val="24"/>
              </w:rPr>
            </w:pPr>
            <w:r w:rsidRPr="00F67024">
              <w:rPr>
                <w:rFonts w:eastAsia="굴림" w:cs="Times New Roman"/>
                <w:b/>
                <w:bCs/>
                <w:kern w:val="0"/>
                <w:szCs w:val="24"/>
              </w:rPr>
              <w:t xml:space="preserve">Spatial reduction </w:t>
            </w:r>
            <w:proofErr w:type="gramStart"/>
            <w:r w:rsidR="001136D3" w:rsidRPr="00F67024">
              <w:rPr>
                <w:rFonts w:eastAsia="굴림" w:cs="Times New Roman"/>
                <w:b/>
                <w:bCs/>
                <w:kern w:val="0"/>
                <w:szCs w:val="24"/>
              </w:rPr>
              <w:t>block</w:t>
            </w:r>
            <w:r w:rsidRPr="00F67024">
              <w:rPr>
                <w:rFonts w:eastAsia="굴림" w:cs="Times New Roman"/>
                <w:b/>
                <w:bCs/>
                <w:kern w:val="0"/>
                <w:szCs w:val="24"/>
              </w:rPr>
              <w:t>-</w:t>
            </w:r>
            <w:r w:rsidR="001136D3" w:rsidRPr="00F67024">
              <w:rPr>
                <w:rFonts w:eastAsia="굴림" w:cs="Times New Roman"/>
                <w:b/>
                <w:bCs/>
                <w:kern w:val="0"/>
                <w:szCs w:val="24"/>
              </w:rPr>
              <w:t>1</w:t>
            </w:r>
            <w:proofErr w:type="gramEnd"/>
          </w:p>
          <w:p w14:paraId="21D7C7FC" w14:textId="428D8154" w:rsidR="001136D3" w:rsidRPr="00F67024" w:rsidRDefault="001136D3" w:rsidP="00695AE4">
            <w:pPr>
              <w:widowControl/>
              <w:wordWrap/>
              <w:autoSpaceDE/>
              <w:autoSpaceDN/>
              <w:jc w:val="center"/>
              <w:rPr>
                <w:rFonts w:eastAsia="굴림" w:cs="Times New Roman"/>
                <w:b/>
                <w:bCs/>
                <w:kern w:val="0"/>
                <w:szCs w:val="24"/>
              </w:rPr>
            </w:pPr>
            <w:r w:rsidRPr="00F67024">
              <w:rPr>
                <w:rFonts w:eastAsia="굴림" w:cs="Times New Roman"/>
                <w:b/>
                <w:bCs/>
                <w:kern w:val="0"/>
                <w:szCs w:val="24"/>
              </w:rPr>
              <w:t>(</w:t>
            </w:r>
            <w:proofErr w:type="spellStart"/>
            <w:proofErr w:type="gramStart"/>
            <w:r w:rsidRPr="00F67024">
              <w:rPr>
                <w:rFonts w:eastAsia="굴림" w:cs="Times New Roman"/>
                <w:b/>
                <w:bCs/>
                <w:kern w:val="0"/>
                <w:szCs w:val="24"/>
              </w:rPr>
              <w:t>n,k</w:t>
            </w:r>
            <w:proofErr w:type="spellEnd"/>
            <w:proofErr w:type="gramEnd"/>
            <w:r w:rsidRPr="00F67024">
              <w:rPr>
                <w:rFonts w:eastAsia="굴림" w:cs="Times New Roman"/>
                <w:b/>
                <w:bCs/>
                <w:kern w:val="0"/>
                <w:szCs w:val="24"/>
              </w:rPr>
              <w:t>)</w:t>
            </w:r>
          </w:p>
        </w:tc>
        <w:tc>
          <w:tcPr>
            <w:tcW w:w="1666" w:type="pct"/>
            <w:tcBorders>
              <w:top w:val="single" w:sz="12" w:space="0" w:color="auto"/>
              <w:bottom w:val="single" w:sz="4" w:space="0" w:color="auto"/>
            </w:tcBorders>
            <w:vAlign w:val="center"/>
          </w:tcPr>
          <w:p w14:paraId="00E481A4" w14:textId="77777777" w:rsidR="00695AE4" w:rsidRPr="00F67024" w:rsidRDefault="00695AE4"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Spatial r</w:t>
            </w:r>
            <w:r w:rsidR="001136D3" w:rsidRPr="00F67024">
              <w:rPr>
                <w:rFonts w:eastAsia="굴림" w:cs="Times New Roman"/>
                <w:b/>
                <w:bCs/>
                <w:kern w:val="0"/>
                <w:szCs w:val="24"/>
              </w:rPr>
              <w:t>educ</w:t>
            </w:r>
            <w:r w:rsidRPr="00F67024">
              <w:rPr>
                <w:rFonts w:eastAsia="굴림" w:cs="Times New Roman"/>
                <w:b/>
                <w:bCs/>
                <w:kern w:val="0"/>
                <w:szCs w:val="24"/>
              </w:rPr>
              <w:t xml:space="preserve">tion </w:t>
            </w:r>
            <w:proofErr w:type="gramStart"/>
            <w:r w:rsidR="001136D3" w:rsidRPr="00F67024">
              <w:rPr>
                <w:rFonts w:eastAsia="굴림" w:cs="Times New Roman"/>
                <w:b/>
                <w:bCs/>
                <w:kern w:val="0"/>
                <w:szCs w:val="24"/>
              </w:rPr>
              <w:t>block</w:t>
            </w:r>
            <w:r w:rsidRPr="00F67024">
              <w:rPr>
                <w:rFonts w:eastAsia="굴림" w:cs="Times New Roman"/>
                <w:b/>
                <w:bCs/>
                <w:kern w:val="0"/>
                <w:szCs w:val="24"/>
              </w:rPr>
              <w:t>-</w:t>
            </w:r>
            <w:r w:rsidR="001136D3" w:rsidRPr="00F67024">
              <w:rPr>
                <w:rFonts w:eastAsia="굴림" w:cs="Times New Roman"/>
                <w:b/>
                <w:bCs/>
                <w:kern w:val="0"/>
                <w:szCs w:val="24"/>
              </w:rPr>
              <w:t>2</w:t>
            </w:r>
            <w:proofErr w:type="gramEnd"/>
          </w:p>
          <w:p w14:paraId="6E1FE456" w14:textId="594E13F1" w:rsidR="001136D3" w:rsidRPr="00F67024" w:rsidRDefault="001136D3"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w:t>
            </w:r>
            <w:proofErr w:type="spellStart"/>
            <w:proofErr w:type="gramStart"/>
            <w:r w:rsidRPr="00F67024">
              <w:rPr>
                <w:rFonts w:eastAsia="굴림" w:cs="Times New Roman"/>
                <w:b/>
                <w:bCs/>
                <w:kern w:val="0"/>
                <w:szCs w:val="24"/>
              </w:rPr>
              <w:t>n,k</w:t>
            </w:r>
            <w:proofErr w:type="spellEnd"/>
            <w:proofErr w:type="gramEnd"/>
            <w:r w:rsidRPr="00F67024">
              <w:rPr>
                <w:rFonts w:eastAsia="굴림" w:cs="Times New Roman"/>
                <w:b/>
                <w:bCs/>
                <w:kern w:val="0"/>
                <w:szCs w:val="24"/>
              </w:rPr>
              <w:t>)</w:t>
            </w:r>
          </w:p>
        </w:tc>
        <w:tc>
          <w:tcPr>
            <w:tcW w:w="1667" w:type="pct"/>
            <w:tcBorders>
              <w:top w:val="single" w:sz="12" w:space="0" w:color="auto"/>
              <w:bottom w:val="single" w:sz="4" w:space="0" w:color="auto"/>
            </w:tcBorders>
            <w:vAlign w:val="center"/>
          </w:tcPr>
          <w:p w14:paraId="5887B69E" w14:textId="77777777" w:rsidR="001136D3" w:rsidRPr="00F67024" w:rsidRDefault="001136D3" w:rsidP="00BB1B66">
            <w:pPr>
              <w:widowControl/>
              <w:wordWrap/>
              <w:autoSpaceDE/>
              <w:autoSpaceDN/>
              <w:jc w:val="center"/>
              <w:rPr>
                <w:rFonts w:eastAsia="굴림" w:cs="Times New Roman"/>
                <w:b/>
                <w:bCs/>
                <w:kern w:val="0"/>
                <w:szCs w:val="24"/>
              </w:rPr>
            </w:pPr>
            <w:r w:rsidRPr="00F67024">
              <w:rPr>
                <w:rFonts w:eastAsia="굴림" w:cs="Times New Roman"/>
                <w:b/>
                <w:bCs/>
                <w:kern w:val="0"/>
                <w:szCs w:val="24"/>
              </w:rPr>
              <w:t>Residual block(n)</w:t>
            </w:r>
          </w:p>
        </w:tc>
      </w:tr>
      <w:tr w:rsidR="001136D3" w:rsidRPr="00EC2071" w14:paraId="26D18A59" w14:textId="77777777" w:rsidTr="00A46F1B">
        <w:tc>
          <w:tcPr>
            <w:tcW w:w="1666" w:type="pct"/>
            <w:tcBorders>
              <w:top w:val="single" w:sz="4" w:space="0" w:color="auto"/>
            </w:tcBorders>
            <w:vAlign w:val="center"/>
          </w:tcPr>
          <w:p w14:paraId="65DA3295" w14:textId="0879A72A"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(k)-n,</w:t>
            </w:r>
          </w:p>
          <w:p w14:paraId="7ED36E98" w14:textId="3F3ED478"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c>
          <w:tcPr>
            <w:tcW w:w="1666" w:type="pct"/>
            <w:tcBorders>
              <w:top w:val="single" w:sz="4" w:space="0" w:color="auto"/>
            </w:tcBorders>
            <w:vAlign w:val="center"/>
          </w:tcPr>
          <w:p w14:paraId="1046AFB6" w14:textId="4FEE84E7"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(k)-n,</w:t>
            </w:r>
          </w:p>
          <w:p w14:paraId="02CFA194" w14:textId="4271D36C"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7" w:type="pct"/>
            <w:tcBorders>
              <w:top w:val="single" w:sz="4" w:space="0" w:color="auto"/>
            </w:tcBorders>
            <w:vAlign w:val="center"/>
          </w:tcPr>
          <w:p w14:paraId="727650AD" w14:textId="1FB2BFAE"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(5)-n,</w:t>
            </w:r>
          </w:p>
          <w:p w14:paraId="4001F99B" w14:textId="0D570168"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r>
      <w:tr w:rsidR="001136D3" w:rsidRPr="00EC2071" w14:paraId="516106A0" w14:textId="77777777" w:rsidTr="00A46F1B">
        <w:tc>
          <w:tcPr>
            <w:tcW w:w="1666" w:type="pct"/>
            <w:vAlign w:val="center"/>
          </w:tcPr>
          <w:p w14:paraId="4FB54668"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c>
          <w:tcPr>
            <w:tcW w:w="1666" w:type="pct"/>
            <w:vAlign w:val="center"/>
          </w:tcPr>
          <w:p w14:paraId="785AE7F5"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c>
          <w:tcPr>
            <w:tcW w:w="1667" w:type="pct"/>
            <w:vAlign w:val="center"/>
          </w:tcPr>
          <w:p w14:paraId="52819C96"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r>
      <w:tr w:rsidR="001136D3" w:rsidRPr="00EC2071" w14:paraId="718E7216" w14:textId="77777777" w:rsidTr="00A46F1B">
        <w:trPr>
          <w:trHeight w:val="70"/>
        </w:trPr>
        <w:tc>
          <w:tcPr>
            <w:tcW w:w="1666" w:type="pct"/>
            <w:vAlign w:val="center"/>
          </w:tcPr>
          <w:p w14:paraId="124803B1"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c>
          <w:tcPr>
            <w:tcW w:w="1666" w:type="pct"/>
            <w:vAlign w:val="center"/>
          </w:tcPr>
          <w:p w14:paraId="6FC24F6D"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c>
          <w:tcPr>
            <w:tcW w:w="1667" w:type="pct"/>
            <w:vAlign w:val="center"/>
          </w:tcPr>
          <w:p w14:paraId="0C6DF64C"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r>
      <w:tr w:rsidR="001136D3" w:rsidRPr="00EC2071" w14:paraId="00B70220" w14:textId="77777777" w:rsidTr="00A46F1B">
        <w:tc>
          <w:tcPr>
            <w:tcW w:w="1666" w:type="pct"/>
            <w:vAlign w:val="center"/>
          </w:tcPr>
          <w:p w14:paraId="00BBA3D7" w14:textId="092097A3"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Max-pool</w:t>
            </w:r>
            <w:r w:rsidR="00806046">
              <w:rPr>
                <w:rFonts w:eastAsia="굴림" w:cs="Times New Roman"/>
                <w:kern w:val="0"/>
                <w:szCs w:val="24"/>
              </w:rPr>
              <w:t xml:space="preserve"> </w:t>
            </w:r>
            <w:r w:rsidRPr="00F67024">
              <w:rPr>
                <w:rFonts w:eastAsia="굴림" w:cs="Times New Roman"/>
                <w:kern w:val="0"/>
                <w:szCs w:val="24"/>
              </w:rPr>
              <w:t>(2),</w:t>
            </w:r>
          </w:p>
          <w:p w14:paraId="39892DAC" w14:textId="74DEEE2E"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6" w:type="pct"/>
            <w:vAlign w:val="center"/>
          </w:tcPr>
          <w:p w14:paraId="5EA9ECA9" w14:textId="1F6AA9CF"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Max-pool</w:t>
            </w:r>
            <w:r w:rsidR="00806046">
              <w:rPr>
                <w:rFonts w:eastAsia="굴림" w:cs="Times New Roman"/>
                <w:kern w:val="0"/>
                <w:szCs w:val="24"/>
              </w:rPr>
              <w:t xml:space="preserve"> </w:t>
            </w:r>
            <w:r w:rsidRPr="00F67024">
              <w:rPr>
                <w:rFonts w:eastAsia="굴림" w:cs="Times New Roman"/>
                <w:kern w:val="0"/>
                <w:szCs w:val="24"/>
              </w:rPr>
              <w:t>(2),</w:t>
            </w:r>
          </w:p>
          <w:p w14:paraId="37E8F825" w14:textId="32E1B5AB"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(2)</w:t>
            </w:r>
          </w:p>
        </w:tc>
        <w:tc>
          <w:tcPr>
            <w:tcW w:w="1667" w:type="pct"/>
            <w:vAlign w:val="center"/>
          </w:tcPr>
          <w:p w14:paraId="7F847ABB" w14:textId="78977231"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Conv</w:t>
            </w:r>
            <w:r w:rsidR="00806046">
              <w:rPr>
                <w:rFonts w:eastAsia="굴림" w:cs="Times New Roman"/>
                <w:kern w:val="0"/>
                <w:szCs w:val="24"/>
              </w:rPr>
              <w:t xml:space="preserve"> </w:t>
            </w:r>
            <w:r w:rsidRPr="00F67024">
              <w:rPr>
                <w:rFonts w:eastAsia="굴림" w:cs="Times New Roman"/>
                <w:kern w:val="0"/>
                <w:szCs w:val="24"/>
              </w:rPr>
              <w:t>(5)-n,</w:t>
            </w:r>
          </w:p>
          <w:p w14:paraId="1865493A" w14:textId="76BBADC4" w:rsidR="001136D3" w:rsidRPr="00F67024" w:rsidRDefault="001136D3" w:rsidP="00BB1B66">
            <w:pPr>
              <w:widowControl/>
              <w:wordWrap/>
              <w:autoSpaceDE/>
              <w:autoSpaceDN/>
              <w:jc w:val="center"/>
              <w:rPr>
                <w:rFonts w:eastAsia="굴림" w:cs="Times New Roman"/>
                <w:kern w:val="0"/>
                <w:szCs w:val="24"/>
              </w:rPr>
            </w:pPr>
            <w:r w:rsidRPr="00F67024">
              <w:rPr>
                <w:rFonts w:eastAsia="굴림" w:cs="Times New Roman"/>
                <w:kern w:val="0"/>
                <w:szCs w:val="24"/>
              </w:rPr>
              <w:t>Stride</w:t>
            </w:r>
            <w:r w:rsidR="00806046">
              <w:rPr>
                <w:rFonts w:eastAsia="굴림" w:cs="Times New Roman"/>
                <w:kern w:val="0"/>
                <w:szCs w:val="24"/>
              </w:rPr>
              <w:t xml:space="preserve"> </w:t>
            </w:r>
            <w:r w:rsidRPr="00F67024">
              <w:rPr>
                <w:rFonts w:eastAsia="굴림" w:cs="Times New Roman"/>
                <w:kern w:val="0"/>
                <w:szCs w:val="24"/>
              </w:rPr>
              <w:t>(1)</w:t>
            </w:r>
          </w:p>
        </w:tc>
      </w:tr>
      <w:tr w:rsidR="001136D3" w:rsidRPr="00EC2071" w14:paraId="64ED7B22" w14:textId="77777777" w:rsidTr="00B73B01">
        <w:tc>
          <w:tcPr>
            <w:tcW w:w="1666" w:type="pct"/>
            <w:vAlign w:val="center"/>
          </w:tcPr>
          <w:p w14:paraId="07D9471E" w14:textId="77777777" w:rsidR="001136D3" w:rsidRPr="00F67024" w:rsidRDefault="001136D3" w:rsidP="00BB1B66">
            <w:pPr>
              <w:widowControl/>
              <w:wordWrap/>
              <w:autoSpaceDE/>
              <w:autoSpaceDN/>
              <w:jc w:val="center"/>
              <w:rPr>
                <w:rFonts w:eastAsia="굴림" w:cs="Times New Roman"/>
                <w:kern w:val="0"/>
                <w:szCs w:val="24"/>
              </w:rPr>
            </w:pPr>
          </w:p>
        </w:tc>
        <w:tc>
          <w:tcPr>
            <w:tcW w:w="1666" w:type="pct"/>
            <w:vAlign w:val="center"/>
          </w:tcPr>
          <w:p w14:paraId="3589F3EF" w14:textId="77777777" w:rsidR="001136D3" w:rsidRPr="00F67024" w:rsidRDefault="001136D3" w:rsidP="00BB1B66">
            <w:pPr>
              <w:widowControl/>
              <w:wordWrap/>
              <w:autoSpaceDE/>
              <w:autoSpaceDN/>
              <w:jc w:val="center"/>
              <w:rPr>
                <w:rFonts w:eastAsia="굴림" w:cs="Times New Roman"/>
                <w:kern w:val="0"/>
                <w:szCs w:val="24"/>
              </w:rPr>
            </w:pPr>
          </w:p>
        </w:tc>
        <w:tc>
          <w:tcPr>
            <w:tcW w:w="1667" w:type="pct"/>
            <w:vAlign w:val="center"/>
          </w:tcPr>
          <w:p w14:paraId="085FF959" w14:textId="77777777" w:rsidR="001136D3" w:rsidRPr="00F67024" w:rsidRDefault="001136D3"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BatchNorm</w:t>
            </w:r>
            <w:proofErr w:type="spellEnd"/>
          </w:p>
        </w:tc>
      </w:tr>
      <w:tr w:rsidR="004463C9" w:rsidRPr="00EC2071" w14:paraId="04CDB402" w14:textId="77777777" w:rsidTr="00B73B01">
        <w:tc>
          <w:tcPr>
            <w:tcW w:w="1666" w:type="pct"/>
            <w:vAlign w:val="center"/>
          </w:tcPr>
          <w:p w14:paraId="04A22BC6" w14:textId="77777777" w:rsidR="004463C9" w:rsidRPr="00F67024" w:rsidRDefault="004463C9" w:rsidP="00BB1B66">
            <w:pPr>
              <w:widowControl/>
              <w:wordWrap/>
              <w:autoSpaceDE/>
              <w:autoSpaceDN/>
              <w:jc w:val="center"/>
              <w:rPr>
                <w:rFonts w:eastAsia="굴림" w:cs="Times New Roman"/>
                <w:kern w:val="0"/>
                <w:szCs w:val="24"/>
              </w:rPr>
            </w:pPr>
          </w:p>
        </w:tc>
        <w:tc>
          <w:tcPr>
            <w:tcW w:w="1666" w:type="pct"/>
            <w:vAlign w:val="center"/>
          </w:tcPr>
          <w:p w14:paraId="5C75ECF2" w14:textId="77777777" w:rsidR="004463C9" w:rsidRPr="00F67024" w:rsidRDefault="004463C9" w:rsidP="00BB1B66">
            <w:pPr>
              <w:widowControl/>
              <w:wordWrap/>
              <w:autoSpaceDE/>
              <w:autoSpaceDN/>
              <w:jc w:val="center"/>
              <w:rPr>
                <w:rFonts w:eastAsia="굴림" w:cs="Times New Roman"/>
                <w:kern w:val="0"/>
                <w:szCs w:val="24"/>
              </w:rPr>
            </w:pPr>
          </w:p>
        </w:tc>
        <w:tc>
          <w:tcPr>
            <w:tcW w:w="1667" w:type="pct"/>
            <w:vAlign w:val="center"/>
          </w:tcPr>
          <w:p w14:paraId="330FEB96" w14:textId="529AF58A" w:rsidR="004463C9" w:rsidRPr="00F67024" w:rsidRDefault="004463C9" w:rsidP="00BB1B66">
            <w:pPr>
              <w:widowControl/>
              <w:wordWrap/>
              <w:autoSpaceDE/>
              <w:autoSpaceDN/>
              <w:jc w:val="center"/>
              <w:rPr>
                <w:rFonts w:eastAsia="굴림" w:cs="Times New Roman"/>
                <w:kern w:val="0"/>
                <w:szCs w:val="24"/>
              </w:rPr>
            </w:pPr>
            <w:r w:rsidRPr="00F67024">
              <w:rPr>
                <w:rFonts w:eastAsia="굴림" w:cs="Times New Roman"/>
                <w:kern w:val="0"/>
                <w:szCs w:val="24"/>
              </w:rPr>
              <w:t>Sum (Residual connection)</w:t>
            </w:r>
          </w:p>
        </w:tc>
      </w:tr>
      <w:tr w:rsidR="004463C9" w:rsidRPr="00EC2071" w14:paraId="243432B0" w14:textId="77777777" w:rsidTr="00A46F1B">
        <w:tc>
          <w:tcPr>
            <w:tcW w:w="1666" w:type="pct"/>
            <w:tcBorders>
              <w:bottom w:val="single" w:sz="12" w:space="0" w:color="auto"/>
            </w:tcBorders>
            <w:vAlign w:val="center"/>
          </w:tcPr>
          <w:p w14:paraId="18327C6B" w14:textId="77777777" w:rsidR="004463C9" w:rsidRPr="00F67024" w:rsidRDefault="004463C9" w:rsidP="00BB1B66">
            <w:pPr>
              <w:widowControl/>
              <w:wordWrap/>
              <w:autoSpaceDE/>
              <w:autoSpaceDN/>
              <w:jc w:val="center"/>
              <w:rPr>
                <w:rFonts w:eastAsia="굴림" w:cs="Times New Roman"/>
                <w:kern w:val="0"/>
                <w:szCs w:val="24"/>
              </w:rPr>
            </w:pPr>
          </w:p>
        </w:tc>
        <w:tc>
          <w:tcPr>
            <w:tcW w:w="1666" w:type="pct"/>
            <w:tcBorders>
              <w:bottom w:val="single" w:sz="12" w:space="0" w:color="auto"/>
            </w:tcBorders>
            <w:vAlign w:val="center"/>
          </w:tcPr>
          <w:p w14:paraId="63DBC0DA" w14:textId="77777777" w:rsidR="004463C9" w:rsidRPr="00F67024" w:rsidRDefault="004463C9" w:rsidP="00BB1B66">
            <w:pPr>
              <w:widowControl/>
              <w:wordWrap/>
              <w:autoSpaceDE/>
              <w:autoSpaceDN/>
              <w:jc w:val="center"/>
              <w:rPr>
                <w:rFonts w:eastAsia="굴림" w:cs="Times New Roman"/>
                <w:kern w:val="0"/>
                <w:szCs w:val="24"/>
              </w:rPr>
            </w:pPr>
          </w:p>
        </w:tc>
        <w:tc>
          <w:tcPr>
            <w:tcW w:w="1667" w:type="pct"/>
            <w:tcBorders>
              <w:bottom w:val="single" w:sz="12" w:space="0" w:color="auto"/>
            </w:tcBorders>
            <w:vAlign w:val="center"/>
          </w:tcPr>
          <w:p w14:paraId="00825CF1" w14:textId="7D6D755D" w:rsidR="004463C9" w:rsidRPr="00F67024" w:rsidRDefault="004463C9"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ReLU</w:t>
            </w:r>
            <w:proofErr w:type="spellEnd"/>
          </w:p>
        </w:tc>
      </w:tr>
    </w:tbl>
    <w:p w14:paraId="0DDB2417" w14:textId="64C18B6E" w:rsidR="00706D2A" w:rsidRPr="00EC2071" w:rsidRDefault="00706D2A" w:rsidP="00EB7694">
      <w:pPr>
        <w:rPr>
          <w:rFonts w:cs="Times New Roman"/>
          <w:szCs w:val="24"/>
        </w:rPr>
      </w:pPr>
    </w:p>
    <w:p w14:paraId="3847583F" w14:textId="4802AC1A" w:rsidR="00EB7694" w:rsidRPr="00F67024" w:rsidRDefault="00EB7694" w:rsidP="00F67024">
      <w:pPr>
        <w:pStyle w:val="Caption"/>
        <w:keepNext/>
        <w:jc w:val="left"/>
        <w:rPr>
          <w:rFonts w:ascii="Times New Roman" w:hAnsi="Times New Roman" w:cs="Times New Roman"/>
          <w:color w:val="000000" w:themeColor="text1"/>
        </w:rPr>
      </w:pPr>
      <w:bookmarkStart w:id="18" w:name="_Ref80953824"/>
      <w:bookmarkStart w:id="19" w:name="_Ref80953818"/>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3</w:t>
      </w:r>
      <w:r w:rsidR="003A3377" w:rsidRPr="00F67024">
        <w:rPr>
          <w:rFonts w:ascii="Times New Roman" w:hAnsi="Times New Roman" w:cs="Times New Roman"/>
          <w:b/>
          <w:bCs/>
          <w:noProof/>
          <w:color w:val="000000" w:themeColor="text1"/>
        </w:rPr>
        <w:fldChar w:fldCharType="end"/>
      </w:r>
      <w:bookmarkEnd w:id="18"/>
      <w:r w:rsidR="00426E0F">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 </w:t>
      </w:r>
      <w:bookmarkEnd w:id="19"/>
      <w:r w:rsidR="001136D3" w:rsidRPr="00F67024">
        <w:rPr>
          <w:rFonts w:ascii="Times New Roman" w:hAnsi="Times New Roman" w:cs="Times New Roman"/>
          <w:color w:val="000000" w:themeColor="text1"/>
        </w:rPr>
        <w:t xml:space="preserve">Configuration of </w:t>
      </w:r>
      <w:proofErr w:type="spellStart"/>
      <w:r w:rsidR="00514A50" w:rsidRPr="00F67024">
        <w:rPr>
          <w:rFonts w:ascii="Times New Roman" w:hAnsi="Times New Roman" w:cs="Times New Roman"/>
          <w:color w:val="000000" w:themeColor="text1"/>
        </w:rPr>
        <w:t>nEMGNet</w:t>
      </w:r>
      <w:proofErr w:type="spellEnd"/>
      <w:r w:rsidR="004463C9" w:rsidRPr="00F67024">
        <w:rPr>
          <w:rFonts w:ascii="Times New Roman" w:hAnsi="Times New Roman" w:cs="Times New Roman"/>
          <w:color w:val="000000" w:themeColor="text1"/>
        </w:rPr>
        <w:t>. Different number</w:t>
      </w:r>
      <w:r w:rsidR="006F36D4">
        <w:rPr>
          <w:rFonts w:ascii="Times New Roman" w:hAnsi="Times New Roman" w:cs="Times New Roman"/>
          <w:color w:val="000000" w:themeColor="text1"/>
        </w:rPr>
        <w:t>s</w:t>
      </w:r>
      <w:r w:rsidR="004463C9" w:rsidRPr="00F67024">
        <w:rPr>
          <w:rFonts w:ascii="Times New Roman" w:hAnsi="Times New Roman" w:cs="Times New Roman"/>
          <w:color w:val="000000" w:themeColor="text1"/>
        </w:rPr>
        <w:t xml:space="preserve"> of residual blocks are experimented</w:t>
      </w:r>
      <w:r w:rsidR="00B266F0">
        <w:rPr>
          <w:rFonts w:ascii="Times New Roman" w:hAnsi="Times New Roman" w:cs="Times New Roman"/>
          <w:color w:val="000000" w:themeColor="text1"/>
        </w:rPr>
        <w:t xml:space="preserve"> with</w:t>
      </w:r>
      <w:r w:rsidR="004463C9" w:rsidRPr="00F67024">
        <w:rPr>
          <w:rFonts w:ascii="Times New Roman" w:hAnsi="Times New Roman" w:cs="Times New Roman"/>
          <w:color w:val="000000" w:themeColor="text1"/>
        </w:rPr>
        <w:t>.</w:t>
      </w:r>
      <w:r w:rsidR="0059183D">
        <w:rPr>
          <w:rFonts w:ascii="Times New Roman" w:hAnsi="Times New Roman" w:cs="Times New Roman"/>
          <w:color w:val="000000" w:themeColor="text1"/>
        </w:rPr>
        <w:t xml:space="preserve"> The numbers inside the parentheses </w:t>
      </w:r>
      <w:r w:rsidR="00613474">
        <w:rPr>
          <w:rFonts w:ascii="Times New Roman" w:hAnsi="Times New Roman" w:cs="Times New Roman"/>
          <w:color w:val="000000" w:themeColor="text1"/>
        </w:rPr>
        <w:t>of</w:t>
      </w:r>
      <w:r w:rsidR="0059183D">
        <w:rPr>
          <w:rFonts w:ascii="Times New Roman" w:hAnsi="Times New Roman" w:cs="Times New Roman"/>
          <w:color w:val="000000" w:themeColor="text1"/>
        </w:rPr>
        <w:t xml:space="preserve"> the blocks refer to the </w:t>
      </w:r>
      <w:r w:rsidR="00613474">
        <w:rPr>
          <w:rFonts w:ascii="Times New Roman" w:hAnsi="Times New Roman" w:cs="Times New Roman"/>
          <w:color w:val="000000" w:themeColor="text1"/>
        </w:rPr>
        <w:t>hyper</w:t>
      </w:r>
      <w:r w:rsidR="0059183D">
        <w:rPr>
          <w:rFonts w:ascii="Times New Roman" w:hAnsi="Times New Roman" w:cs="Times New Roman"/>
          <w:color w:val="000000" w:themeColor="text1"/>
        </w:rPr>
        <w:t xml:space="preserve">parameters defined in </w:t>
      </w:r>
      <w:r w:rsidR="0059183D">
        <w:rPr>
          <w:rFonts w:ascii="Times New Roman" w:hAnsi="Times New Roman" w:cs="Times New Roman"/>
          <w:color w:val="000000" w:themeColor="text1"/>
        </w:rPr>
        <w:fldChar w:fldCharType="begin"/>
      </w:r>
      <w:r w:rsidR="0059183D">
        <w:rPr>
          <w:rFonts w:ascii="Times New Roman" w:hAnsi="Times New Roman" w:cs="Times New Roman"/>
          <w:color w:val="000000" w:themeColor="text1"/>
        </w:rPr>
        <w:instrText xml:space="preserve"> REF _Ref82011211 \h  \* MERGEFORMAT </w:instrText>
      </w:r>
      <w:r w:rsidR="0059183D">
        <w:rPr>
          <w:rFonts w:ascii="Times New Roman" w:hAnsi="Times New Roman" w:cs="Times New Roman"/>
          <w:color w:val="000000" w:themeColor="text1"/>
        </w:rPr>
      </w:r>
      <w:r w:rsidR="0059183D">
        <w:rPr>
          <w:rFonts w:ascii="Times New Roman" w:hAnsi="Times New Roman" w:cs="Times New Roman"/>
          <w:color w:val="000000" w:themeColor="text1"/>
        </w:rPr>
        <w:fldChar w:fldCharType="separate"/>
      </w:r>
      <w:r w:rsidR="00F8092D" w:rsidRPr="00F8092D">
        <w:rPr>
          <w:rFonts w:ascii="Times New Roman" w:hAnsi="Times New Roman" w:cs="Times New Roman"/>
          <w:color w:val="000000" w:themeColor="text1"/>
        </w:rPr>
        <w:t>Table</w:t>
      </w:r>
      <w:r w:rsidR="00F8092D" w:rsidRPr="00F67024">
        <w:rPr>
          <w:rFonts w:ascii="Times New Roman" w:hAnsi="Times New Roman" w:cs="Times New Roman"/>
          <w:b/>
          <w:bCs/>
          <w:color w:val="000000" w:themeColor="text1"/>
        </w:rPr>
        <w:t xml:space="preserve"> </w:t>
      </w:r>
      <w:r w:rsidR="00F8092D" w:rsidRPr="00F8092D">
        <w:rPr>
          <w:rFonts w:ascii="Times New Roman" w:hAnsi="Times New Roman" w:cs="Times New Roman"/>
          <w:noProof/>
          <w:color w:val="000000" w:themeColor="text1"/>
        </w:rPr>
        <w:t>2</w:t>
      </w:r>
      <w:r w:rsidR="0059183D">
        <w:rPr>
          <w:rFonts w:ascii="Times New Roman" w:hAnsi="Times New Roman" w:cs="Times New Roman"/>
          <w:color w:val="000000" w:themeColor="text1"/>
        </w:rPr>
        <w:fldChar w:fldCharType="end"/>
      </w:r>
      <w:r w:rsidR="0059183D">
        <w:rPr>
          <w:rFonts w:ascii="Times New Roman" w:hAnsi="Times New Roman" w:cs="Times New Roman"/>
          <w:color w:val="000000" w:themeColor="text1"/>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8"/>
        <w:gridCol w:w="2105"/>
        <w:gridCol w:w="2105"/>
        <w:gridCol w:w="2105"/>
        <w:gridCol w:w="2103"/>
      </w:tblGrid>
      <w:tr w:rsidR="009C5615" w14:paraId="7780F073" w14:textId="77777777" w:rsidTr="00A46F1B">
        <w:tc>
          <w:tcPr>
            <w:tcW w:w="681" w:type="pct"/>
            <w:tcBorders>
              <w:top w:val="single" w:sz="12" w:space="0" w:color="auto"/>
              <w:bottom w:val="single" w:sz="4" w:space="0" w:color="auto"/>
            </w:tcBorders>
          </w:tcPr>
          <w:p w14:paraId="49B3C217" w14:textId="77777777" w:rsidR="009C5615" w:rsidRPr="00F67024" w:rsidRDefault="009C5615" w:rsidP="00BB1B66">
            <w:pPr>
              <w:widowControl/>
              <w:wordWrap/>
              <w:autoSpaceDE/>
              <w:autoSpaceDN/>
              <w:jc w:val="center"/>
              <w:rPr>
                <w:rFonts w:eastAsia="굴림" w:cs="Times New Roman"/>
                <w:b/>
                <w:bCs/>
                <w:kern w:val="0"/>
                <w:szCs w:val="24"/>
              </w:rPr>
            </w:pPr>
          </w:p>
        </w:tc>
        <w:tc>
          <w:tcPr>
            <w:tcW w:w="1080" w:type="pct"/>
            <w:tcBorders>
              <w:top w:val="single" w:sz="12" w:space="0" w:color="auto"/>
              <w:bottom w:val="single" w:sz="4" w:space="0" w:color="auto"/>
            </w:tcBorders>
            <w:vAlign w:val="center"/>
          </w:tcPr>
          <w:p w14:paraId="67BFD148" w14:textId="0893CEC9"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-A</w:t>
            </w:r>
          </w:p>
        </w:tc>
        <w:tc>
          <w:tcPr>
            <w:tcW w:w="1080" w:type="pct"/>
            <w:tcBorders>
              <w:top w:val="single" w:sz="12" w:space="0" w:color="auto"/>
              <w:bottom w:val="single" w:sz="4" w:space="0" w:color="auto"/>
            </w:tcBorders>
            <w:vAlign w:val="center"/>
          </w:tcPr>
          <w:p w14:paraId="44CC99C3" w14:textId="63AC0E68"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-B</w:t>
            </w:r>
          </w:p>
        </w:tc>
        <w:tc>
          <w:tcPr>
            <w:tcW w:w="1080" w:type="pct"/>
            <w:tcBorders>
              <w:top w:val="single" w:sz="12" w:space="0" w:color="auto"/>
              <w:bottom w:val="single" w:sz="4" w:space="0" w:color="auto"/>
            </w:tcBorders>
            <w:vAlign w:val="center"/>
          </w:tcPr>
          <w:p w14:paraId="7833A92D" w14:textId="6C67BC7E"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-C</w:t>
            </w:r>
          </w:p>
        </w:tc>
        <w:tc>
          <w:tcPr>
            <w:tcW w:w="1080" w:type="pct"/>
            <w:tcBorders>
              <w:top w:val="single" w:sz="12" w:space="0" w:color="auto"/>
              <w:bottom w:val="single" w:sz="4" w:space="0" w:color="auto"/>
            </w:tcBorders>
            <w:vAlign w:val="center"/>
          </w:tcPr>
          <w:p w14:paraId="70EE0D4B" w14:textId="27A26A9F" w:rsidR="009C5615" w:rsidRPr="00F67024" w:rsidRDefault="00514A50" w:rsidP="00BB1B66">
            <w:pPr>
              <w:widowControl/>
              <w:wordWrap/>
              <w:autoSpaceDE/>
              <w:autoSpaceDN/>
              <w:jc w:val="center"/>
              <w:rPr>
                <w:rFonts w:eastAsia="굴림" w:cs="Times New Roman"/>
                <w:b/>
                <w:bCs/>
                <w:kern w:val="0"/>
                <w:szCs w:val="24"/>
              </w:rPr>
            </w:pPr>
            <w:proofErr w:type="spellStart"/>
            <w:r w:rsidRPr="00F67024">
              <w:rPr>
                <w:rFonts w:eastAsia="굴림" w:cs="Times New Roman"/>
                <w:b/>
                <w:bCs/>
                <w:kern w:val="0"/>
                <w:szCs w:val="24"/>
              </w:rPr>
              <w:t>nEMGNet</w:t>
            </w:r>
            <w:proofErr w:type="spellEnd"/>
            <w:r w:rsidR="009C5615" w:rsidRPr="00F67024">
              <w:rPr>
                <w:rFonts w:eastAsia="굴림" w:cs="Times New Roman"/>
                <w:b/>
                <w:bCs/>
                <w:kern w:val="0"/>
                <w:szCs w:val="24"/>
              </w:rPr>
              <w:t>-D</w:t>
            </w:r>
          </w:p>
        </w:tc>
      </w:tr>
      <w:tr w:rsidR="009C5615" w14:paraId="51589F84" w14:textId="77777777" w:rsidTr="00A46F1B">
        <w:tc>
          <w:tcPr>
            <w:tcW w:w="681" w:type="pct"/>
            <w:tcBorders>
              <w:top w:val="single" w:sz="4" w:space="0" w:color="auto"/>
            </w:tcBorders>
          </w:tcPr>
          <w:p w14:paraId="2D324303" w14:textId="0CFEB88E"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w:t>
            </w:r>
          </w:p>
        </w:tc>
        <w:tc>
          <w:tcPr>
            <w:tcW w:w="1080" w:type="pct"/>
            <w:tcBorders>
              <w:top w:val="single" w:sz="4" w:space="0" w:color="auto"/>
            </w:tcBorders>
            <w:vAlign w:val="center"/>
          </w:tcPr>
          <w:p w14:paraId="289575DF" w14:textId="5C1C72E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08D7BCD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57751D63" w14:textId="13FA41A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42F5342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53DED086" w14:textId="19A2465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5F2976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c>
          <w:tcPr>
            <w:tcW w:w="1080" w:type="pct"/>
            <w:tcBorders>
              <w:top w:val="single" w:sz="4" w:space="0" w:color="auto"/>
            </w:tcBorders>
            <w:vAlign w:val="center"/>
          </w:tcPr>
          <w:p w14:paraId="66A6DB0D" w14:textId="2201D05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A2E680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(64, 11)</w:t>
            </w:r>
          </w:p>
        </w:tc>
      </w:tr>
      <w:tr w:rsidR="009C5615" w14:paraId="635C3FEB" w14:textId="77777777" w:rsidTr="00A46F1B">
        <w:tc>
          <w:tcPr>
            <w:tcW w:w="681" w:type="pct"/>
          </w:tcPr>
          <w:p w14:paraId="791EA276" w14:textId="042AB6AB"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2</w:t>
            </w:r>
          </w:p>
        </w:tc>
        <w:tc>
          <w:tcPr>
            <w:tcW w:w="1080" w:type="pct"/>
            <w:vAlign w:val="center"/>
          </w:tcPr>
          <w:p w14:paraId="4FEC6AC9" w14:textId="27DA5EFD"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BC98713"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(64, 7)</w:t>
            </w:r>
          </w:p>
        </w:tc>
        <w:tc>
          <w:tcPr>
            <w:tcW w:w="1080" w:type="pct"/>
            <w:vAlign w:val="center"/>
          </w:tcPr>
          <w:p w14:paraId="3D4FA684" w14:textId="266F5E9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3B3DBC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(64, 7)</w:t>
            </w:r>
          </w:p>
        </w:tc>
        <w:tc>
          <w:tcPr>
            <w:tcW w:w="1080" w:type="pct"/>
            <w:vAlign w:val="center"/>
          </w:tcPr>
          <w:p w14:paraId="160392F3" w14:textId="1CC4D690"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2229417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(64, 7)</w:t>
            </w:r>
          </w:p>
        </w:tc>
        <w:tc>
          <w:tcPr>
            <w:tcW w:w="1080" w:type="pct"/>
            <w:vAlign w:val="center"/>
          </w:tcPr>
          <w:p w14:paraId="23C0DC6E" w14:textId="2372FCDD"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8D520E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(64, 7)</w:t>
            </w:r>
          </w:p>
        </w:tc>
      </w:tr>
      <w:tr w:rsidR="009C5615" w14:paraId="6B81A71C" w14:textId="77777777" w:rsidTr="00A46F1B">
        <w:tc>
          <w:tcPr>
            <w:tcW w:w="681" w:type="pct"/>
          </w:tcPr>
          <w:p w14:paraId="1996B51D" w14:textId="50DF37A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lastRenderedPageBreak/>
              <w:t>Block 3</w:t>
            </w:r>
          </w:p>
        </w:tc>
        <w:tc>
          <w:tcPr>
            <w:tcW w:w="1080" w:type="pct"/>
            <w:vAlign w:val="center"/>
          </w:tcPr>
          <w:p w14:paraId="650CF9D4" w14:textId="05C9CC4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DD9239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4E372F12" w14:textId="1EA0F3C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3615AFD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79088175" w14:textId="67B5994A"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565B4CF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c>
          <w:tcPr>
            <w:tcW w:w="1080" w:type="pct"/>
            <w:vAlign w:val="center"/>
          </w:tcPr>
          <w:p w14:paraId="07A50D2F" w14:textId="2C4BDF19"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2</w:t>
            </w:r>
            <w:proofErr w:type="gramEnd"/>
          </w:p>
          <w:p w14:paraId="61F768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(64, 5)</w:t>
            </w:r>
          </w:p>
        </w:tc>
      </w:tr>
      <w:tr w:rsidR="009C5615" w14:paraId="4A7B2C47" w14:textId="77777777" w:rsidTr="00A46F1B">
        <w:tc>
          <w:tcPr>
            <w:tcW w:w="681" w:type="pct"/>
          </w:tcPr>
          <w:p w14:paraId="605A4279" w14:textId="4243374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4</w:t>
            </w:r>
          </w:p>
        </w:tc>
        <w:tc>
          <w:tcPr>
            <w:tcW w:w="1080" w:type="pct"/>
            <w:vAlign w:val="center"/>
          </w:tcPr>
          <w:p w14:paraId="67F4DAE6" w14:textId="45AEDCD2"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77EA1F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018569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10BF0B9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0C2B874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7CF275B4"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7C9A675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(64)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0B9BCFDE" w14:textId="77777777" w:rsidTr="00A46F1B">
        <w:tc>
          <w:tcPr>
            <w:tcW w:w="681" w:type="pct"/>
          </w:tcPr>
          <w:p w14:paraId="1820AF72" w14:textId="37851C4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5</w:t>
            </w:r>
          </w:p>
        </w:tc>
        <w:tc>
          <w:tcPr>
            <w:tcW w:w="1080" w:type="pct"/>
            <w:vAlign w:val="center"/>
          </w:tcPr>
          <w:p w14:paraId="725E7821" w14:textId="101C9F8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2D33901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2E2C6168" w14:textId="33DC330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7A1A77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0FA1CA5C" w14:textId="6C5D56D8"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CDCEE5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c>
          <w:tcPr>
            <w:tcW w:w="1080" w:type="pct"/>
            <w:vAlign w:val="center"/>
          </w:tcPr>
          <w:p w14:paraId="52B01496" w14:textId="5B7C655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81292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(128, 5)</w:t>
            </w:r>
          </w:p>
        </w:tc>
      </w:tr>
      <w:tr w:rsidR="009C5615" w14:paraId="0DF3E81A" w14:textId="77777777" w:rsidTr="00A46F1B">
        <w:tc>
          <w:tcPr>
            <w:tcW w:w="681" w:type="pct"/>
          </w:tcPr>
          <w:p w14:paraId="0611310C" w14:textId="6B6E9F3C"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6</w:t>
            </w:r>
          </w:p>
        </w:tc>
        <w:tc>
          <w:tcPr>
            <w:tcW w:w="1080" w:type="pct"/>
            <w:vAlign w:val="center"/>
          </w:tcPr>
          <w:p w14:paraId="7382207B" w14:textId="38F76602"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62250EA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42B04C8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0074967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3BBED6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2B9044E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8B0B3F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(128)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627C592B" w14:textId="77777777" w:rsidTr="00A46F1B">
        <w:tc>
          <w:tcPr>
            <w:tcW w:w="681" w:type="pct"/>
          </w:tcPr>
          <w:p w14:paraId="1B676EDD" w14:textId="07457EC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7</w:t>
            </w:r>
          </w:p>
        </w:tc>
        <w:tc>
          <w:tcPr>
            <w:tcW w:w="1080" w:type="pct"/>
            <w:vAlign w:val="center"/>
          </w:tcPr>
          <w:p w14:paraId="611BEA6F" w14:textId="4F8DE0F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6FD9EF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4AC8EA49" w14:textId="16263F90"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18D0C9F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1CE0BB3C" w14:textId="2F8AEF5B"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47BB09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c>
          <w:tcPr>
            <w:tcW w:w="1080" w:type="pct"/>
            <w:vAlign w:val="center"/>
          </w:tcPr>
          <w:p w14:paraId="483312E9" w14:textId="195A60C1"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6A693DF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(256, 5)</w:t>
            </w:r>
          </w:p>
        </w:tc>
      </w:tr>
      <w:tr w:rsidR="009C5615" w14:paraId="31938EA2" w14:textId="77777777" w:rsidTr="00A46F1B">
        <w:tc>
          <w:tcPr>
            <w:tcW w:w="681" w:type="pct"/>
          </w:tcPr>
          <w:p w14:paraId="3B9F05BC" w14:textId="0CF27D4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8</w:t>
            </w:r>
          </w:p>
        </w:tc>
        <w:tc>
          <w:tcPr>
            <w:tcW w:w="1080" w:type="pct"/>
            <w:vAlign w:val="center"/>
          </w:tcPr>
          <w:p w14:paraId="5775B849" w14:textId="6A14D0E6"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5A2BB76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A2830C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52E32E6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7077505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2C53467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11C444E4"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(256)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0A1F41AC" w14:textId="77777777" w:rsidTr="00A46F1B">
        <w:tc>
          <w:tcPr>
            <w:tcW w:w="681" w:type="pct"/>
          </w:tcPr>
          <w:p w14:paraId="00BCB327" w14:textId="1BBD351A"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9</w:t>
            </w:r>
          </w:p>
        </w:tc>
        <w:tc>
          <w:tcPr>
            <w:tcW w:w="1080" w:type="pct"/>
            <w:vAlign w:val="center"/>
          </w:tcPr>
          <w:p w14:paraId="04D3B259" w14:textId="6BFE91A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486DBD7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350AAD30" w14:textId="0054D9E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5A2E94B"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05DCE0CE" w14:textId="41FFB9C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5A8EA6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c>
          <w:tcPr>
            <w:tcW w:w="1080" w:type="pct"/>
            <w:vAlign w:val="center"/>
          </w:tcPr>
          <w:p w14:paraId="3C340672" w14:textId="1C98ED4E"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32E8054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(512, 5)</w:t>
            </w:r>
          </w:p>
        </w:tc>
      </w:tr>
      <w:tr w:rsidR="009C5615" w14:paraId="339E9D49" w14:textId="77777777" w:rsidTr="00A46F1B">
        <w:tc>
          <w:tcPr>
            <w:tcW w:w="681" w:type="pct"/>
          </w:tcPr>
          <w:p w14:paraId="1F91FB1F" w14:textId="5C17CEA9"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10</w:t>
            </w:r>
          </w:p>
        </w:tc>
        <w:tc>
          <w:tcPr>
            <w:tcW w:w="1080" w:type="pct"/>
            <w:vAlign w:val="center"/>
          </w:tcPr>
          <w:p w14:paraId="6C2724E5" w14:textId="62317CEA"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4BF54F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2B2C21B0"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5715241E"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117822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5DE97B5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12DC2F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(512)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25FFDD93" w14:textId="77777777" w:rsidTr="00A46F1B">
        <w:tc>
          <w:tcPr>
            <w:tcW w:w="681" w:type="pct"/>
          </w:tcPr>
          <w:p w14:paraId="5AF9F23B" w14:textId="2B65506C"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11</w:t>
            </w:r>
          </w:p>
        </w:tc>
        <w:tc>
          <w:tcPr>
            <w:tcW w:w="1080" w:type="pct"/>
            <w:vAlign w:val="center"/>
          </w:tcPr>
          <w:p w14:paraId="6704BB88" w14:textId="42A7C7FF"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3B9B2B3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4AD5E2E1" w14:textId="3FE2AFC6"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0A6D9BEC"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2A035978" w14:textId="5EC56C85"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5D8C14E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c>
          <w:tcPr>
            <w:tcW w:w="1080" w:type="pct"/>
            <w:vAlign w:val="center"/>
          </w:tcPr>
          <w:p w14:paraId="620BBB1C" w14:textId="15A21394" w:rsidR="009C5615" w:rsidRPr="00F67024" w:rsidRDefault="006B5CB8"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SR </w:t>
            </w:r>
            <w:proofErr w:type="gramStart"/>
            <w:r w:rsidRPr="00F67024">
              <w:rPr>
                <w:rFonts w:eastAsia="굴림" w:cs="Times New Roman"/>
                <w:kern w:val="0"/>
                <w:szCs w:val="24"/>
              </w:rPr>
              <w:t>block-</w:t>
            </w:r>
            <w:r w:rsidR="009C5615" w:rsidRPr="00F67024">
              <w:rPr>
                <w:rFonts w:eastAsia="굴림" w:cs="Times New Roman"/>
                <w:kern w:val="0"/>
                <w:szCs w:val="24"/>
              </w:rPr>
              <w:t>1</w:t>
            </w:r>
            <w:proofErr w:type="gramEnd"/>
          </w:p>
          <w:p w14:paraId="77161A6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(1024, 5)</w:t>
            </w:r>
          </w:p>
        </w:tc>
      </w:tr>
      <w:tr w:rsidR="009C5615" w14:paraId="13140544" w14:textId="77777777" w:rsidTr="00A46F1B">
        <w:tc>
          <w:tcPr>
            <w:tcW w:w="681" w:type="pct"/>
          </w:tcPr>
          <w:p w14:paraId="32DC07EA" w14:textId="4CA45128"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Block 12</w:t>
            </w:r>
          </w:p>
        </w:tc>
        <w:tc>
          <w:tcPr>
            <w:tcW w:w="1080" w:type="pct"/>
            <w:vAlign w:val="center"/>
          </w:tcPr>
          <w:p w14:paraId="63E4297D" w14:textId="41CEBAAB"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43189F7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22AB5AA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2</w:t>
            </w:r>
          </w:p>
        </w:tc>
        <w:tc>
          <w:tcPr>
            <w:tcW w:w="1080" w:type="pct"/>
            <w:vAlign w:val="center"/>
          </w:tcPr>
          <w:p w14:paraId="22C15CC9"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6F11539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4</w:t>
            </w:r>
          </w:p>
        </w:tc>
        <w:tc>
          <w:tcPr>
            <w:tcW w:w="1080" w:type="pct"/>
            <w:vAlign w:val="center"/>
          </w:tcPr>
          <w:p w14:paraId="06C1FB5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Residual block</w:t>
            </w:r>
          </w:p>
          <w:p w14:paraId="5AD406C1"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 xml:space="preserve">(1024) </w:t>
            </w:r>
            <m:oMath>
              <m:r>
                <w:rPr>
                  <w:rFonts w:ascii="Cambria Math" w:eastAsia="굴림" w:hAnsi="Cambria Math" w:cs="Times New Roman"/>
                  <w:kern w:val="0"/>
                  <w:szCs w:val="24"/>
                </w:rPr>
                <m:t>×</m:t>
              </m:r>
            </m:oMath>
            <w:r w:rsidRPr="00F67024">
              <w:rPr>
                <w:rFonts w:eastAsia="굴림" w:cs="Times New Roman"/>
                <w:kern w:val="0"/>
                <w:szCs w:val="24"/>
              </w:rPr>
              <w:t xml:space="preserve"> 6</w:t>
            </w:r>
          </w:p>
        </w:tc>
      </w:tr>
      <w:tr w:rsidR="009C5615" w14:paraId="498CD594" w14:textId="77777777" w:rsidTr="00A46F1B">
        <w:tc>
          <w:tcPr>
            <w:tcW w:w="681" w:type="pct"/>
          </w:tcPr>
          <w:p w14:paraId="311E38ED"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021AAB71" w14:textId="3E287506"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542FC832"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481FFE3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c>
          <w:tcPr>
            <w:tcW w:w="1080" w:type="pct"/>
            <w:vAlign w:val="center"/>
          </w:tcPr>
          <w:p w14:paraId="0E68122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FC-512</w:t>
            </w:r>
          </w:p>
        </w:tc>
      </w:tr>
      <w:tr w:rsidR="009C5615" w14:paraId="5E7AB5C0" w14:textId="77777777" w:rsidTr="00A46F1B">
        <w:tc>
          <w:tcPr>
            <w:tcW w:w="681" w:type="pct"/>
          </w:tcPr>
          <w:p w14:paraId="529C9E9B"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3AEA7B30" w14:textId="6F7ABC74"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5084B3E8"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0DF6B276"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c>
          <w:tcPr>
            <w:tcW w:w="1080" w:type="pct"/>
            <w:vAlign w:val="center"/>
          </w:tcPr>
          <w:p w14:paraId="4C2910EA"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FC-256</w:t>
            </w:r>
          </w:p>
        </w:tc>
      </w:tr>
      <w:tr w:rsidR="009C5615" w14:paraId="53868643" w14:textId="77777777" w:rsidTr="00A46F1B">
        <w:tc>
          <w:tcPr>
            <w:tcW w:w="681" w:type="pct"/>
          </w:tcPr>
          <w:p w14:paraId="35786ACD"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249B714D" w14:textId="5D7D92DF"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7A5655A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5D221C0D"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c>
          <w:tcPr>
            <w:tcW w:w="1080" w:type="pct"/>
            <w:vAlign w:val="center"/>
          </w:tcPr>
          <w:p w14:paraId="009AF3C5"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FC-64</w:t>
            </w:r>
          </w:p>
        </w:tc>
      </w:tr>
      <w:tr w:rsidR="009C5615" w14:paraId="296C9D57" w14:textId="77777777" w:rsidTr="00A46F1B">
        <w:tc>
          <w:tcPr>
            <w:tcW w:w="681" w:type="pct"/>
          </w:tcPr>
          <w:p w14:paraId="66BFB141"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6AD98CEF" w14:textId="67A602A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370094E7"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2C5D20EF"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c>
          <w:tcPr>
            <w:tcW w:w="1080" w:type="pct"/>
            <w:vAlign w:val="center"/>
          </w:tcPr>
          <w:p w14:paraId="0BC54173" w14:textId="77777777"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FC-16</w:t>
            </w:r>
          </w:p>
        </w:tc>
      </w:tr>
      <w:tr w:rsidR="009C5615" w14:paraId="3E1B1FD9" w14:textId="77777777" w:rsidTr="00A46F1B">
        <w:tc>
          <w:tcPr>
            <w:tcW w:w="681" w:type="pct"/>
          </w:tcPr>
          <w:p w14:paraId="0FE03150"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vAlign w:val="center"/>
          </w:tcPr>
          <w:p w14:paraId="46DCCDCC" w14:textId="784BB2EE"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1FCFF7FC" w14:textId="0B1C4CF3"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08692F1B" w14:textId="57C0BCC0"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c>
          <w:tcPr>
            <w:tcW w:w="1080" w:type="pct"/>
            <w:vAlign w:val="center"/>
          </w:tcPr>
          <w:p w14:paraId="4640C6E5" w14:textId="1815ED9D" w:rsidR="009C5615" w:rsidRPr="00F67024" w:rsidRDefault="009C5615" w:rsidP="00BB1B66">
            <w:pPr>
              <w:widowControl/>
              <w:wordWrap/>
              <w:autoSpaceDE/>
              <w:autoSpaceDN/>
              <w:jc w:val="center"/>
              <w:rPr>
                <w:rFonts w:eastAsia="굴림" w:cs="Times New Roman"/>
                <w:kern w:val="0"/>
                <w:szCs w:val="24"/>
              </w:rPr>
            </w:pPr>
            <w:r w:rsidRPr="00F67024">
              <w:rPr>
                <w:rFonts w:eastAsia="굴림" w:cs="Times New Roman"/>
                <w:kern w:val="0"/>
                <w:szCs w:val="24"/>
              </w:rPr>
              <w:t>FC-</w:t>
            </w:r>
            <w:r w:rsidR="001E20FE" w:rsidRPr="00F67024">
              <w:rPr>
                <w:rFonts w:eastAsia="굴림" w:cs="Times New Roman"/>
                <w:kern w:val="0"/>
                <w:szCs w:val="24"/>
              </w:rPr>
              <w:t>3</w:t>
            </w:r>
          </w:p>
        </w:tc>
      </w:tr>
      <w:tr w:rsidR="009C5615" w14:paraId="0A9DC9E7" w14:textId="77777777" w:rsidTr="00A46F1B">
        <w:tc>
          <w:tcPr>
            <w:tcW w:w="681" w:type="pct"/>
            <w:tcBorders>
              <w:bottom w:val="single" w:sz="12" w:space="0" w:color="auto"/>
            </w:tcBorders>
          </w:tcPr>
          <w:p w14:paraId="2921D526" w14:textId="77777777" w:rsidR="009C5615" w:rsidRPr="00F67024" w:rsidRDefault="009C5615" w:rsidP="00BB1B66">
            <w:pPr>
              <w:widowControl/>
              <w:wordWrap/>
              <w:autoSpaceDE/>
              <w:autoSpaceDN/>
              <w:jc w:val="center"/>
              <w:rPr>
                <w:rFonts w:eastAsia="굴림" w:cs="Times New Roman"/>
                <w:kern w:val="0"/>
                <w:szCs w:val="24"/>
              </w:rPr>
            </w:pPr>
          </w:p>
        </w:tc>
        <w:tc>
          <w:tcPr>
            <w:tcW w:w="1080" w:type="pct"/>
            <w:tcBorders>
              <w:bottom w:val="single" w:sz="12" w:space="0" w:color="auto"/>
            </w:tcBorders>
            <w:vAlign w:val="center"/>
          </w:tcPr>
          <w:p w14:paraId="31A1ADD0" w14:textId="26D088EE"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2295C035"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65FB7B35"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c>
          <w:tcPr>
            <w:tcW w:w="1080" w:type="pct"/>
            <w:tcBorders>
              <w:bottom w:val="single" w:sz="12" w:space="0" w:color="auto"/>
            </w:tcBorders>
            <w:vAlign w:val="center"/>
          </w:tcPr>
          <w:p w14:paraId="7BB284CE" w14:textId="77777777" w:rsidR="009C5615" w:rsidRPr="00F67024" w:rsidRDefault="009C5615" w:rsidP="00BB1B66">
            <w:pPr>
              <w:widowControl/>
              <w:wordWrap/>
              <w:autoSpaceDE/>
              <w:autoSpaceDN/>
              <w:jc w:val="center"/>
              <w:rPr>
                <w:rFonts w:eastAsia="굴림" w:cs="Times New Roman"/>
                <w:kern w:val="0"/>
                <w:szCs w:val="24"/>
              </w:rPr>
            </w:pPr>
            <w:proofErr w:type="spellStart"/>
            <w:r w:rsidRPr="00F67024">
              <w:rPr>
                <w:rFonts w:eastAsia="굴림" w:cs="Times New Roman"/>
                <w:kern w:val="0"/>
                <w:szCs w:val="24"/>
              </w:rPr>
              <w:t>Softmax</w:t>
            </w:r>
            <w:proofErr w:type="spellEnd"/>
          </w:p>
        </w:tc>
      </w:tr>
    </w:tbl>
    <w:p w14:paraId="4ACB1CC4" w14:textId="3F3D0288" w:rsidR="004A4B0B" w:rsidRPr="00706D2A" w:rsidRDefault="004A4B0B" w:rsidP="000454A6">
      <w:pPr>
        <w:pStyle w:val="Heading2"/>
        <w:numPr>
          <w:ilvl w:val="1"/>
          <w:numId w:val="12"/>
        </w:numPr>
        <w:rPr>
          <w:sz w:val="36"/>
        </w:rPr>
      </w:pPr>
      <w:r>
        <w:t>Divide</w:t>
      </w:r>
      <w:r w:rsidR="00F94B41">
        <w:t>-</w:t>
      </w:r>
      <w:r>
        <w:t>and</w:t>
      </w:r>
      <w:r w:rsidR="00F94B41">
        <w:t>-</w:t>
      </w:r>
      <w:r>
        <w:t>Vote (</w:t>
      </w:r>
      <w:proofErr w:type="spellStart"/>
      <w:r>
        <w:t>Di</w:t>
      </w:r>
      <w:r w:rsidR="00514A50">
        <w:t>V</w:t>
      </w:r>
      <w:r>
        <w:t>ote</w:t>
      </w:r>
      <w:proofErr w:type="spellEnd"/>
      <w:r>
        <w:t xml:space="preserve">) </w:t>
      </w:r>
      <w:r w:rsidR="00FF3679">
        <w:t>algorithm</w:t>
      </w:r>
    </w:p>
    <w:p w14:paraId="5AC900ED" w14:textId="77777777" w:rsidR="00A910BF" w:rsidRDefault="00A910BF" w:rsidP="0011103F">
      <w:pPr>
        <w:keepNext/>
        <w:spacing w:line="480" w:lineRule="auto"/>
        <w:jc w:val="center"/>
      </w:pPr>
      <w:commentRangeStart w:id="20"/>
      <w:commentRangeStart w:id="21"/>
      <w:r>
        <w:rPr>
          <w:noProof/>
        </w:rPr>
        <w:lastRenderedPageBreak/>
        <w:drawing>
          <wp:inline distT="0" distB="0" distL="0" distR="0" wp14:anchorId="53A319E2" wp14:editId="24E1164E">
            <wp:extent cx="5754218" cy="70057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61637" cy="7014743"/>
                    </a:xfrm>
                    <a:prstGeom prst="rect">
                      <a:avLst/>
                    </a:prstGeom>
                    <a:noFill/>
                    <a:ln>
                      <a:noFill/>
                    </a:ln>
                  </pic:spPr>
                </pic:pic>
              </a:graphicData>
            </a:graphic>
          </wp:inline>
        </w:drawing>
      </w:r>
      <w:commentRangeEnd w:id="20"/>
      <w:commentRangeEnd w:id="21"/>
      <w:r w:rsidR="00870A20">
        <w:rPr>
          <w:rStyle w:val="CommentReference"/>
        </w:rPr>
        <w:commentReference w:id="21"/>
      </w:r>
      <w:r w:rsidR="00B524F8">
        <w:rPr>
          <w:rStyle w:val="CommentReference"/>
        </w:rPr>
        <w:commentReference w:id="20"/>
      </w:r>
    </w:p>
    <w:p w14:paraId="7B63103A" w14:textId="002B628B" w:rsidR="00806046" w:rsidRPr="005E3106" w:rsidRDefault="00A910BF" w:rsidP="005E3106">
      <w:pPr>
        <w:pStyle w:val="Caption"/>
        <w:jc w:val="left"/>
        <w:rPr>
          <w:rFonts w:ascii="Times New Roman" w:hAnsi="Times New Roman" w:cs="Times New Roman"/>
          <w:color w:val="000000" w:themeColor="text1"/>
        </w:rPr>
      </w:pPr>
      <w:bookmarkStart w:id="22" w:name="_Ref89445467"/>
      <w:r w:rsidRPr="00A642AD">
        <w:rPr>
          <w:rFonts w:ascii="Times New Roman" w:hAnsi="Times New Roman" w:cs="Times New Roman"/>
          <w:b/>
          <w:bCs/>
          <w:color w:val="000000" w:themeColor="text1"/>
        </w:rPr>
        <w:t xml:space="preserve">Figure </w:t>
      </w:r>
      <w:r w:rsidRPr="00A642AD">
        <w:rPr>
          <w:rFonts w:ascii="Times New Roman" w:hAnsi="Times New Roman" w:cs="Times New Roman"/>
          <w:b/>
          <w:bCs/>
          <w:color w:val="000000" w:themeColor="text1"/>
        </w:rPr>
        <w:fldChar w:fldCharType="begin"/>
      </w:r>
      <w:r w:rsidRPr="00A642AD">
        <w:rPr>
          <w:rFonts w:ascii="Times New Roman" w:hAnsi="Times New Roman" w:cs="Times New Roman"/>
          <w:b/>
          <w:bCs/>
          <w:color w:val="000000" w:themeColor="text1"/>
        </w:rPr>
        <w:instrText xml:space="preserve"> SEQ Figure \* ARABIC </w:instrText>
      </w:r>
      <w:r w:rsidRPr="00A642AD">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3</w:t>
      </w:r>
      <w:r w:rsidRPr="00A642AD">
        <w:rPr>
          <w:rFonts w:ascii="Times New Roman" w:hAnsi="Times New Roman" w:cs="Times New Roman"/>
          <w:b/>
          <w:bCs/>
          <w:color w:val="000000" w:themeColor="text1"/>
        </w:rPr>
        <w:fldChar w:fldCharType="end"/>
      </w:r>
      <w:bookmarkEnd w:id="22"/>
      <w:r w:rsidRPr="00A642AD">
        <w:rPr>
          <w:rFonts w:ascii="Times New Roman" w:hAnsi="Times New Roman" w:cs="Times New Roman"/>
          <w:color w:val="000000" w:themeColor="text1"/>
        </w:rPr>
        <w:t xml:space="preserve"> </w:t>
      </w:r>
      <w:proofErr w:type="spellStart"/>
      <w:r w:rsidRPr="00A642AD">
        <w:rPr>
          <w:rFonts w:ascii="Times New Roman" w:hAnsi="Times New Roman" w:cs="Times New Roman"/>
          <w:color w:val="000000" w:themeColor="text1"/>
        </w:rPr>
        <w:t>DiVote</w:t>
      </w:r>
      <w:proofErr w:type="spellEnd"/>
      <w:r w:rsidRPr="00A642AD">
        <w:rPr>
          <w:rFonts w:ascii="Times New Roman" w:hAnsi="Times New Roman" w:cs="Times New Roman"/>
          <w:color w:val="000000" w:themeColor="text1"/>
        </w:rPr>
        <w:t xml:space="preserve"> </w:t>
      </w:r>
      <w:r w:rsidR="00FF3679">
        <w:rPr>
          <w:rFonts w:ascii="Times New Roman" w:hAnsi="Times New Roman" w:cs="Times New Roman"/>
          <w:color w:val="000000" w:themeColor="text1"/>
        </w:rPr>
        <w:t>algorithm</w:t>
      </w:r>
      <w:r w:rsidRPr="00A642AD">
        <w:rPr>
          <w:rFonts w:ascii="Times New Roman" w:hAnsi="Times New Roman" w:cs="Times New Roman"/>
          <w:color w:val="000000" w:themeColor="text1"/>
        </w:rPr>
        <w:t>.</w:t>
      </w:r>
      <w:r w:rsidR="00AD1C50" w:rsidRPr="00A642AD">
        <w:rPr>
          <w:rFonts w:ascii="Times New Roman" w:hAnsi="Times New Roman" w:cs="Times New Roman"/>
          <w:color w:val="000000" w:themeColor="text1"/>
        </w:rPr>
        <w:t xml:space="preserve"> </w:t>
      </w:r>
      <w:r w:rsidR="00B524F8">
        <w:rPr>
          <w:rFonts w:ascii="Times New Roman" w:hAnsi="Times New Roman" w:cs="Times New Roman"/>
          <w:color w:val="000000" w:themeColor="text1"/>
        </w:rPr>
        <w:t>The positioning</w:t>
      </w:r>
      <w:r w:rsidR="00B524F8" w:rsidRPr="00F67024">
        <w:rPr>
          <w:rFonts w:ascii="Times New Roman" w:hAnsi="Times New Roman" w:cs="Times New Roman"/>
          <w:color w:val="000000" w:themeColor="text1"/>
        </w:rPr>
        <w:t xml:space="preserve"> </w:t>
      </w:r>
      <w:r w:rsidR="00017AD0" w:rsidRPr="00F67024">
        <w:rPr>
          <w:rFonts w:ascii="Times New Roman" w:hAnsi="Times New Roman" w:cs="Times New Roman"/>
          <w:color w:val="000000" w:themeColor="text1"/>
        </w:rPr>
        <w:t>and colors in the</w:t>
      </w:r>
      <w:r w:rsidR="004704D9" w:rsidRPr="00F67024">
        <w:rPr>
          <w:rFonts w:ascii="Times New Roman" w:hAnsi="Times New Roman" w:cs="Times New Roman"/>
          <w:color w:val="000000" w:themeColor="text1"/>
        </w:rPr>
        <w:t xml:space="preserve"> </w:t>
      </w:r>
      <w:r w:rsidR="006964CD" w:rsidRPr="00F67024">
        <w:rPr>
          <w:rFonts w:ascii="Times New Roman" w:hAnsi="Times New Roman" w:cs="Times New Roman"/>
          <w:color w:val="000000" w:themeColor="text1"/>
        </w:rPr>
        <w:t xml:space="preserve">signal segment </w:t>
      </w:r>
      <w:r w:rsidR="004704D9" w:rsidRPr="00F67024">
        <w:rPr>
          <w:rFonts w:ascii="Times New Roman" w:hAnsi="Times New Roman" w:cs="Times New Roman"/>
          <w:color w:val="000000" w:themeColor="text1"/>
        </w:rPr>
        <w:t>prediction scores</w:t>
      </w:r>
      <w:r w:rsidR="006964CD" w:rsidRPr="00F67024">
        <w:rPr>
          <w:rFonts w:ascii="Times New Roman" w:hAnsi="Times New Roman" w:cs="Times New Roman"/>
          <w:color w:val="000000" w:themeColor="text1"/>
        </w:rPr>
        <w:t xml:space="preserve">, muscle signal prediction scores, subject features, and subject diagnosis predictions </w:t>
      </w:r>
      <w:r w:rsidR="00017AD0" w:rsidRPr="00F67024">
        <w:rPr>
          <w:rFonts w:ascii="Times New Roman" w:hAnsi="Times New Roman" w:cs="Times New Roman"/>
          <w:color w:val="000000" w:themeColor="text1"/>
        </w:rPr>
        <w:t>correspond to myopathy, neuropathy, and normal.</w:t>
      </w:r>
      <w:r w:rsidR="006964CD" w:rsidRPr="00F67024">
        <w:rPr>
          <w:rFonts w:ascii="Times New Roman" w:hAnsi="Times New Roman" w:cs="Times New Roman"/>
          <w:color w:val="000000" w:themeColor="text1"/>
        </w:rPr>
        <w:t xml:space="preserve"> The </w:t>
      </w:r>
      <w:r w:rsidR="001A73A8">
        <w:rPr>
          <w:rFonts w:ascii="Times New Roman" w:hAnsi="Times New Roman" w:cs="Times New Roman"/>
          <w:color w:val="000000" w:themeColor="text1"/>
        </w:rPr>
        <w:t xml:space="preserve">color </w:t>
      </w:r>
      <w:r w:rsidR="006964CD" w:rsidRPr="00F67024">
        <w:rPr>
          <w:rFonts w:ascii="Times New Roman" w:hAnsi="Times New Roman" w:cs="Times New Roman"/>
          <w:color w:val="000000" w:themeColor="text1"/>
        </w:rPr>
        <w:t xml:space="preserve">intensity indicates the magnitude of the value. Subject features-PD </w:t>
      </w:r>
      <w:r w:rsidR="009754A8">
        <w:rPr>
          <w:rFonts w:ascii="Times New Roman" w:hAnsi="Times New Roman" w:cs="Times New Roman"/>
          <w:color w:val="000000" w:themeColor="text1"/>
        </w:rPr>
        <w:t xml:space="preserve">is created by </w:t>
      </w:r>
      <w:r w:rsidR="00193D97">
        <w:rPr>
          <w:rFonts w:ascii="Times New Roman" w:hAnsi="Times New Roman" w:cs="Times New Roman"/>
          <w:color w:val="000000" w:themeColor="text1"/>
        </w:rPr>
        <w:t>soft vot</w:t>
      </w:r>
      <w:r w:rsidR="009754A8">
        <w:rPr>
          <w:rFonts w:ascii="Times New Roman" w:hAnsi="Times New Roman" w:cs="Times New Roman"/>
          <w:color w:val="000000" w:themeColor="text1"/>
        </w:rPr>
        <w:t>ing</w:t>
      </w:r>
      <w:r w:rsidR="00193D97">
        <w:rPr>
          <w:rFonts w:ascii="Times New Roman" w:hAnsi="Times New Roman" w:cs="Times New Roman"/>
          <w:color w:val="000000" w:themeColor="text1"/>
        </w:rPr>
        <w:t xml:space="preserve"> </w:t>
      </w:r>
      <w:r w:rsidR="006964CD" w:rsidRPr="00F67024">
        <w:rPr>
          <w:rFonts w:ascii="Times New Roman" w:hAnsi="Times New Roman" w:cs="Times New Roman"/>
          <w:color w:val="000000" w:themeColor="text1"/>
        </w:rPr>
        <w:t>muscle signal prediction scores over proximal and distal muscle separately. Only subject features-PD is described</w:t>
      </w:r>
      <w:r w:rsidR="0067152B">
        <w:rPr>
          <w:rFonts w:ascii="Times New Roman" w:hAnsi="Times New Roman" w:cs="Times New Roman"/>
          <w:color w:val="000000" w:themeColor="text1"/>
        </w:rPr>
        <w:t>,</w:t>
      </w:r>
      <w:r w:rsidR="006964CD" w:rsidRPr="00F67024">
        <w:rPr>
          <w:rFonts w:ascii="Times New Roman" w:hAnsi="Times New Roman" w:cs="Times New Roman"/>
          <w:color w:val="000000" w:themeColor="text1"/>
        </w:rPr>
        <w:t xml:space="preserve"> and subject features-all is omitted.</w:t>
      </w:r>
    </w:p>
    <w:p w14:paraId="5785B995" w14:textId="04533A28" w:rsidR="00EA7A69" w:rsidRDefault="00BA15E2" w:rsidP="00DC7866">
      <w:pPr>
        <w:spacing w:line="480" w:lineRule="auto"/>
        <w:ind w:firstLine="800"/>
      </w:pPr>
      <w:r>
        <w:t xml:space="preserve">In </w:t>
      </w:r>
      <w:proofErr w:type="spellStart"/>
      <w:r>
        <w:t>nEMG</w:t>
      </w:r>
      <w:proofErr w:type="spellEnd"/>
      <w:r>
        <w:t xml:space="preserve"> </w:t>
      </w:r>
      <w:r w:rsidR="00D371D7">
        <w:t xml:space="preserve">electrophysiologic </w:t>
      </w:r>
      <w:r>
        <w:t>diagnosis, e</w:t>
      </w:r>
      <w:r w:rsidR="004A4B0B">
        <w:t xml:space="preserve">ach subject contains </w:t>
      </w:r>
      <w:r w:rsidR="001A73A8">
        <w:t xml:space="preserve">a </w:t>
      </w:r>
      <w:r w:rsidR="004A4B0B">
        <w:t xml:space="preserve">different number of signals </w:t>
      </w:r>
      <w:r w:rsidR="00EA7A69">
        <w:t>from different muscle</w:t>
      </w:r>
      <w:r w:rsidR="00EA7A69" w:rsidRPr="00E70BAB">
        <w:t>s</w:t>
      </w:r>
      <w:r w:rsidR="0067152B">
        <w:t>,</w:t>
      </w:r>
      <w:r w:rsidR="00EA7A69" w:rsidRPr="00E70BAB">
        <w:t xml:space="preserve"> </w:t>
      </w:r>
      <w:r w:rsidR="00E329E8" w:rsidRPr="00E70BAB">
        <w:t xml:space="preserve">and </w:t>
      </w:r>
      <w:r w:rsidR="004A4B0B" w:rsidRPr="00E70BAB">
        <w:t xml:space="preserve">the length of each muscle signal </w:t>
      </w:r>
      <w:r w:rsidR="00F2101C" w:rsidRPr="00E70BAB">
        <w:t>is</w:t>
      </w:r>
      <w:r w:rsidR="00E329E8" w:rsidRPr="00E70BAB">
        <w:t xml:space="preserve"> </w:t>
      </w:r>
      <w:r w:rsidR="004A4B0B" w:rsidRPr="00E70BAB">
        <w:t>heterogeneous</w:t>
      </w:r>
      <w:r w:rsidR="00E329E8" w:rsidRPr="00E70BAB">
        <w:t>.</w:t>
      </w:r>
      <w:r w:rsidR="00B81319" w:rsidRPr="00E70BAB">
        <w:t xml:space="preserve"> </w:t>
      </w:r>
      <w:r w:rsidR="001A73A8" w:rsidRPr="00E70BAB">
        <w:t xml:space="preserve">This study proposes </w:t>
      </w:r>
      <w:r w:rsidR="0067152B">
        <w:t xml:space="preserve">the </w:t>
      </w:r>
      <w:r w:rsidR="00845718" w:rsidRPr="00E70BAB">
        <w:lastRenderedPageBreak/>
        <w:t>“Divide</w:t>
      </w:r>
      <w:r w:rsidR="00F94B41">
        <w:t>-</w:t>
      </w:r>
      <w:r w:rsidR="00845718" w:rsidRPr="00E70BAB">
        <w:t>and</w:t>
      </w:r>
      <w:r w:rsidR="00F94B41">
        <w:t>-</w:t>
      </w:r>
      <w:r w:rsidR="00845718" w:rsidRPr="00E70BAB">
        <w:t>Vote (</w:t>
      </w:r>
      <w:proofErr w:type="spellStart"/>
      <w:r w:rsidR="00845718" w:rsidRPr="00E70BAB">
        <w:t>Di</w:t>
      </w:r>
      <w:r w:rsidR="00FA002C" w:rsidRPr="00E70BAB">
        <w:t>V</w:t>
      </w:r>
      <w:r w:rsidR="00845718" w:rsidRPr="00E70BAB">
        <w:t>ote</w:t>
      </w:r>
      <w:proofErr w:type="spellEnd"/>
      <w:r w:rsidR="00845718" w:rsidRPr="00E70BAB">
        <w:t xml:space="preserve">)” </w:t>
      </w:r>
      <w:r w:rsidR="00FF3679" w:rsidRPr="00E70BAB">
        <w:t>algorithm</w:t>
      </w:r>
      <w:r w:rsidR="00E329E8" w:rsidRPr="00E70BAB">
        <w:t xml:space="preserve"> (</w:t>
      </w:r>
      <w:r w:rsidR="00E329E8" w:rsidRPr="00E70BAB">
        <w:fldChar w:fldCharType="begin"/>
      </w:r>
      <w:r w:rsidR="00E329E8" w:rsidRPr="00E70BAB">
        <w:instrText xml:space="preserve"> REF _Ref89445467 \h </w:instrText>
      </w:r>
      <w:r w:rsidR="00E70BAB" w:rsidRPr="004815DE">
        <w:instrText xml:space="preserve"> \* MERGEFORMAT </w:instrText>
      </w:r>
      <w:r w:rsidR="00E329E8"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3</w:t>
      </w:r>
      <w:r w:rsidR="00E329E8" w:rsidRPr="00E70BAB">
        <w:fldChar w:fldCharType="end"/>
      </w:r>
      <w:r w:rsidR="00E329E8" w:rsidRPr="00E70BAB">
        <w:t>)</w:t>
      </w:r>
      <w:r w:rsidR="008E43FB" w:rsidRPr="00E70BAB">
        <w:t xml:space="preserve"> </w:t>
      </w:r>
      <w:r w:rsidR="00D2193C" w:rsidRPr="00E70BAB">
        <w:t>to</w:t>
      </w:r>
      <w:r w:rsidR="008E43FB" w:rsidRPr="00E70BAB">
        <w:t xml:space="preserve"> </w:t>
      </w:r>
      <w:r w:rsidR="008A183B" w:rsidRPr="00E70BAB">
        <w:t xml:space="preserve">predict the diagnosis of a subject </w:t>
      </w:r>
      <w:r w:rsidR="001A73A8" w:rsidRPr="00E70BAB">
        <w:t xml:space="preserve">based on </w:t>
      </w:r>
      <w:r w:rsidR="00BE5628">
        <w:t>a</w:t>
      </w:r>
      <w:r w:rsidR="00BE5628" w:rsidRPr="00E70BAB">
        <w:t xml:space="preserve"> </w:t>
      </w:r>
      <w:r w:rsidR="008A183B" w:rsidRPr="00E70BAB">
        <w:t xml:space="preserve">given heterogeneous </w:t>
      </w:r>
      <w:r w:rsidR="00CD7A11" w:rsidRPr="00E70BAB">
        <w:t xml:space="preserve">data </w:t>
      </w:r>
      <w:r w:rsidR="008A183B" w:rsidRPr="00E70BAB">
        <w:t>structure</w:t>
      </w:r>
      <w:r w:rsidR="0081192C" w:rsidRPr="00E70BAB">
        <w:t>.</w:t>
      </w:r>
      <w:r w:rsidR="00FA002C" w:rsidRPr="00E70BAB">
        <w:t xml:space="preserve"> </w:t>
      </w:r>
      <w:r w:rsidR="007A6B5F">
        <w:t>During the</w:t>
      </w:r>
      <w:r w:rsidR="006F36D4" w:rsidRPr="00E70BAB">
        <w:t xml:space="preserve"> </w:t>
      </w:r>
      <w:r w:rsidR="00EA7A69" w:rsidRPr="00E70BAB">
        <w:t>inference stage,</w:t>
      </w:r>
      <w:r w:rsidR="00EA7A69">
        <w:t xml:space="preserve"> </w:t>
      </w:r>
      <w:r w:rsidR="00816A90">
        <w:t xml:space="preserve">each muscle signal is </w:t>
      </w:r>
      <w:r w:rsidR="00EA7A69">
        <w:t xml:space="preserve">divided into signal segments of homogeneous shape, which are </w:t>
      </w:r>
      <w:r w:rsidR="0011103F">
        <w:t xml:space="preserve">equivalent to </w:t>
      </w:r>
      <w:r w:rsidR="00EA7A69">
        <w:t xml:space="preserve">the preprocessed signal segments in </w:t>
      </w:r>
      <w:r w:rsidR="00B0317F">
        <w:t xml:space="preserve">this </w:t>
      </w:r>
      <w:r w:rsidR="00EA7A69">
        <w:t>study. Each signal segment is then converted into three</w:t>
      </w:r>
      <w:r w:rsidR="00FF62F8">
        <w:t>-</w:t>
      </w:r>
      <w:r w:rsidR="00EA7A69">
        <w:t>class signal segment prediction score</w:t>
      </w:r>
      <w:r w:rsidR="00FF62F8">
        <w:t xml:space="preserve"> by a feature extractor</w:t>
      </w:r>
      <w:r w:rsidR="00A3050B">
        <w:t>,</w:t>
      </w:r>
      <w:r w:rsidR="00EA7A69">
        <w:t xml:space="preserve"> which contain</w:t>
      </w:r>
      <w:r w:rsidR="00BF67F4">
        <w:t>s</w:t>
      </w:r>
      <w:r w:rsidR="00A3050B">
        <w:t xml:space="preserve"> the</w:t>
      </w:r>
      <w:r w:rsidR="00EA7A69">
        <w:t xml:space="preserve"> probabilities for each diagnosis label. </w:t>
      </w:r>
      <w:proofErr w:type="spellStart"/>
      <w:r w:rsidR="00725621">
        <w:t>nEMGNet</w:t>
      </w:r>
      <w:proofErr w:type="spellEnd"/>
      <w:r w:rsidR="00725621">
        <w:t xml:space="preserve"> is used as a feature extractor in this study. </w:t>
      </w:r>
      <w:r w:rsidR="00EA7A69">
        <w:t xml:space="preserve">The signal segment prediction scores from the same muscle signal are soft voted to </w:t>
      </w:r>
      <w:r w:rsidR="00A3050B">
        <w:t xml:space="preserve">generate </w:t>
      </w:r>
      <w:r w:rsidR="00CE161B">
        <w:t xml:space="preserve">the </w:t>
      </w:r>
      <w:r w:rsidR="00CF38F4">
        <w:t>muscle signal</w:t>
      </w:r>
      <w:r w:rsidR="00CE161B">
        <w:t>’s</w:t>
      </w:r>
      <w:r w:rsidR="00CF38F4">
        <w:t xml:space="preserve"> prediction score. </w:t>
      </w:r>
      <w:r w:rsidR="0002737C">
        <w:t>The m</w:t>
      </w:r>
      <w:r w:rsidR="00CF38F4">
        <w:t>uscle signal prediction score contains prediction probabilities for each of the three diagnosis labels.</w:t>
      </w:r>
      <w:r w:rsidR="00D021C8">
        <w:t xml:space="preserve"> Since each subject possesses different numbers and types of muscle signals, </w:t>
      </w:r>
      <w:r w:rsidR="00BF67F4">
        <w:t xml:space="preserve">they </w:t>
      </w:r>
      <w:r w:rsidR="00D021C8">
        <w:t xml:space="preserve">also possess different numbers and types of muscle signal prediction </w:t>
      </w:r>
      <w:r w:rsidR="00D021C8">
        <w:t>scores.</w:t>
      </w:r>
      <w:r w:rsidR="008F0D8F">
        <w:t xml:space="preserve"> </w:t>
      </w:r>
      <w:r w:rsidR="00BF67F4">
        <w:t>This heterogeneity is integrated by soft voting the m</w:t>
      </w:r>
      <w:r w:rsidR="00D021C8">
        <w:t xml:space="preserve">uscle </w:t>
      </w:r>
      <w:r w:rsidR="00D021C8">
        <w:t>signal prediction scores</w:t>
      </w:r>
      <w:r w:rsidR="00BF67F4">
        <w:t xml:space="preserve"> which </w:t>
      </w:r>
      <w:r w:rsidR="00324DFC">
        <w:t>generate</w:t>
      </w:r>
      <w:r w:rsidR="00BF67F4">
        <w:t>s</w:t>
      </w:r>
      <w:r w:rsidR="00324DFC">
        <w:t xml:space="preserve"> </w:t>
      </w:r>
      <w:r w:rsidR="00D021C8">
        <w:t>subject features assigned to each subject. Two types of subject features were</w:t>
      </w:r>
      <w:r w:rsidR="00A3050B">
        <w:t xml:space="preserve"> tested</w:t>
      </w:r>
      <w:r w:rsidR="00D021C8">
        <w:t>: soft voting over all muscle types</w:t>
      </w:r>
      <w:r w:rsidR="00A3050B">
        <w:t xml:space="preserve">, </w:t>
      </w:r>
      <w:r w:rsidR="00A3050B">
        <w:t xml:space="preserve">named </w:t>
      </w:r>
      <w:r w:rsidR="00D021C8">
        <w:t>“subject feature-</w:t>
      </w:r>
      <w:r w:rsidR="00D021C8" w:rsidRPr="00E70BAB">
        <w:t>all</w:t>
      </w:r>
      <w:r w:rsidR="00486C21">
        <w:t>,”</w:t>
      </w:r>
      <w:r w:rsidR="00486C21" w:rsidRPr="00E70BAB">
        <w:t xml:space="preserve"> </w:t>
      </w:r>
      <w:r w:rsidR="00D021C8" w:rsidRPr="00E70BAB">
        <w:t xml:space="preserve">and </w:t>
      </w:r>
      <w:r w:rsidR="00D021C8" w:rsidRPr="00E70BAB">
        <w:t xml:space="preserve">soft voting over proximal and distal </w:t>
      </w:r>
      <w:r w:rsidR="00D021C8" w:rsidRPr="00E70BAB">
        <w:t>muscles and co</w:t>
      </w:r>
      <w:r w:rsidR="00D021C8" w:rsidRPr="00E70BAB">
        <w:t>ncatenating the results</w:t>
      </w:r>
      <w:r w:rsidR="00025DC1" w:rsidRPr="00E70BAB">
        <w:t xml:space="preserve">, named </w:t>
      </w:r>
      <w:r w:rsidR="00D021C8" w:rsidRPr="00E70BAB">
        <w:t>“subject feature-PD</w:t>
      </w:r>
      <w:r w:rsidR="00486C21">
        <w:t>.”</w:t>
      </w:r>
      <w:r w:rsidR="00486C21" w:rsidRPr="00E70BAB">
        <w:t xml:space="preserve"> </w:t>
      </w:r>
      <w:r w:rsidR="000D00FD" w:rsidRPr="00E70BAB">
        <w:t>Therefore, subject feature-all is a three-dimensional vector</w:t>
      </w:r>
      <w:r w:rsidR="00486C21">
        <w:t>,</w:t>
      </w:r>
      <w:r w:rsidR="000D00FD" w:rsidRPr="00E70BAB">
        <w:t xml:space="preserve"> whereas subject features-PD is a six-dimensional vector. </w:t>
      </w:r>
      <w:r w:rsidR="006732D0" w:rsidRPr="00E70BAB">
        <w:t xml:space="preserve">When deriving subject feature-PD for a subject with no </w:t>
      </w:r>
      <w:r w:rsidR="00A818E2" w:rsidRPr="00E70BAB">
        <w:t xml:space="preserve">muscle signal prediction score </w:t>
      </w:r>
      <w:r w:rsidR="006019A5" w:rsidRPr="00E70BAB">
        <w:t xml:space="preserve">in </w:t>
      </w:r>
      <w:r w:rsidR="00486C21">
        <w:t>a specific</w:t>
      </w:r>
      <w:r w:rsidR="00486C21" w:rsidRPr="00E70BAB">
        <w:t xml:space="preserve"> </w:t>
      </w:r>
      <w:r w:rsidR="006019A5" w:rsidRPr="00E70BAB">
        <w:t>muscle type,</w:t>
      </w:r>
      <w:r w:rsidR="00A818E2" w:rsidRPr="00E70BAB">
        <w:t xml:space="preserve"> </w:t>
      </w:r>
      <w:r w:rsidR="00A313BD" w:rsidRPr="00E70BAB">
        <w:t xml:space="preserve">an </w:t>
      </w:r>
      <w:r w:rsidR="00A818E2" w:rsidRPr="00E70BAB">
        <w:t>equal</w:t>
      </w:r>
      <w:r w:rsidR="00762FB8">
        <w:t xml:space="preserve"> prediction</w:t>
      </w:r>
      <w:r w:rsidR="00A818E2" w:rsidRPr="00E70BAB">
        <w:t xml:space="preserve"> </w:t>
      </w:r>
      <w:r w:rsidR="006732D0" w:rsidRPr="00E70BAB">
        <w:t xml:space="preserve">score </w:t>
      </w:r>
      <w:r w:rsidR="00A818E2" w:rsidRPr="00E70BAB">
        <w:t>of 1/3 was substituted</w:t>
      </w:r>
      <w:r w:rsidR="00E85F59" w:rsidRPr="00E70BAB">
        <w:t xml:space="preserve"> (</w:t>
      </w:r>
      <w:r w:rsidR="00E85F59" w:rsidRPr="00E70BAB">
        <w:fldChar w:fldCharType="begin"/>
      </w:r>
      <w:r w:rsidR="00E85F59" w:rsidRPr="00E70BAB">
        <w:instrText xml:space="preserve"> REF _Ref89445467 \h </w:instrText>
      </w:r>
      <w:r w:rsidR="00E70BAB" w:rsidRPr="004815DE">
        <w:instrText xml:space="preserve"> \* MERGEFORMAT </w:instrText>
      </w:r>
      <w:r w:rsidR="00E85F59"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3</w:t>
      </w:r>
      <w:r w:rsidR="00E85F59" w:rsidRPr="00E70BAB">
        <w:fldChar w:fldCharType="end"/>
      </w:r>
      <w:r w:rsidR="00E85F59" w:rsidRPr="00E70BAB">
        <w:t>,</w:t>
      </w:r>
      <w:r w:rsidR="00BA68E1" w:rsidRPr="00E70BAB">
        <w:t xml:space="preserve"> myopathy and</w:t>
      </w:r>
      <w:r w:rsidR="00E85F59" w:rsidRPr="00E70BAB">
        <w:t xml:space="preserve"> normal subject</w:t>
      </w:r>
      <w:r w:rsidR="00A313BD" w:rsidRPr="00E70BAB">
        <w:t>s</w:t>
      </w:r>
      <w:r w:rsidR="00E85F59" w:rsidRPr="00E70BAB">
        <w:t>)</w:t>
      </w:r>
      <w:r w:rsidR="00A818E2" w:rsidRPr="00E70BAB">
        <w:t xml:space="preserve">. </w:t>
      </w:r>
      <w:r w:rsidR="00D021C8" w:rsidRPr="00E70BAB">
        <w:t xml:space="preserve">Finally, </w:t>
      </w:r>
      <w:r w:rsidR="00CC5F7B" w:rsidRPr="00E70BAB">
        <w:t xml:space="preserve">a logistic regression classifier </w:t>
      </w:r>
      <w:r w:rsidR="00685577">
        <w:t xml:space="preserve">was used to </w:t>
      </w:r>
      <w:r w:rsidR="00CC5F7B" w:rsidRPr="00E70BAB">
        <w:t xml:space="preserve">predict </w:t>
      </w:r>
      <w:r w:rsidR="00CC5F7B" w:rsidRPr="00E70BAB">
        <w:t>the final three</w:t>
      </w:r>
      <w:r w:rsidR="00C105AB">
        <w:t>-</w:t>
      </w:r>
      <w:r w:rsidR="00CC5F7B" w:rsidRPr="00E70BAB">
        <w:t>class diagnosis label of</w:t>
      </w:r>
      <w:r w:rsidR="00CC5F7B">
        <w:t xml:space="preserve"> the subject based on </w:t>
      </w:r>
      <w:r w:rsidR="00E62B2E">
        <w:t xml:space="preserve">the </w:t>
      </w:r>
      <w:r w:rsidR="00CC5F7B">
        <w:t xml:space="preserve">subject features. </w:t>
      </w:r>
      <w:r w:rsidR="001A5961">
        <w:t>The</w:t>
      </w:r>
      <w:r w:rsidR="00CC5F7B">
        <w:t xml:space="preserve"> feature extractor </w:t>
      </w:r>
      <w:r w:rsidR="00635E46">
        <w:t>wa</w:t>
      </w:r>
      <w:r w:rsidR="00CC5F7B">
        <w:t>s trained from signal segments</w:t>
      </w:r>
      <w:r w:rsidR="004A31D0">
        <w:t>,</w:t>
      </w:r>
      <w:r w:rsidR="00CC5F7B">
        <w:t xml:space="preserve"> and </w:t>
      </w:r>
      <w:r w:rsidR="001A5961">
        <w:t xml:space="preserve">the </w:t>
      </w:r>
      <w:r w:rsidR="00CC5F7B">
        <w:t xml:space="preserve">logistic regression classifier </w:t>
      </w:r>
      <w:r w:rsidR="008E7C03">
        <w:t xml:space="preserve">was subsequently </w:t>
      </w:r>
      <w:r w:rsidR="00CC5F7B">
        <w:t>trained from subject features</w:t>
      </w:r>
      <w:r w:rsidR="00762FB8">
        <w:t xml:space="preserve"> generated by the trained feature extractor</w:t>
      </w:r>
      <w:r w:rsidR="00CC5F7B">
        <w:t>.</w:t>
      </w:r>
    </w:p>
    <w:p w14:paraId="456705A9" w14:textId="269DA833" w:rsidR="00F411CA" w:rsidRDefault="00B50E6C" w:rsidP="000454A6">
      <w:pPr>
        <w:pStyle w:val="Heading2"/>
        <w:numPr>
          <w:ilvl w:val="1"/>
          <w:numId w:val="12"/>
        </w:numPr>
      </w:pPr>
      <w:r>
        <w:t xml:space="preserve">Experimental </w:t>
      </w:r>
      <w:r w:rsidR="00D9454B">
        <w:t>s</w:t>
      </w:r>
      <w:r>
        <w:t>etup</w:t>
      </w:r>
    </w:p>
    <w:p w14:paraId="5BDB0512" w14:textId="7B04E51E" w:rsidR="00806046" w:rsidRPr="00806046" w:rsidRDefault="00487898" w:rsidP="005E3106">
      <w:pPr>
        <w:spacing w:line="480" w:lineRule="auto"/>
        <w:ind w:firstLine="800"/>
      </w:pPr>
      <w:r>
        <w:t>E</w:t>
      </w:r>
      <w:r w:rsidR="00E12B83">
        <w:t xml:space="preserve">valuation </w:t>
      </w:r>
      <w:r w:rsidR="00121B3C">
        <w:t>results from 5-</w:t>
      </w:r>
      <w:r w:rsidR="00121B3C">
        <w:t xml:space="preserve">fold </w:t>
      </w:r>
      <w:r w:rsidR="003B07A3">
        <w:t>cross-</w:t>
      </w:r>
      <w:r w:rsidR="00121B3C">
        <w:t xml:space="preserve">validation </w:t>
      </w:r>
      <w:r w:rsidR="00121B3C">
        <w:t>w</w:t>
      </w:r>
      <w:r w:rsidR="00650170">
        <w:t>ere</w:t>
      </w:r>
      <w:r w:rsidR="00121B3C">
        <w:t xml:space="preserve"> reported as </w:t>
      </w:r>
      <w:r w:rsidR="004A31D0">
        <w:t xml:space="preserve">the </w:t>
      </w:r>
      <w:r w:rsidR="00121B3C">
        <w:t>final performance</w:t>
      </w:r>
      <w:r w:rsidR="003B07A3">
        <w:t xml:space="preserve"> of the model</w:t>
      </w:r>
      <w:r w:rsidR="00121B3C">
        <w:t>.</w:t>
      </w:r>
      <w:r w:rsidR="00E248EF">
        <w:t xml:space="preserve"> </w:t>
      </w:r>
      <w:r w:rsidR="00CE35BD">
        <w:t xml:space="preserve">Each fold was repeated </w:t>
      </w:r>
      <w:r w:rsidR="00D12B8B">
        <w:t>three</w:t>
      </w:r>
      <w:r w:rsidR="00CE35BD">
        <w:t xml:space="preserve"> times with different </w:t>
      </w:r>
      <w:proofErr w:type="spellStart"/>
      <w:r w:rsidR="00CE35BD">
        <w:t>nEMGNet</w:t>
      </w:r>
      <w:proofErr w:type="spellEnd"/>
      <w:r w:rsidR="00CE35BD">
        <w:t xml:space="preserve"> weight initialization</w:t>
      </w:r>
      <w:r w:rsidR="00843364">
        <w:t>s</w:t>
      </w:r>
      <w:r w:rsidR="00CE35BD">
        <w:t xml:space="preserve"> </w:t>
      </w:r>
      <w:r w:rsidR="00C81DDC">
        <w:t xml:space="preserve">since the performance of </w:t>
      </w:r>
      <w:r w:rsidR="007A27FE">
        <w:t xml:space="preserve">deep learning </w:t>
      </w:r>
      <w:r w:rsidR="00C81DDC">
        <w:t xml:space="preserve">model </w:t>
      </w:r>
      <w:r w:rsidR="007A27FE">
        <w:t xml:space="preserve">is dependent on weight initialization </w:t>
      </w:r>
      <w:r w:rsidR="00776035">
        <w:fldChar w:fldCharType="begin"/>
      </w:r>
      <w:r w:rsidR="0054731F">
        <w:instrText xml:space="preserve"> ADDIN EN.CITE &lt;EndNote&gt;&lt;Cite&gt;&lt;Author&gt;Yam&lt;/Author&gt;&lt;Year&gt;2000&lt;/Year&gt;&lt;RecNum&gt;44&lt;/RecNum&gt;&lt;DisplayText&gt;[37]&lt;/DisplayText&gt;&lt;record&gt;&lt;rec-number&gt;44&lt;/rec-number&gt;&lt;foreign-keys&gt;&lt;key app="EN" db-id="ftsxrwfsqftr2zepswz5pffv9sav2p5x9f5v" timestamp="1638704320"&gt;44&lt;/key&gt;&lt;/foreign-keys&gt;&lt;ref-type name="Journal Article"&gt;17&lt;/ref-type&gt;&lt;contributors&gt;&lt;authors&gt;&lt;author&gt;Yam, Jim YF&lt;/author&gt;&lt;author&gt;Chow, Tommy WS&lt;/author&gt;&lt;/authors&gt;&lt;/contributors&gt;&lt;titles&gt;&lt;title&gt;A weight initialization method for improving training speed in feedforward neural network&lt;/title&gt;&lt;secondary-title&gt;Neurocomputing&lt;/secondary-title&gt;&lt;/titles&gt;&lt;periodical&gt;&lt;full-title&gt;Neurocomputing&lt;/full-title&gt;&lt;abbr-1&gt;Neurocomputing&lt;/abbr-1&gt;&lt;abbr-2&gt;Neurocomputing&lt;/abbr-2&gt;&lt;/periodical&gt;&lt;pages&gt;219-232&lt;/pages&gt;&lt;volume&gt;30&lt;/volume&gt;&lt;number&gt;1-4&lt;/number&gt;&lt;dates&gt;&lt;year&gt;2000&lt;/year&gt;&lt;/dates&gt;&lt;isbn&gt;0925-2312&lt;/isbn&gt;&lt;urls&gt;&lt;/urls&gt;&lt;electronic-resource-num&gt;https://doi.org/10.1016/S0925-2312(99)00127-7&lt;/electronic-resource-num&gt;&lt;/record&gt;&lt;/Cite&gt;&lt;/EndNote&gt;</w:instrText>
      </w:r>
      <w:r w:rsidR="00776035">
        <w:fldChar w:fldCharType="separate"/>
      </w:r>
      <w:r w:rsidR="003737BF">
        <w:rPr>
          <w:noProof/>
        </w:rPr>
        <w:t>[37]</w:t>
      </w:r>
      <w:r w:rsidR="00776035">
        <w:fldChar w:fldCharType="end"/>
      </w:r>
      <w:r w:rsidR="00E248EF">
        <w:t>.</w:t>
      </w:r>
      <w:r w:rsidR="00787C7B">
        <w:t xml:space="preserve"> </w:t>
      </w:r>
      <w:r w:rsidR="00C81DDC">
        <w:t>The training lasted 100 epochs</w:t>
      </w:r>
      <w:r w:rsidR="00887876">
        <w:t xml:space="preserve"> using the Adam optimizer</w:t>
      </w:r>
      <w:r w:rsidR="00102B54">
        <w:t xml:space="preserve"> </w:t>
      </w:r>
      <w:r w:rsidR="00887876">
        <w:fldChar w:fldCharType="begin"/>
      </w:r>
      <w:r w:rsidR="00887876">
        <w:instrText xml:space="preserve"> ADDIN EN.CITE &lt;EndNote&gt;&lt;Cite&gt;&lt;Author&gt;Kingma&lt;/Author&gt;&lt;Year&gt;2015&lt;/Year&gt;&lt;RecNum&gt;72&lt;/RecNum&gt;&lt;DisplayText&gt;[38]&lt;/DisplayText&gt;&lt;record&gt;&lt;rec-number&gt;72&lt;/rec-number&gt;&lt;foreign-keys&gt;&lt;key app="EN" db-id="ftsxrwfsqftr2zepswz5pffv9sav2p5x9f5v" timestamp="1640063943"&gt;72&lt;/key&gt;&lt;/foreign-keys&gt;&lt;ref-type name="Conference Proceedings"&gt;10&lt;/ref-type&gt;&lt;contributors&gt;&lt;authors&gt;&lt;author&gt;Kingma, Diederik P&lt;/author&gt;&lt;author&gt;Ba, Jimmy&lt;/author&gt;&lt;/authors&gt;&lt;/contributors&gt;&lt;titles&gt;&lt;title&gt;Adam: A method for stochastic optimization&lt;/title&gt;&lt;secondary-title&gt;Proceedings of the international conference on learning representations&lt;/secondary-title&gt;&lt;/titles&gt;&lt;dates&gt;&lt;year&gt;2015&lt;/year&gt;&lt;/dates&gt;&lt;pub-location&gt;San Diego, California&lt;/pub-location&gt;&lt;urls&gt;&lt;/urls&gt;&lt;/record&gt;&lt;/Cite&gt;&lt;/EndNote&gt;</w:instrText>
      </w:r>
      <w:r w:rsidR="00887876">
        <w:fldChar w:fldCharType="separate"/>
      </w:r>
      <w:r w:rsidR="00887876">
        <w:rPr>
          <w:noProof/>
        </w:rPr>
        <w:t>[38]</w:t>
      </w:r>
      <w:r w:rsidR="00887876">
        <w:fldChar w:fldCharType="end"/>
      </w:r>
      <w:r w:rsidR="00C81DDC">
        <w:t xml:space="preserve"> with a </w:t>
      </w:r>
      <w:r w:rsidR="00E248EF">
        <w:t>l</w:t>
      </w:r>
      <w:r w:rsidR="00121B3C">
        <w:t>earni</w:t>
      </w:r>
      <w:r w:rsidR="00121B3C">
        <w:t xml:space="preserve">ng rate </w:t>
      </w:r>
      <w:r w:rsidR="00C81DDC">
        <w:t>of</w:t>
      </w:r>
      <w:r w:rsidR="00121B3C">
        <w:t xml:space="preserve"> 1e-3</w:t>
      </w:r>
      <w:r w:rsidR="00C81DDC">
        <w:t xml:space="preserve"> and a</w:t>
      </w:r>
      <w:r w:rsidR="00121B3C">
        <w:t xml:space="preserve"> batch size </w:t>
      </w:r>
      <w:r w:rsidR="00C81DDC">
        <w:t>of</w:t>
      </w:r>
      <w:r w:rsidR="00121B3C">
        <w:t xml:space="preserve"> 32</w:t>
      </w:r>
      <w:r w:rsidR="00C81DDC">
        <w:t>.</w:t>
      </w:r>
      <w:r w:rsidR="00121B3C">
        <w:t xml:space="preserve"> </w:t>
      </w:r>
      <w:r w:rsidR="00CB2A97">
        <w:t xml:space="preserve">The model </w:t>
      </w:r>
      <w:r w:rsidR="00CB2A97">
        <w:lastRenderedPageBreak/>
        <w:t xml:space="preserve">was </w:t>
      </w:r>
      <w:r w:rsidR="00E50775">
        <w:t xml:space="preserve">evaluated </w:t>
      </w:r>
      <w:r w:rsidR="00C81DDC">
        <w:t xml:space="preserve">using the </w:t>
      </w:r>
      <w:r w:rsidR="00E50775">
        <w:t xml:space="preserve">test </w:t>
      </w:r>
      <w:r w:rsidR="00CB2A97">
        <w:t xml:space="preserve">set every 50 </w:t>
      </w:r>
      <w:r w:rsidR="00CB2A97">
        <w:t>updates</w:t>
      </w:r>
      <w:r w:rsidR="00887876">
        <w:t xml:space="preserve"> to</w:t>
      </w:r>
      <w:r w:rsidR="00F1025F">
        <w:t xml:space="preserve"> </w:t>
      </w:r>
      <w:r w:rsidR="00887876">
        <w:t>find the weights configuration that produced the best accuracy</w:t>
      </w:r>
      <w:r w:rsidR="00F1025F">
        <w:t xml:space="preserve"> and </w:t>
      </w:r>
      <w:r w:rsidR="00F1025F">
        <w:t>prevent overfit</w:t>
      </w:r>
      <w:r w:rsidR="00F1025F">
        <w:t>ting</w:t>
      </w:r>
      <w:r w:rsidR="00F1025F">
        <w:t xml:space="preserve"> to the train </w:t>
      </w:r>
      <w:proofErr w:type="gramStart"/>
      <w:r w:rsidR="00F1025F">
        <w:t>set.</w:t>
      </w:r>
      <w:r w:rsidR="00121B3C">
        <w:t>.</w:t>
      </w:r>
      <w:proofErr w:type="gramEnd"/>
      <w:r w:rsidR="004A4B0B">
        <w:t xml:space="preserve"> </w:t>
      </w:r>
      <w:r w:rsidR="00121B3C">
        <w:t xml:space="preserve">Cross entropy was used </w:t>
      </w:r>
      <w:r w:rsidR="00121B3C">
        <w:t xml:space="preserve">as </w:t>
      </w:r>
      <w:r w:rsidR="002963D1">
        <w:t xml:space="preserve">the </w:t>
      </w:r>
      <w:r w:rsidR="00121B3C">
        <w:t xml:space="preserve">objective function, and </w:t>
      </w:r>
      <w:r w:rsidR="00293752">
        <w:t>class weights were applied inverse</w:t>
      </w:r>
      <w:r w:rsidR="002963D1">
        <w:t>ly</w:t>
      </w:r>
      <w:r w:rsidR="00293752">
        <w:t xml:space="preserve"> proportion</w:t>
      </w:r>
      <w:r w:rsidR="00D664BF">
        <w:t>al</w:t>
      </w:r>
      <w:r w:rsidR="00293752">
        <w:t xml:space="preserve"> to the </w:t>
      </w:r>
      <w:r w:rsidR="00121B3C">
        <w:t xml:space="preserve">number of signal </w:t>
      </w:r>
      <w:r w:rsidR="000D0742">
        <w:t>segment</w:t>
      </w:r>
      <w:r w:rsidR="00121B3C">
        <w:t>s</w:t>
      </w:r>
      <w:r w:rsidR="00293752">
        <w:t xml:space="preserve"> per diagnosis label</w:t>
      </w:r>
      <w:r w:rsidR="005A1D45">
        <w:t xml:space="preserve"> </w:t>
      </w:r>
      <w:r w:rsidR="00121B3C">
        <w:t>to prevent bias in prediction.</w:t>
      </w:r>
      <w:r w:rsidR="004A4B0B">
        <w:t xml:space="preserve"> </w:t>
      </w:r>
      <w:r w:rsidR="00E248EF">
        <w:t>Hyperparameters were selected empirically</w:t>
      </w:r>
      <w:r w:rsidR="00F2329A">
        <w:t>,</w:t>
      </w:r>
      <w:r w:rsidR="002963D1">
        <w:t xml:space="preserve"> and </w:t>
      </w:r>
      <w:r w:rsidR="002915CD">
        <w:t>b</w:t>
      </w:r>
      <w:r w:rsidR="00D664BF">
        <w:t xml:space="preserve">aseline experiments were conducted using </w:t>
      </w:r>
      <w:proofErr w:type="spellStart"/>
      <w:r w:rsidR="00D664BF">
        <w:t>nEMG</w:t>
      </w:r>
      <w:proofErr w:type="spellEnd"/>
      <w:r w:rsidR="00D664BF">
        <w:t xml:space="preserve"> classification models from previous works t</w:t>
      </w:r>
      <w:r w:rsidR="00A35F5B">
        <w:t xml:space="preserve">o compare the predictive performance of </w:t>
      </w:r>
      <w:proofErr w:type="spellStart"/>
      <w:r w:rsidR="00A35F5B">
        <w:t>nEMGNet</w:t>
      </w:r>
      <w:proofErr w:type="spellEnd"/>
      <w:r w:rsidR="00D664BF">
        <w:t xml:space="preserve">. </w:t>
      </w:r>
      <w:r w:rsidR="00FA0EA7">
        <w:t>B</w:t>
      </w:r>
      <w:r w:rsidR="00241BF5">
        <w:t xml:space="preserve">aseline </w:t>
      </w:r>
      <w:proofErr w:type="spellStart"/>
      <w:r w:rsidR="00800061">
        <w:t>nEMG</w:t>
      </w:r>
      <w:proofErr w:type="spellEnd"/>
      <w:r w:rsidR="00800061">
        <w:t xml:space="preserve"> classification models were used as </w:t>
      </w:r>
      <w:r w:rsidR="00FA0EA7">
        <w:t xml:space="preserve">the </w:t>
      </w:r>
      <w:r w:rsidR="00800061">
        <w:t xml:space="preserve">feature extractor </w:t>
      </w:r>
      <w:r w:rsidR="00A35F5B">
        <w:t xml:space="preserve">from the </w:t>
      </w:r>
      <w:proofErr w:type="spellStart"/>
      <w:r w:rsidR="00A35F5B">
        <w:t>DiVote</w:t>
      </w:r>
      <w:proofErr w:type="spellEnd"/>
      <w:r w:rsidR="00A35F5B">
        <w:t xml:space="preserve"> </w:t>
      </w:r>
      <w:r w:rsidR="00FF3679">
        <w:t>algorithm</w:t>
      </w:r>
      <w:r w:rsidR="00A35F5B">
        <w:t>.</w:t>
      </w:r>
      <w:r w:rsidR="005D49DD">
        <w:t xml:space="preserve"> </w:t>
      </w:r>
      <w:r w:rsidR="00165827">
        <w:t xml:space="preserve">In the </w:t>
      </w:r>
      <w:r w:rsidR="00C626D9">
        <w:t xml:space="preserve">baseline </w:t>
      </w:r>
      <w:r w:rsidR="00165827">
        <w:t xml:space="preserve">experiment </w:t>
      </w:r>
      <w:r w:rsidR="00241BF5">
        <w:t>using</w:t>
      </w:r>
      <w:r w:rsidR="007E2193">
        <w:t xml:space="preserve"> a</w:t>
      </w:r>
      <w:r w:rsidR="00241BF5">
        <w:t xml:space="preserve"> </w:t>
      </w:r>
      <w:r w:rsidR="00C626D9">
        <w:t xml:space="preserve">model from Nam et al. </w:t>
      </w:r>
      <w:r w:rsidR="004868DD">
        <w:fldChar w:fldCharType="begin"/>
      </w:r>
      <w:r w:rsidR="00E8500B">
        <w:instrText xml:space="preserve"> ADDIN EN.CITE &lt;EndNote&gt;&lt;Cite&gt;&lt;Author&gt;Nam&lt;/Author&gt;&lt;Year&gt;2019&lt;/Year&gt;&lt;RecNum&gt;2&lt;/RecNum&gt;&lt;DisplayText&gt;[25]&lt;/DisplayText&gt;&lt;record&gt;&lt;rec-number&gt;2&lt;/rec-number&gt;&lt;foreign-keys&gt;&lt;key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004868DD">
        <w:fldChar w:fldCharType="separate"/>
      </w:r>
      <w:r w:rsidR="003737BF">
        <w:rPr>
          <w:noProof/>
        </w:rPr>
        <w:t>[25]</w:t>
      </w:r>
      <w:r w:rsidR="004868DD">
        <w:fldChar w:fldCharType="end"/>
      </w:r>
      <w:r w:rsidR="00C626D9">
        <w:t xml:space="preserve">, </w:t>
      </w:r>
      <w:r w:rsidR="00176F31">
        <w:t xml:space="preserve">the </w:t>
      </w:r>
      <w:proofErr w:type="spellStart"/>
      <w:r w:rsidR="00176F31">
        <w:t>downsampled</w:t>
      </w:r>
      <w:proofErr w:type="spellEnd"/>
      <w:r w:rsidR="00176F31">
        <w:t xml:space="preserve"> </w:t>
      </w:r>
      <w:r w:rsidR="00C626D9">
        <w:t>s</w:t>
      </w:r>
      <w:r w:rsidR="005D49DD">
        <w:t>ignal</w:t>
      </w:r>
      <w:r w:rsidR="00176F31">
        <w:t xml:space="preserve"> segment</w:t>
      </w:r>
      <w:r w:rsidR="005D49DD">
        <w:t>s were plotted as images</w:t>
      </w:r>
      <w:r w:rsidR="00F2329A">
        <w:t xml:space="preserve"> and</w:t>
      </w:r>
      <w:r w:rsidR="005D49DD">
        <w:t xml:space="preserve"> </w:t>
      </w:r>
      <w:r w:rsidR="00006086">
        <w:t xml:space="preserve">were </w:t>
      </w:r>
      <w:r w:rsidR="00C626D9">
        <w:t xml:space="preserve">used to train </w:t>
      </w:r>
      <w:r w:rsidR="00E84312">
        <w:t xml:space="preserve">the </w:t>
      </w:r>
      <w:r w:rsidR="00C626D9">
        <w:t>Inception-v4</w:t>
      </w:r>
      <w:r w:rsidR="00695437">
        <w:t xml:space="preserve"> </w:t>
      </w:r>
      <w:r w:rsidR="00695437">
        <w:fldChar w:fldCharType="begin"/>
      </w:r>
      <w:r w:rsidR="003737BF">
        <w:instrText xml:space="preserve"> ADDIN EN.CITE &lt;EndNote&gt;&lt;Cite&gt;&lt;Author&gt;Szegedy&lt;/Author&gt;&lt;Year&gt;2017&lt;/Year&gt;&lt;RecNum&gt;35&lt;/RecNum&gt;&lt;DisplayText&gt;[39]&lt;/DisplayText&gt;&lt;record&gt;&lt;rec-number&gt;35&lt;/rec-number&gt;&lt;foreign-keys&gt;&lt;key app="EN" db-id="ftsxrwfsqftr2zepswz5pffv9sav2p5x9f5v" timestamp="1635991803"&gt;35&lt;/key&gt;&lt;/foreign-keys&gt;&lt;ref-type name="Conference Proceedings"&gt;10&lt;/ref-type&gt;&lt;contributors&gt;&lt;authors&gt;&lt;author&gt;Szegedy, Christian&lt;/author&gt;&lt;author&gt;Ioffe, Sergey&lt;/author&gt;&lt;author&gt;Vanhoucke, Vincent&lt;/author&gt;&lt;author&gt;Alemi, Alexander A&lt;/author&gt;&lt;/authors&gt;&lt;/contributors&gt;&lt;titles&gt;&lt;title&gt;Inception-v4, inception-resnet and the impact of residual connections on learning&lt;/title&gt;&lt;secondary-title&gt;Thirty-first AAAI conference on artificial intelligence&lt;/secondary-title&gt;&lt;/titles&gt;&lt;dates&gt;&lt;year&gt;2017&lt;/year&gt;&lt;/dates&gt;&lt;urls&gt;&lt;/urls&gt;&lt;/record&gt;&lt;/Cite&gt;&lt;/EndNote&gt;</w:instrText>
      </w:r>
      <w:r w:rsidR="00695437">
        <w:fldChar w:fldCharType="separate"/>
      </w:r>
      <w:r w:rsidR="003737BF">
        <w:rPr>
          <w:noProof/>
        </w:rPr>
        <w:t>[39]</w:t>
      </w:r>
      <w:r w:rsidR="00695437">
        <w:fldChar w:fldCharType="end"/>
      </w:r>
      <w:r w:rsidR="00695437">
        <w:t xml:space="preserve"> </w:t>
      </w:r>
      <w:r w:rsidR="00C626D9">
        <w:t xml:space="preserve">image classification model. </w:t>
      </w:r>
      <w:r w:rsidR="00241BF5">
        <w:t xml:space="preserve">When using </w:t>
      </w:r>
      <w:r w:rsidR="00D04F5A">
        <w:t>b</w:t>
      </w:r>
      <w:r w:rsidR="00C626D9">
        <w:t>aseline model</w:t>
      </w:r>
      <w:r w:rsidR="00241BF5">
        <w:t>s</w:t>
      </w:r>
      <w:r w:rsidR="00C626D9">
        <w:t xml:space="preserve"> from </w:t>
      </w:r>
      <w:proofErr w:type="spellStart"/>
      <w:r w:rsidR="00C626D9">
        <w:t>Nodera</w:t>
      </w:r>
      <w:proofErr w:type="spellEnd"/>
      <w:r w:rsidR="00C626D9">
        <w:t xml:space="preserve"> et al. </w:t>
      </w:r>
      <w:r w:rsidR="004868DD">
        <w:fldChar w:fldCharType="begin"/>
      </w:r>
      <w:r w:rsidR="00E8500B">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4868DD">
        <w:fldChar w:fldCharType="separate"/>
      </w:r>
      <w:r w:rsidR="003737BF">
        <w:rPr>
          <w:noProof/>
        </w:rPr>
        <w:t>[24]</w:t>
      </w:r>
      <w:r w:rsidR="004868DD">
        <w:fldChar w:fldCharType="end"/>
      </w:r>
      <w:r w:rsidR="00D04F5A">
        <w:t xml:space="preserve">, </w:t>
      </w:r>
      <w:proofErr w:type="spellStart"/>
      <w:r w:rsidR="00D04F5A">
        <w:t>mel</w:t>
      </w:r>
      <w:proofErr w:type="spellEnd"/>
      <w:r w:rsidR="00E75363">
        <w:t>-</w:t>
      </w:r>
      <w:r w:rsidR="00D04F5A">
        <w:t xml:space="preserve">spectrograms were generated </w:t>
      </w:r>
      <w:r w:rsidR="00176F31">
        <w:t>from the same signal segments</w:t>
      </w:r>
      <w:r w:rsidR="002B33D3">
        <w:t xml:space="preserve"> </w:t>
      </w:r>
      <w:r w:rsidR="00006086">
        <w:t xml:space="preserve">and were </w:t>
      </w:r>
      <w:r w:rsidR="002B33D3">
        <w:t>used to train</w:t>
      </w:r>
      <w:r w:rsidR="00E84312">
        <w:t xml:space="preserve"> the</w:t>
      </w:r>
      <w:r w:rsidR="002B33D3">
        <w:t xml:space="preserve"> </w:t>
      </w:r>
      <w:r w:rsidR="008407B6">
        <w:t>ResNet-</w:t>
      </w:r>
      <w:r w:rsidR="00D04F5A">
        <w:t xml:space="preserve">50, </w:t>
      </w:r>
      <w:r w:rsidR="008407B6">
        <w:t>ResNet-</w:t>
      </w:r>
      <w:r w:rsidR="00D04F5A">
        <w:t>152</w:t>
      </w:r>
      <w:r w:rsidR="00F16DAA">
        <w:t xml:space="preserve"> </w:t>
      </w:r>
      <w:r w:rsidR="00F16DAA">
        <w:fldChar w:fldCharType="begin"/>
      </w:r>
      <w:r w:rsidR="0054731F">
        <w:instrText xml:space="preserve"> ADDIN EN.CITE &lt;EndNote&gt;&lt;Cite&gt;&lt;Author&gt;He&lt;/Author&gt;&lt;Year&gt;2016&lt;/Year&gt;&lt;RecNum&gt;4&lt;/RecNum&gt;&lt;DisplayText&gt;[35]&lt;/DisplayText&gt;&lt;record&gt;&lt;rec-number&gt;4&lt;/rec-number&gt;&lt;foreign-keys&gt;&lt;key app="EN" db-id="ftsxrwfsqftr2zepswz5pffv9sav2p5x9f5v" timestamp="1630191154"&gt;4&lt;/key&gt;&lt;/foreign-keys&gt;&lt;ref-type name="Conference Proceedings"&gt;10&lt;/ref-type&gt;&lt;contributors&gt;&lt;authors&gt;&lt;author&gt;He, Kaiming&lt;/author&gt;&lt;author&gt;Zhang, Xiangyu&lt;/author&gt;&lt;author&gt;Ren, Shaoqing&lt;/author&gt;&lt;author&gt;Sun, Jian&lt;/author&gt;&lt;/authors&gt;&lt;/contributors&gt;&lt;titles&gt;&lt;title&gt;Deep residual learning for image recognition&lt;/title&gt;&lt;secondary-title&gt;Proceedings of the IEEE conference on computer vision and pattern recognition&lt;/secondary-title&gt;&lt;/titles&gt;&lt;pages&gt;770-778&lt;/pages&gt;&lt;dates&gt;&lt;year&gt;2016&lt;/year&gt;&lt;/dates&gt;&lt;urls&gt;&lt;/urls&gt;&lt;electronic-resource-num&gt;https://doi.org/10.1109/CVPR.2016.90&lt;/electronic-resource-num&gt;&lt;/record&gt;&lt;/Cite&gt;&lt;/EndNote&gt;</w:instrText>
      </w:r>
      <w:r w:rsidR="00F16DAA">
        <w:fldChar w:fldCharType="separate"/>
      </w:r>
      <w:r w:rsidR="003737BF">
        <w:rPr>
          <w:noProof/>
        </w:rPr>
        <w:t>[35]</w:t>
      </w:r>
      <w:r w:rsidR="00F16DAA">
        <w:fldChar w:fldCharType="end"/>
      </w:r>
      <w:r w:rsidR="00D04F5A">
        <w:t>, VGG16, VGG19</w:t>
      </w:r>
      <w:r w:rsidR="00F16DAA">
        <w:t xml:space="preserve"> </w:t>
      </w:r>
      <w:r w:rsidR="00F16DAA">
        <w:fldChar w:fldCharType="begin"/>
      </w:r>
      <w:r w:rsidR="00861B23">
        <w:instrText xml:space="preserve"> ADDIN EN.CITE &lt;EndNote&gt;&lt;Cite&gt;&lt;Author&gt;Simonyan&lt;/Author&gt;&lt;Year&gt;2014&lt;/Year&gt;&lt;RecNum&gt;3&lt;/RecNum&gt;&lt;DisplayText&gt;[34]&lt;/DisplayText&gt;&lt;record&gt;&lt;rec-number&gt;3&lt;/rec-number&gt;&lt;foreign-keys&gt;&lt;key app="EN" db-id="ftsxrwfsqftr2zepswz5pffv9sav2p5x9f5v" timestamp="1630191148"&gt;3&lt;/key&gt;&lt;/foreign-keys&gt;&lt;ref-type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preprint arXiv:1409.1556&lt;/secondary-title&gt;&lt;/titles&gt;&lt;dates&gt;&lt;year&gt;2014&lt;/year&gt;&lt;/dates&gt;&lt;urls&gt;&lt;/urls&gt;&lt;/record&gt;&lt;/Cite&gt;&lt;/EndNote&gt;</w:instrText>
      </w:r>
      <w:r w:rsidR="00F16DAA">
        <w:fldChar w:fldCharType="separate"/>
      </w:r>
      <w:r w:rsidR="003737BF">
        <w:rPr>
          <w:noProof/>
        </w:rPr>
        <w:t>[34]</w:t>
      </w:r>
      <w:r w:rsidR="00F16DAA">
        <w:fldChar w:fldCharType="end"/>
      </w:r>
      <w:r w:rsidR="00D04F5A">
        <w:t>, and Inception-v3</w:t>
      </w:r>
      <w:r w:rsidR="00695437">
        <w:t xml:space="preserve"> </w:t>
      </w:r>
      <w:r w:rsidR="00695437">
        <w:fldChar w:fldCharType="begin"/>
      </w:r>
      <w:r w:rsidR="003737BF">
        <w:instrText xml:space="preserve"> ADDIN EN.CITE &lt;EndNote&gt;&lt;Cite&gt;&lt;Author&gt;Szegedy&lt;/Author&gt;&lt;Year&gt;2016&lt;/Year&gt;&lt;RecNum&gt;36&lt;/RecNum&gt;&lt;DisplayText&gt;[40]&lt;/DisplayText&gt;&lt;record&gt;&lt;rec-number&gt;36&lt;/rec-number&gt;&lt;foreign-keys&gt;&lt;key app="EN" db-id="ftsxrwfsqftr2zepswz5pffv9sav2p5x9f5v" timestamp="1635991803"&gt;36&lt;/key&gt;&lt;/foreign-keys&gt;&lt;ref-type name="Conference Proceedings"&gt;10&lt;/ref-type&gt;&lt;contributors&gt;&lt;authors&gt;&lt;author&gt;Szegedy, Christian&lt;/author&gt;&lt;author&gt;Vanhoucke, Vincent&lt;/author&gt;&lt;author&gt;Ioffe, Sergey&lt;/author&gt;&lt;author&gt;Shlens, Jon&lt;/author&gt;&lt;author&gt;Wojna, Zbigniew&lt;/author&gt;&lt;/authors&gt;&lt;/contributors&gt;&lt;titles&gt;&lt;title&gt;Rethinking the inception architecture for computer vision&lt;/title&gt;&lt;secondary-title&gt;Proceedings of the IEEE conference on computer vision and pattern recognition&lt;/secondary-title&gt;&lt;/titles&gt;&lt;pages&gt;2818-2826&lt;/pages&gt;&lt;dates&gt;&lt;year&gt;2016&lt;/year&gt;&lt;/dates&gt;&lt;urls&gt;&lt;/urls&gt;&lt;/record&gt;&lt;/Cite&gt;&lt;/EndNote&gt;</w:instrText>
      </w:r>
      <w:r w:rsidR="00695437">
        <w:fldChar w:fldCharType="separate"/>
      </w:r>
      <w:r w:rsidR="003737BF">
        <w:rPr>
          <w:noProof/>
        </w:rPr>
        <w:t>[40]</w:t>
      </w:r>
      <w:r w:rsidR="00695437">
        <w:fldChar w:fldCharType="end"/>
      </w:r>
      <w:r w:rsidR="00D04F5A">
        <w:t xml:space="preserve"> image classification models.</w:t>
      </w:r>
      <w:r w:rsidR="00C11286">
        <w:t xml:space="preserve"> All experiments were </w:t>
      </w:r>
      <w:r w:rsidR="00EB5DC4">
        <w:t xml:space="preserve">performed </w:t>
      </w:r>
      <w:r w:rsidR="00C11286">
        <w:t xml:space="preserve">on NVIDIA </w:t>
      </w:r>
      <w:r w:rsidR="00CA3771">
        <w:rPr>
          <w:rFonts w:hint="eastAsia"/>
        </w:rPr>
        <w:t>V</w:t>
      </w:r>
      <w:r w:rsidR="00C11286">
        <w:t>100 GPUs.</w:t>
      </w:r>
    </w:p>
    <w:p w14:paraId="0A0AFE7A" w14:textId="09626939" w:rsidR="00B006FD" w:rsidRDefault="00B006FD" w:rsidP="000454A6">
      <w:pPr>
        <w:pStyle w:val="Heading2"/>
        <w:numPr>
          <w:ilvl w:val="1"/>
          <w:numId w:val="12"/>
        </w:numPr>
      </w:pPr>
      <w:r>
        <w:t xml:space="preserve">Feature </w:t>
      </w:r>
      <w:r w:rsidR="00D9454B">
        <w:t>v</w:t>
      </w:r>
      <w:r>
        <w:t>isualization</w:t>
      </w:r>
    </w:p>
    <w:p w14:paraId="3A223901" w14:textId="1D786FDE" w:rsidR="00806046" w:rsidRDefault="001547FC" w:rsidP="005E3106">
      <w:pPr>
        <w:pStyle w:val="BodyText"/>
        <w:spacing w:line="480" w:lineRule="auto"/>
        <w:ind w:firstLine="800"/>
      </w:pPr>
      <w:r>
        <w:t>Feature visualization is an explainable deep learning technique</w:t>
      </w:r>
      <w:r w:rsidR="000F5A2B">
        <w:t xml:space="preserve"> </w:t>
      </w:r>
      <w:r w:rsidR="0066653E">
        <w:t xml:space="preserve">that </w:t>
      </w:r>
      <w:r w:rsidR="003411A6">
        <w:t xml:space="preserve">extracts </w:t>
      </w:r>
      <w:r>
        <w:t xml:space="preserve">the features a neural network has </w:t>
      </w:r>
      <w:r w:rsidR="003411A6">
        <w:t xml:space="preserve">learned </w:t>
      </w:r>
      <w:r>
        <w:t xml:space="preserve">to accomplish a task </w:t>
      </w:r>
      <w:r w:rsidR="004868DD">
        <w:fldChar w:fldCharType="begin"/>
      </w:r>
      <w:r w:rsidR="00F60FBC">
        <w:instrText xml:space="preserve"> ADDIN EN.CITE &lt;EndNote&gt;&lt;Cite&gt;&lt;Author&gt;Olah&lt;/Author&gt;&lt;Year&gt;2017&lt;/Year&gt;&lt;RecNum&gt;6&lt;/RecNum&gt;&lt;DisplayText&gt;[31, 32]&lt;/DisplayText&gt;&lt;record&gt;&lt;rec-number&gt;6&lt;/rec-number&gt;&lt;foreign-keys&gt;&lt;key app="EN" db-id="ftsxrwfsqftr2zepswz5pffv9sav2p5x9f5v" timestamp="1630402574"&gt;6&lt;/key&gt;&lt;/foreign-keys&gt;&lt;ref-type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ages&gt;e7&lt;/pages&gt;&lt;volume&gt;2&lt;/volume&gt;&lt;number&gt;11&lt;/number&gt;&lt;dates&gt;&lt;year&gt;2017&lt;/year&gt;&lt;/dates&gt;&lt;isbn&gt;2476-0757&lt;/isbn&gt;&lt;urls&gt;&lt;/urls&gt;&lt;electronic-resource-num&gt;https://doi.org/10.23915/distill.00007&lt;/electronic-resource-num&gt;&lt;/record&gt;&lt;/Cite&gt;&lt;Cite&gt;&lt;Author&gt;Erhan&lt;/Author&gt;&lt;Year&gt;2009&lt;/Year&gt;&lt;RecNum&gt;50&lt;/RecNum&gt;&lt;record&gt;&lt;rec-number&gt;50&lt;/rec-number&gt;&lt;foreign-keys&gt;&lt;key app="EN" db-id="ftsxrwfsqftr2zepswz5pffv9sav2p5x9f5v" timestamp="1638762667"&gt;50&lt;/key&gt;&lt;/foreign-keys&gt;&lt;ref-type name="Journal Article"&gt;17&lt;/ref-type&gt;&lt;contributors&gt;&lt;authors&gt;&lt;author&gt;Erhan, Dumitru&lt;/author&gt;&lt;author&gt;Bengio, Yoshua&lt;/author&gt;&lt;author&gt;Courville, Aaron&lt;/author&gt;&lt;author&gt;Vincent, Pascal&lt;/author&gt;&lt;/authors&gt;&lt;/contributors&gt;&lt;titles&gt;&lt;title&gt;Visualizing higher-layer features of a deep network&lt;/title&gt;&lt;secondary-title&gt;University of Montreal&lt;/secondary-title&gt;&lt;/titles&gt;&lt;pages&gt;1&lt;/pages&gt;&lt;volume&gt;1341&lt;/volume&gt;&lt;number&gt;3&lt;/number&gt;&lt;dates&gt;&lt;year&gt;2009&lt;/year&gt;&lt;/dates&gt;&lt;urls&gt;&lt;/urls&gt;&lt;/record&gt;&lt;/Cite&gt;&lt;/EndNote&gt;</w:instrText>
      </w:r>
      <w:r w:rsidR="004868DD">
        <w:fldChar w:fldCharType="separate"/>
      </w:r>
      <w:r w:rsidR="003737BF">
        <w:rPr>
          <w:noProof/>
        </w:rPr>
        <w:t>[31, 32]</w:t>
      </w:r>
      <w:r w:rsidR="004868DD">
        <w:fldChar w:fldCharType="end"/>
      </w:r>
      <w:r>
        <w:t>.</w:t>
      </w:r>
      <w:r w:rsidR="00930EF9">
        <w:t xml:space="preserve"> </w:t>
      </w:r>
      <w:r w:rsidR="00D60184">
        <w:t>Feature visualization</w:t>
      </w:r>
      <w:r w:rsidR="008C473A">
        <w:t xml:space="preserve"> </w:t>
      </w:r>
      <w:r w:rsidR="00D60184">
        <w:t>was applied to</w:t>
      </w:r>
      <w:r w:rsidR="00071E13">
        <w:t xml:space="preserve"> a</w:t>
      </w:r>
      <w:r w:rsidR="00D60184">
        <w:t xml:space="preserve"> trained </w:t>
      </w:r>
      <w:proofErr w:type="spellStart"/>
      <w:r w:rsidR="00514A50">
        <w:t>nEMGNet</w:t>
      </w:r>
      <w:proofErr w:type="spellEnd"/>
      <w:r w:rsidR="00D60184">
        <w:t xml:space="preserve"> to visualize the features </w:t>
      </w:r>
      <w:r w:rsidR="00071E13">
        <w:t xml:space="preserve">learned by the </w:t>
      </w:r>
      <w:proofErr w:type="spellStart"/>
      <w:r w:rsidR="00514A50">
        <w:t>nEMGNet</w:t>
      </w:r>
      <w:proofErr w:type="spellEnd"/>
      <w:r w:rsidR="00D60184">
        <w:t xml:space="preserve">. </w:t>
      </w:r>
      <w:r w:rsidR="00510812">
        <w:t>Three</w:t>
      </w:r>
      <w:r w:rsidR="00D60184">
        <w:t xml:space="preserve"> types of </w:t>
      </w:r>
      <w:r w:rsidR="003411A6">
        <w:t>augmented signal segments</w:t>
      </w:r>
      <w:r w:rsidR="00D60184">
        <w:t xml:space="preserve"> were generated by optimizing random noise with respect to each </w:t>
      </w:r>
      <w:proofErr w:type="spellStart"/>
      <w:r w:rsidR="0066653E">
        <w:t>nEMGNet</w:t>
      </w:r>
      <w:proofErr w:type="spellEnd"/>
      <w:r w:rsidR="0066653E">
        <w:t xml:space="preserve"> </w:t>
      </w:r>
      <w:r w:rsidR="00D60184">
        <w:t>output node</w:t>
      </w:r>
      <w:r w:rsidR="003411A6">
        <w:t xml:space="preserve">, </w:t>
      </w:r>
      <w:r w:rsidR="00D60184">
        <w:t xml:space="preserve">which corresponds to each diagnosis label. Initial </w:t>
      </w:r>
      <w:r w:rsidR="003411A6">
        <w:t xml:space="preserve">signal segments were </w:t>
      </w:r>
      <w:r w:rsidR="00D60184">
        <w:t xml:space="preserve">generated from </w:t>
      </w:r>
      <m:oMath>
        <m:r>
          <w:rPr>
            <w:rFonts w:ascii="Cambria Math" w:hAnsi="Cambria Math"/>
          </w:rPr>
          <m:t>N(0,1)</m:t>
        </m:r>
      </m:oMath>
      <w:r w:rsidR="00ED169B">
        <w:t xml:space="preserve">. </w:t>
      </w:r>
      <w:r w:rsidR="00D60184">
        <w:t xml:space="preserve">Random jitter was applied by 12.5% of </w:t>
      </w:r>
      <w:r w:rsidR="003411A6">
        <w:t xml:space="preserve">signal segment </w:t>
      </w:r>
      <w:r w:rsidR="00D60184">
        <w:t>length to prevent over</w:t>
      </w:r>
      <w:r w:rsidR="00071E13">
        <w:t>-</w:t>
      </w:r>
      <w:r w:rsidR="00D60184">
        <w:t>optimiz</w:t>
      </w:r>
      <w:r w:rsidR="00071E13">
        <w:t>ation of</w:t>
      </w:r>
      <w:r w:rsidR="00D60184">
        <w:t xml:space="preserve"> the </w:t>
      </w:r>
      <w:r w:rsidR="003411A6">
        <w:t>signal segments</w:t>
      </w:r>
      <w:r w:rsidR="00D60184">
        <w:t xml:space="preserve">. </w:t>
      </w:r>
      <w:r w:rsidR="0066653E">
        <w:t xml:space="preserve">The learning </w:t>
      </w:r>
      <w:r w:rsidR="00D60184">
        <w:t>rate was set to 1e-2</w:t>
      </w:r>
      <w:r w:rsidR="0066653E">
        <w:t>,</w:t>
      </w:r>
      <w:r w:rsidR="00D60184">
        <w:t xml:space="preserve"> gradient descent was applied for 1500 </w:t>
      </w:r>
      <w:r w:rsidR="00F16DAA">
        <w:t>updates</w:t>
      </w:r>
      <w:r w:rsidR="0021153F">
        <w:t>,</w:t>
      </w:r>
      <w:r w:rsidR="00AA0613">
        <w:t xml:space="preserve"> and the </w:t>
      </w:r>
      <w:r w:rsidR="00D60184">
        <w:t>Adam</w:t>
      </w:r>
      <w:r w:rsidR="00966D69">
        <w:t xml:space="preserve"> </w:t>
      </w:r>
      <w:r w:rsidR="00966D69">
        <w:fldChar w:fldCharType="begin"/>
      </w:r>
      <w:r w:rsidR="003737BF">
        <w:instrText xml:space="preserve"> ADDIN EN.CITE &lt;EndNote&gt;&lt;Cite&gt;&lt;Author&gt;Kingma&lt;/Author&gt;&lt;Year&gt;2015&lt;/Year&gt;&lt;RecNum&gt;72&lt;/RecNum&gt;&lt;DisplayText&gt;[38]&lt;/DisplayText&gt;&lt;record&gt;&lt;rec-number&gt;72&lt;/rec-number&gt;&lt;foreign-keys&gt;&lt;key app="EN" db-id="ftsxrwfsqftr2zepswz5pffv9sav2p5x9f5v" timestamp="1640063943"&gt;72&lt;/key&gt;&lt;/foreign-keys&gt;&lt;ref-type name="Conference Proceedings"&gt;10&lt;/ref-type&gt;&lt;contributors&gt;&lt;authors&gt;&lt;author&gt;Kingma, Diederik P&lt;/author&gt;&lt;author&gt;Ba, Jimmy&lt;/author&gt;&lt;/authors&gt;&lt;/contributors&gt;&lt;titles&gt;&lt;title&gt;Adam: A method for stochastic optimization&lt;/title&gt;&lt;secondary-title&gt;Proceedings of the international conference on learning representations&lt;/secondary-title&gt;&lt;/titles&gt;&lt;dates&gt;&lt;year&gt;2015&lt;/year&gt;&lt;/dates&gt;&lt;pub-location&gt;San Diego, California&lt;/pub-location&gt;&lt;urls&gt;&lt;/urls&gt;&lt;/record&gt;&lt;/Cite&gt;&lt;/EndNote&gt;</w:instrText>
      </w:r>
      <w:r w:rsidR="00966D69">
        <w:fldChar w:fldCharType="separate"/>
      </w:r>
      <w:r w:rsidR="003737BF">
        <w:rPr>
          <w:noProof/>
        </w:rPr>
        <w:t>[38]</w:t>
      </w:r>
      <w:r w:rsidR="00966D69">
        <w:fldChar w:fldCharType="end"/>
      </w:r>
      <w:r w:rsidR="00966D69">
        <w:t xml:space="preserve"> o</w:t>
      </w:r>
      <w:r w:rsidR="00D60184">
        <w:t>ptimizer was used to optimize the</w:t>
      </w:r>
      <w:r w:rsidR="003411A6">
        <w:t xml:space="preserve"> signal segments</w:t>
      </w:r>
      <w:r w:rsidR="00D60184">
        <w:t>.</w:t>
      </w:r>
    </w:p>
    <w:p w14:paraId="49FF1A8F" w14:textId="765E4D05" w:rsidR="00E12B83" w:rsidRDefault="00E12B83" w:rsidP="000454A6">
      <w:pPr>
        <w:pStyle w:val="Heading2"/>
        <w:numPr>
          <w:ilvl w:val="1"/>
          <w:numId w:val="12"/>
        </w:numPr>
      </w:pPr>
      <w:r>
        <w:t xml:space="preserve">Evaluation </w:t>
      </w:r>
      <w:r w:rsidR="00D9454B">
        <w:t>m</w:t>
      </w:r>
      <w:r>
        <w:t>etrics</w:t>
      </w:r>
    </w:p>
    <w:p w14:paraId="2AF02CF3" w14:textId="43514C03" w:rsidR="0019216F" w:rsidRDefault="0021153F" w:rsidP="00DC7866">
      <w:pPr>
        <w:spacing w:line="480" w:lineRule="auto"/>
        <w:ind w:firstLine="800"/>
      </w:pPr>
      <w:r>
        <w:t xml:space="preserve">The evaluation </w:t>
      </w:r>
      <w:r w:rsidR="0019216F">
        <w:t>was performed</w:t>
      </w:r>
      <w:r w:rsidR="005B0E42">
        <w:t xml:space="preserve"> in</w:t>
      </w:r>
      <w:r w:rsidR="0019216F">
        <w:t xml:space="preserve"> two stages. </w:t>
      </w:r>
      <w:r w:rsidR="005B0E42">
        <w:t xml:space="preserve">Signal segment classification was evaluated </w:t>
      </w:r>
      <w:r>
        <w:t>first</w:t>
      </w:r>
      <w:r w:rsidR="005B0E42">
        <w:t xml:space="preserve">, </w:t>
      </w:r>
      <w:r>
        <w:t xml:space="preserve">followed by </w:t>
      </w:r>
      <w:r w:rsidR="005B0E42">
        <w:t>subject diagnosis classification.</w:t>
      </w:r>
      <w:r w:rsidR="0019216F">
        <w:t xml:space="preserve"> Both evaluations were </w:t>
      </w:r>
      <w:r w:rsidR="007A4AD5">
        <w:t>three-</w:t>
      </w:r>
      <w:r w:rsidR="0019216F">
        <w:t>class classification</w:t>
      </w:r>
      <w:r w:rsidR="0059583C">
        <w:t xml:space="preserve"> </w:t>
      </w:r>
      <w:r w:rsidR="00CD626F">
        <w:t>tasks</w:t>
      </w:r>
      <w:r w:rsidR="0019216F">
        <w:t xml:space="preserve">. </w:t>
      </w:r>
      <w:r w:rsidR="00752FF2">
        <w:lastRenderedPageBreak/>
        <w:t>A</w:t>
      </w:r>
      <w:r w:rsidR="0019216F">
        <w:t xml:space="preserve">ccuracy, precision, recall, </w:t>
      </w:r>
      <w:r w:rsidR="00806046">
        <w:rPr>
          <w:rFonts w:hint="eastAsia"/>
        </w:rPr>
        <w:t>F</w:t>
      </w:r>
      <w:r w:rsidR="001C4DAB">
        <w:t>1-</w:t>
      </w:r>
      <w:r w:rsidR="00806046">
        <w:t>score</w:t>
      </w:r>
      <w:r w:rsidR="00F568AB">
        <w:t xml:space="preserve">, </w:t>
      </w:r>
      <w:r w:rsidR="0019216F">
        <w:t xml:space="preserve">area under </w:t>
      </w:r>
      <w:r w:rsidR="008A3AA4">
        <w:t xml:space="preserve">the </w:t>
      </w:r>
      <w:r w:rsidR="0019216F">
        <w:t>r</w:t>
      </w:r>
      <w:r w:rsidR="00F568AB">
        <w:t xml:space="preserve">eceiver operating characteristic </w:t>
      </w:r>
      <w:r w:rsidR="0019216F">
        <w:t>curve (</w:t>
      </w:r>
      <w:r w:rsidR="00F568AB">
        <w:t>AUROC</w:t>
      </w:r>
      <w:r w:rsidR="0019216F">
        <w:t xml:space="preserve">), </w:t>
      </w:r>
      <w:r w:rsidR="005B0E42">
        <w:t xml:space="preserve">and </w:t>
      </w:r>
      <w:r w:rsidR="00FC0E32">
        <w:t>Mathew’s</w:t>
      </w:r>
      <w:r w:rsidR="0019216F">
        <w:t xml:space="preserve"> correlation coefficient </w:t>
      </w:r>
      <w:r w:rsidR="00F568AB">
        <w:t xml:space="preserve">(MCC) </w:t>
      </w:r>
      <w:r w:rsidR="004868DD">
        <w:fldChar w:fldCharType="begin"/>
      </w:r>
      <w:r w:rsidR="0054731F">
        <w:instrText xml:space="preserve"> ADDIN EN.CITE &lt;EndNote&gt;&lt;Cite&gt;&lt;Author&gt;Gorodkin&lt;/Author&gt;&lt;Year&gt;2004&lt;/Year&gt;&lt;RecNum&gt;8&lt;/RecNum&gt;&lt;DisplayText&gt;[41]&lt;/DisplayText&gt;&lt;record&gt;&lt;rec-number&gt;8&lt;/rec-number&gt;&lt;foreign-keys&gt;&lt;key app="EN" db-id="ftsxrwfsqftr2zepswz5pffv9sav2p5x9f5v" timestamp="1632967763"&gt;8&lt;/key&gt;&lt;/foreign-keys&gt;&lt;ref-type name="Journal Article"&gt;17&lt;/ref-type&gt;&lt;contributors&gt;&lt;authors&gt;&lt;author&gt;Gorodkin, Jan&lt;/author&gt;&lt;/authors&gt;&lt;/contributors&gt;&lt;titles&gt;&lt;title&gt;Comparing two K-category assignments by a K-category correlation coefficient&lt;/title&gt;&lt;secondary-title&gt;Computational biology and chemistry&lt;/secondary-title&gt;&lt;/titles&gt;&lt;pages&gt;367-374&lt;/pages&gt;&lt;volume&gt;28&lt;/volume&gt;&lt;number&gt;5-6&lt;/number&gt;&lt;dates&gt;&lt;year&gt;2004&lt;/year&gt;&lt;/dates&gt;&lt;isbn&gt;1476-9271&lt;/isbn&gt;&lt;urls&gt;&lt;/urls&gt;&lt;electronic-resource-num&gt;https://doi.org/10.1016/j.compbiolchem.2004.09.006&lt;/electronic-resource-num&gt;&lt;/record&gt;&lt;/Cite&gt;&lt;/EndNote&gt;</w:instrText>
      </w:r>
      <w:r w:rsidR="004868DD">
        <w:fldChar w:fldCharType="separate"/>
      </w:r>
      <w:r w:rsidR="003737BF">
        <w:rPr>
          <w:noProof/>
        </w:rPr>
        <w:t>[41]</w:t>
      </w:r>
      <w:r w:rsidR="004868DD">
        <w:fldChar w:fldCharType="end"/>
      </w:r>
      <w:r w:rsidR="00D41B37">
        <w:t xml:space="preserve"> </w:t>
      </w:r>
      <w:r w:rsidR="0019216F">
        <w:t>w</w:t>
      </w:r>
      <w:r w:rsidR="00492751">
        <w:t>ere</w:t>
      </w:r>
      <w:r w:rsidR="0019216F">
        <w:t xml:space="preserve"> </w:t>
      </w:r>
      <w:r w:rsidR="00F568AB">
        <w:t xml:space="preserve">computed. Performance metrics </w:t>
      </w:r>
      <w:r w:rsidR="00292BCD">
        <w:t xml:space="preserve">were </w:t>
      </w:r>
      <w:r w:rsidR="00F568AB">
        <w:t xml:space="preserve">computed </w:t>
      </w:r>
      <w:bookmarkStart w:id="23" w:name="_Hlk89851545"/>
      <w:r w:rsidR="005B0E42">
        <w:t xml:space="preserve">using </w:t>
      </w:r>
      <w:proofErr w:type="spellStart"/>
      <w:r w:rsidR="00F67024">
        <w:t>Eqs</w:t>
      </w:r>
      <w:proofErr w:type="spellEnd"/>
      <w:r w:rsidR="00F67024">
        <w:t xml:space="preserve">. </w:t>
      </w:r>
      <w:r w:rsidR="00F67024">
        <w:fldChar w:fldCharType="begin"/>
      </w:r>
      <w:r w:rsidR="00F67024">
        <w:instrText xml:space="preserve"> REF _Ref89851063 \h </w:instrText>
      </w:r>
      <w:r w:rsidR="00F67024">
        <w:fldChar w:fldCharType="separate"/>
      </w:r>
      <w:r w:rsidR="00F8092D">
        <w:t>(</w:t>
      </w:r>
      <w:r w:rsidR="00F8092D">
        <w:rPr>
          <w:noProof/>
        </w:rPr>
        <w:t>1</w:t>
      </w:r>
      <w:r w:rsidR="00F67024">
        <w:fldChar w:fldCharType="end"/>
      </w:r>
      <w:r w:rsidR="00F67024">
        <w:t>)-</w:t>
      </w:r>
      <w:r w:rsidR="00F67024">
        <w:fldChar w:fldCharType="begin"/>
      </w:r>
      <w:r w:rsidR="00F67024">
        <w:instrText xml:space="preserve"> REF _Ref89851072 \h </w:instrText>
      </w:r>
      <w:r w:rsidR="00F67024">
        <w:fldChar w:fldCharType="separate"/>
      </w:r>
      <w:r w:rsidR="00F8092D">
        <w:t>(</w:t>
      </w:r>
      <w:r w:rsidR="00F8092D">
        <w:rPr>
          <w:noProof/>
        </w:rPr>
        <w:t>5</w:t>
      </w:r>
      <w:r w:rsidR="00F67024">
        <w:fldChar w:fldCharType="end"/>
      </w:r>
      <w:r w:rsidR="00F67024">
        <w:t>)</w:t>
      </w:r>
      <w:r w:rsidR="00AC387F">
        <w:t>.</w:t>
      </w:r>
      <w:bookmarkEnd w:id="23"/>
    </w:p>
    <w:p w14:paraId="6B3ACC06" w14:textId="6864DA4F" w:rsidR="00F568AB" w:rsidRPr="00721BBB" w:rsidRDefault="00F568AB" w:rsidP="00FC7C3A">
      <w:pPr>
        <w:pStyle w:val="BodyText"/>
        <w:keepNext/>
      </w:pPr>
      <m:oMathPara>
        <m:oMathParaPr>
          <m:jc m:val="left"/>
        </m:oMathParaP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5D584FF7" w14:textId="74EB1E50" w:rsidR="00FC7C3A" w:rsidRDefault="00FC7C3A" w:rsidP="00FC7C3A">
      <w:pPr>
        <w:pStyle w:val="Caption"/>
        <w:jc w:val="right"/>
      </w:pPr>
      <w:r>
        <w:t xml:space="preserve"> </w:t>
      </w:r>
      <w:bookmarkStart w:id="24" w:name="_Ref89851063"/>
      <w:r>
        <w:t>(</w:t>
      </w:r>
      <w:r w:rsidR="00527108">
        <w:rPr>
          <w:noProof/>
        </w:rPr>
        <w:fldChar w:fldCharType="begin"/>
      </w:r>
      <w:r w:rsidR="00527108">
        <w:rPr>
          <w:noProof/>
        </w:rPr>
        <w:instrText xml:space="preserve"> SEQ Equation \* ARABIC </w:instrText>
      </w:r>
      <w:r w:rsidR="00527108">
        <w:rPr>
          <w:noProof/>
        </w:rPr>
        <w:fldChar w:fldCharType="separate"/>
      </w:r>
      <w:r w:rsidR="00F8092D">
        <w:rPr>
          <w:noProof/>
        </w:rPr>
        <w:t>1</w:t>
      </w:r>
      <w:r w:rsidR="00527108">
        <w:rPr>
          <w:noProof/>
        </w:rPr>
        <w:fldChar w:fldCharType="end"/>
      </w:r>
      <w:bookmarkEnd w:id="24"/>
      <w:r>
        <w:t>)</w:t>
      </w:r>
    </w:p>
    <w:p w14:paraId="0018017D" w14:textId="3581CCC1" w:rsidR="00F568AB" w:rsidRPr="00721BBB" w:rsidRDefault="00F568AB" w:rsidP="00FC7C3A">
      <w:pPr>
        <w:pStyle w:val="BodyText"/>
        <w:keepNext/>
      </w:pPr>
      <m:oMathPara>
        <m:oMathParaPr>
          <m:jc m:val="left"/>
        </m:oMathPara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8C7480A" w14:textId="11C3A7DA" w:rsidR="00FC7C3A" w:rsidRDefault="00FC7C3A" w:rsidP="00FC7C3A">
      <w:pPr>
        <w:pStyle w:val="Caption"/>
        <w:jc w:val="right"/>
      </w:pPr>
      <w:r>
        <w:t>(</w:t>
      </w:r>
      <w:r w:rsidR="00527108">
        <w:rPr>
          <w:noProof/>
        </w:rPr>
        <w:fldChar w:fldCharType="begin"/>
      </w:r>
      <w:r w:rsidR="00527108">
        <w:rPr>
          <w:noProof/>
        </w:rPr>
        <w:instrText xml:space="preserve"> SEQ Equation \* ARABIC </w:instrText>
      </w:r>
      <w:r w:rsidR="00527108">
        <w:rPr>
          <w:noProof/>
        </w:rPr>
        <w:fldChar w:fldCharType="separate"/>
      </w:r>
      <w:r w:rsidR="00F8092D">
        <w:rPr>
          <w:noProof/>
        </w:rPr>
        <w:t>2</w:t>
      </w:r>
      <w:r w:rsidR="00527108">
        <w:rPr>
          <w:noProof/>
        </w:rPr>
        <w:fldChar w:fldCharType="end"/>
      </w:r>
      <w:r>
        <w:t>)</w:t>
      </w:r>
    </w:p>
    <w:p w14:paraId="3286DBB7" w14:textId="1949ABAB" w:rsidR="00F568AB" w:rsidRPr="00721BBB" w:rsidRDefault="00F568AB" w:rsidP="00FC7C3A">
      <w:pPr>
        <w:pStyle w:val="BodyText"/>
        <w:keepNext/>
      </w:pPr>
      <m:oMathPara>
        <m:oMathParaPr>
          <m:jc m:val="left"/>
        </m:oMathPara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84F741D" w14:textId="6EF8CB21" w:rsidR="00FC7C3A" w:rsidRDefault="00FC7C3A" w:rsidP="00FC7C3A">
      <w:pPr>
        <w:pStyle w:val="Caption"/>
        <w:jc w:val="right"/>
      </w:pPr>
      <w:r>
        <w:t>(</w:t>
      </w:r>
      <w:r w:rsidR="00527108">
        <w:rPr>
          <w:noProof/>
        </w:rPr>
        <w:fldChar w:fldCharType="begin"/>
      </w:r>
      <w:r w:rsidR="00527108">
        <w:rPr>
          <w:noProof/>
        </w:rPr>
        <w:instrText xml:space="preserve"> SEQ Equation \* ARABIC </w:instrText>
      </w:r>
      <w:r w:rsidR="00527108">
        <w:rPr>
          <w:noProof/>
        </w:rPr>
        <w:fldChar w:fldCharType="separate"/>
      </w:r>
      <w:r w:rsidR="00F8092D">
        <w:rPr>
          <w:noProof/>
        </w:rPr>
        <w:t>3</w:t>
      </w:r>
      <w:r w:rsidR="00527108">
        <w:rPr>
          <w:noProof/>
        </w:rPr>
        <w:fldChar w:fldCharType="end"/>
      </w:r>
      <w:r>
        <w:t>)</w:t>
      </w:r>
    </w:p>
    <w:p w14:paraId="666F1531" w14:textId="0BC27906" w:rsidR="00F75E70" w:rsidRPr="00721BBB" w:rsidRDefault="001C4DAB" w:rsidP="00FC7C3A">
      <w:pPr>
        <w:pStyle w:val="BodyText"/>
        <w:keepNext/>
      </w:pPr>
      <m:oMathPara>
        <m:oMathParaPr>
          <m:jc m:val="left"/>
        </m:oMathParaPr>
        <m:oMath>
          <m:r>
            <w:rPr>
              <w:rFonts w:ascii="Cambria Math" w:hAnsi="Cambria Math"/>
            </w:rPr>
            <m:t>F1=</m:t>
          </m:r>
          <m:f>
            <m:fPr>
              <m:ctrlPr>
                <w:rPr>
                  <w:rFonts w:ascii="Cambria Math" w:hAnsi="Cambria Math"/>
                  <w:i/>
                </w:rPr>
              </m:ctrlPr>
            </m:fPr>
            <m:num>
              <m:d>
                <m:dPr>
                  <m:ctrlPr>
                    <w:rPr>
                      <w:rFonts w:ascii="Cambria Math" w:hAnsi="Cambria Math"/>
                      <w:i/>
                    </w:rPr>
                  </m:ctrlPr>
                </m:dPr>
                <m:e>
                  <m:r>
                    <w:rPr>
                      <w:rFonts w:ascii="Cambria Math" w:hAnsi="Cambria Math"/>
                    </w:rPr>
                    <m:t>2×Precision×Recall</m:t>
                  </m:r>
                </m:e>
              </m:d>
            </m:num>
            <m:den>
              <m:d>
                <m:dPr>
                  <m:ctrlPr>
                    <w:rPr>
                      <w:rFonts w:ascii="Cambria Math" w:hAnsi="Cambria Math"/>
                      <w:i/>
                    </w:rPr>
                  </m:ctrlPr>
                </m:dPr>
                <m:e>
                  <m:r>
                    <w:rPr>
                      <w:rFonts w:ascii="Cambria Math" w:hAnsi="Cambria Math"/>
                    </w:rPr>
                    <m:t>Precision+Recall</m:t>
                  </m:r>
                </m:e>
              </m:d>
            </m:den>
          </m:f>
        </m:oMath>
      </m:oMathPara>
    </w:p>
    <w:p w14:paraId="622C45D5" w14:textId="70BEFBE5" w:rsidR="00FC7C3A" w:rsidRDefault="00FC7C3A" w:rsidP="00FC7C3A">
      <w:pPr>
        <w:pStyle w:val="Caption"/>
        <w:jc w:val="right"/>
      </w:pPr>
      <w:r>
        <w:t>(</w:t>
      </w:r>
      <w:r w:rsidR="00527108">
        <w:rPr>
          <w:noProof/>
        </w:rPr>
        <w:fldChar w:fldCharType="begin"/>
      </w:r>
      <w:r w:rsidR="00527108">
        <w:rPr>
          <w:noProof/>
        </w:rPr>
        <w:instrText xml:space="preserve"> SEQ Equation \* ARABIC </w:instrText>
      </w:r>
      <w:r w:rsidR="00527108">
        <w:rPr>
          <w:noProof/>
        </w:rPr>
        <w:fldChar w:fldCharType="separate"/>
      </w:r>
      <w:r w:rsidR="00F8092D">
        <w:rPr>
          <w:noProof/>
        </w:rPr>
        <w:t>4</w:t>
      </w:r>
      <w:r w:rsidR="00527108">
        <w:rPr>
          <w:noProof/>
        </w:rPr>
        <w:fldChar w:fldCharType="end"/>
      </w:r>
      <w:r>
        <w:t>)</w:t>
      </w:r>
    </w:p>
    <w:p w14:paraId="25D3E3B6" w14:textId="11B4B2EF" w:rsidR="00F75E70" w:rsidRPr="00721BBB" w:rsidRDefault="00F75E70" w:rsidP="00FC7C3A">
      <w:pPr>
        <w:pStyle w:val="BodyText"/>
        <w:keepNext/>
        <w:rPr>
          <w:i/>
        </w:rPr>
      </w:pPr>
      <m:oMathPara>
        <m:oMathParaPr>
          <m:jc m:val="left"/>
        </m:oMathParaPr>
        <m:oMath>
          <m:r>
            <w:rPr>
              <w:rFonts w:ascii="Cambria Math" w:hAnsi="Cambria Math"/>
            </w:rPr>
            <m:t>MCC=</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k</m:t>
                  </m:r>
                </m:sub>
                <m:sup/>
                <m:e>
                  <m:nary>
                    <m:naryPr>
                      <m:chr m:val="∑"/>
                      <m:limLoc m:val="subSup"/>
                      <m:supHide m:val="1"/>
                      <m:ctrlPr>
                        <w:rPr>
                          <w:rFonts w:ascii="Cambria Math" w:hAnsi="Cambria Math"/>
                          <w:i/>
                        </w:rPr>
                      </m:ctrlPr>
                    </m:naryPr>
                    <m:sub>
                      <m:r>
                        <w:rPr>
                          <w:rFonts w:ascii="Cambria Math" w:hAnsi="Cambria Math"/>
                        </w:rPr>
                        <m:t>l</m:t>
                      </m:r>
                    </m:sub>
                    <m:sup/>
                    <m:e>
                      <m:nary>
                        <m:naryPr>
                          <m:chr m:val="∑"/>
                          <m:limLoc m:val="subSup"/>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(C</m:t>
                              </m:r>
                            </m:e>
                            <m:sub>
                              <m:r>
                                <w:rPr>
                                  <w:rFonts w:ascii="Cambria Math" w:hAnsi="Cambria Math"/>
                                </w:rPr>
                                <m:t>kk</m:t>
                              </m:r>
                            </m:sub>
                          </m:sSub>
                          <m:sSub>
                            <m:sSubPr>
                              <m:ctrlPr>
                                <w:rPr>
                                  <w:rFonts w:ascii="Cambria Math" w:hAnsi="Cambria Math"/>
                                  <w:i/>
                                </w:rPr>
                              </m:ctrlPr>
                            </m:sSubPr>
                            <m:e>
                              <m:r>
                                <w:rPr>
                                  <w:rFonts w:ascii="Cambria Math" w:hAnsi="Cambria Math"/>
                                </w:rPr>
                                <m:t>C</m:t>
                              </m:r>
                            </m:e>
                            <m:sub>
                              <m:r>
                                <w:rPr>
                                  <w:rFonts w:ascii="Cambria Math" w:hAnsi="Cambria Math"/>
                                </w:rPr>
                                <m:t>lm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kl</m:t>
                              </m:r>
                            </m:sub>
                          </m:sSub>
                          <m:sSub>
                            <m:sSubPr>
                              <m:ctrlPr>
                                <w:rPr>
                                  <w:rFonts w:ascii="Cambria Math" w:hAnsi="Cambria Math"/>
                                  <w:i/>
                                </w:rPr>
                              </m:ctrlPr>
                            </m:sSubPr>
                            <m:e>
                              <m:r>
                                <w:rPr>
                                  <w:rFonts w:ascii="Cambria Math" w:hAnsi="Cambria Math"/>
                                </w:rPr>
                                <m:t>C</m:t>
                              </m:r>
                            </m:e>
                            <m:sub>
                              <m:r>
                                <w:rPr>
                                  <w:rFonts w:ascii="Cambria Math" w:hAnsi="Cambria Math"/>
                                </w:rPr>
                                <m:t>mk</m:t>
                              </m:r>
                            </m:sub>
                          </m:sSub>
                          <m:r>
                            <w:rPr>
                              <w:rFonts w:ascii="Cambria Math" w:hAnsi="Cambria Math"/>
                            </w:rPr>
                            <m:t>)</m:t>
                          </m:r>
                        </m:e>
                      </m:nary>
                    </m:e>
                  </m:nary>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m:t>
                      </m:r>
                      <m:nary>
                        <m:naryPr>
                          <m:chr m:val="∑"/>
                          <m:limLoc m:val="subSup"/>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kl</m:t>
                              </m:r>
                            </m:sub>
                          </m:sSub>
                        </m:e>
                      </m:nary>
                      <m:r>
                        <w:rPr>
                          <w:rFonts w:ascii="Cambria Math" w:hAnsi="Cambria Math"/>
                        </w:rPr>
                        <m:t>)(</m:t>
                      </m:r>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sub>
                        <m:sup/>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l</m:t>
                                      </m:r>
                                    </m:e>
                                    <m:sup>
                                      <m:r>
                                        <w:rPr>
                                          <w:rFonts w:ascii="Cambria Math" w:hAnsi="Cambria Math"/>
                                        </w:rPr>
                                        <m:t>'</m:t>
                                      </m:r>
                                    </m:sup>
                                  </m:sSup>
                                </m:sub>
                              </m:sSub>
                            </m:e>
                          </m:nary>
                        </m:e>
                      </m:nary>
                      <m:r>
                        <w:rPr>
                          <w:rFonts w:ascii="Cambria Math" w:hAnsi="Cambria Math"/>
                        </w:rPr>
                        <m:t>)</m:t>
                      </m:r>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k</m:t>
                      </m:r>
                    </m:sub>
                    <m:sup/>
                    <m:e>
                      <m:r>
                        <w:rPr>
                          <w:rFonts w:ascii="Cambria Math" w:hAnsi="Cambria Math"/>
                        </w:rPr>
                        <m:t>(</m:t>
                      </m:r>
                      <m:nary>
                        <m:naryPr>
                          <m:chr m:val="∑"/>
                          <m:limLoc m:val="subSup"/>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C</m:t>
                              </m:r>
                            </m:e>
                            <m:sub>
                              <m:r>
                                <w:rPr>
                                  <w:rFonts w:ascii="Cambria Math" w:hAnsi="Cambria Math"/>
                                </w:rPr>
                                <m:t>lk</m:t>
                              </m:r>
                            </m:sub>
                          </m:sSub>
                        </m:e>
                      </m:nary>
                      <m:r>
                        <w:rPr>
                          <w:rFonts w:ascii="Cambria Math" w:hAnsi="Cambria Math"/>
                        </w:rPr>
                        <m:t>)(</m:t>
                      </m:r>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sub>
                        <m:sup/>
                        <m:e>
                          <m:nary>
                            <m:naryPr>
                              <m:chr m:val="∑"/>
                              <m:limLoc m:val="subSup"/>
                              <m:supHide m:val="1"/>
                              <m:ctrlPr>
                                <w:rPr>
                                  <w:rFonts w:ascii="Cambria Math" w:hAnsi="Cambria Math"/>
                                  <w:i/>
                                </w:rPr>
                              </m:ctrlPr>
                            </m:naryPr>
                            <m:sub>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l</m:t>
                                      </m:r>
                                    </m:e>
                                    <m:sup>
                                      <m:r>
                                        <w:rPr>
                                          <w:rFonts w:ascii="Cambria Math" w:hAnsi="Cambria Math"/>
                                        </w:rPr>
                                        <m:t>'</m:t>
                                      </m:r>
                                    </m:sup>
                                  </m:sSup>
                                  <m:sSup>
                                    <m:sSupPr>
                                      <m:ctrlPr>
                                        <w:rPr>
                                          <w:rFonts w:ascii="Cambria Math" w:hAnsi="Cambria Math"/>
                                          <w:i/>
                                        </w:rPr>
                                      </m:ctrlPr>
                                    </m:sSupPr>
                                    <m:e>
                                      <m:r>
                                        <w:rPr>
                                          <w:rFonts w:ascii="Cambria Math" w:hAnsi="Cambria Math"/>
                                        </w:rPr>
                                        <m:t>k</m:t>
                                      </m:r>
                                    </m:e>
                                    <m:sup>
                                      <m:r>
                                        <w:rPr>
                                          <w:rFonts w:ascii="Cambria Math" w:hAnsi="Cambria Math"/>
                                        </w:rPr>
                                        <m:t>'</m:t>
                                      </m:r>
                                    </m:sup>
                                  </m:sSup>
                                </m:sub>
                              </m:sSub>
                            </m:e>
                          </m:nary>
                        </m:e>
                      </m:nary>
                      <m:r>
                        <w:rPr>
                          <w:rFonts w:ascii="Cambria Math" w:hAnsi="Cambria Math"/>
                        </w:rPr>
                        <m:t>)</m:t>
                      </m:r>
                    </m:e>
                  </m:nary>
                </m:e>
              </m:rad>
            </m:den>
          </m:f>
        </m:oMath>
      </m:oMathPara>
    </w:p>
    <w:p w14:paraId="274BDFD5" w14:textId="7E98BF61" w:rsidR="00FC7C3A" w:rsidRDefault="00FC7C3A" w:rsidP="00FC7C3A">
      <w:pPr>
        <w:pStyle w:val="Caption"/>
        <w:jc w:val="right"/>
      </w:pPr>
      <w:bookmarkStart w:id="25" w:name="_Ref89851072"/>
      <w:r>
        <w:t>(</w:t>
      </w:r>
      <w:r w:rsidR="00527108">
        <w:rPr>
          <w:noProof/>
        </w:rPr>
        <w:fldChar w:fldCharType="begin"/>
      </w:r>
      <w:r w:rsidR="00527108">
        <w:rPr>
          <w:noProof/>
        </w:rPr>
        <w:instrText xml:space="preserve"> SEQ Equation \* ARABIC </w:instrText>
      </w:r>
      <w:r w:rsidR="00527108">
        <w:rPr>
          <w:noProof/>
        </w:rPr>
        <w:fldChar w:fldCharType="separate"/>
      </w:r>
      <w:r w:rsidR="00F8092D">
        <w:rPr>
          <w:noProof/>
        </w:rPr>
        <w:t>5</w:t>
      </w:r>
      <w:r w:rsidR="00527108">
        <w:rPr>
          <w:noProof/>
        </w:rPr>
        <w:fldChar w:fldCharType="end"/>
      </w:r>
      <w:bookmarkEnd w:id="25"/>
      <w:r>
        <w:t>)</w:t>
      </w:r>
    </w:p>
    <w:p w14:paraId="1106169E" w14:textId="04AE14A3" w:rsidR="004D61A3" w:rsidRDefault="00F568AB" w:rsidP="004D61A3">
      <w:pPr>
        <w:pStyle w:val="BodyText"/>
        <w:spacing w:line="480" w:lineRule="auto"/>
      </w:pPr>
      <w:r>
        <w:t>where TP, TN, FP,</w:t>
      </w:r>
      <w:r w:rsidR="008A1F2B">
        <w:t xml:space="preserve"> and</w:t>
      </w:r>
      <w:r>
        <w:t xml:space="preserve"> FN </w:t>
      </w:r>
      <w:r w:rsidR="008A1F2B">
        <w:t xml:space="preserve">represent </w:t>
      </w:r>
      <w:r>
        <w:t xml:space="preserve">the number of true positives, true negatives, false positives, </w:t>
      </w:r>
      <w:r w:rsidR="0098154F">
        <w:t xml:space="preserve">and </w:t>
      </w:r>
      <w:r>
        <w:t>false negatives</w:t>
      </w:r>
      <w:r w:rsidR="008A1F2B">
        <w:t>, respectively</w:t>
      </w:r>
      <w:r w:rsidR="0098154F">
        <w:t xml:space="preserve">. </w:t>
      </w:r>
      <w:r w:rsidR="0098154F">
        <w:rPr>
          <w:rFonts w:hint="eastAsia"/>
        </w:rPr>
        <w:t>C</w:t>
      </w:r>
      <w:r w:rsidR="0098154F">
        <w:t xml:space="preserve"> </w:t>
      </w:r>
      <w:r w:rsidR="008A1F2B">
        <w:t xml:space="preserve">denotes </w:t>
      </w:r>
      <w:r w:rsidR="0098154F">
        <w:t>the confusion matrix from n-class classification result</w:t>
      </w:r>
      <w:r w:rsidR="001E1C71">
        <w:t>s</w:t>
      </w:r>
      <w:r w:rsidR="008A1F2B">
        <w:t>,</w:t>
      </w:r>
      <w:r w:rsidR="0098154F">
        <w:t xml:space="preserve"> with columns indicating true labels and rows indicating predicted labels</w:t>
      </w:r>
      <w:r>
        <w:t xml:space="preserve">. Note that accuracy and MCC </w:t>
      </w:r>
      <w:r w:rsidR="008339B2">
        <w:t xml:space="preserve">are </w:t>
      </w:r>
      <w:r>
        <w:t xml:space="preserve">computed as </w:t>
      </w:r>
      <w:r w:rsidR="008A3AA4">
        <w:t>three-</w:t>
      </w:r>
      <w:r>
        <w:t>class classification</w:t>
      </w:r>
      <w:r w:rsidR="0085064E">
        <w:t xml:space="preserve"> metric</w:t>
      </w:r>
      <w:r w:rsidR="001E1C71">
        <w:t>s</w:t>
      </w:r>
      <w:r>
        <w:t xml:space="preserve">, whereas all other methods are weighted averages of metrics from </w:t>
      </w:r>
      <w:r w:rsidR="008A3AA4">
        <w:t xml:space="preserve">the </w:t>
      </w:r>
      <w:r>
        <w:t xml:space="preserve">one-versus-rest </w:t>
      </w:r>
      <w:r w:rsidR="00B95BE2">
        <w:t xml:space="preserve">classification </w:t>
      </w:r>
      <w:r>
        <w:t>method</w:t>
      </w:r>
      <w:r w:rsidR="00623E01">
        <w:t xml:space="preserve"> </w:t>
      </w:r>
      <w:r w:rsidR="00776035">
        <w:fldChar w:fldCharType="begin"/>
      </w:r>
      <w:r w:rsidR="00861B23">
        <w:instrText xml:space="preserve"> ADDIN EN.CITE &lt;EndNote&gt;&lt;Cite&gt;&lt;Author&gt;Bishop&lt;/Author&gt;&lt;Year&gt;2006&lt;/Year&gt;&lt;RecNum&gt;45&lt;/RecNum&gt;&lt;DisplayText&gt;[42]&lt;/DisplayText&gt;&lt;record&gt;&lt;rec-number&gt;45&lt;/rec-number&gt;&lt;foreign-keys&gt;&lt;key app="EN" db-id="ftsxrwfsqftr2zepswz5pffv9sav2p5x9f5v" timestamp="1638705353"&gt;45&lt;/key&gt;&lt;/foreign-keys&gt;&lt;ref-type name="Journal Article"&gt;17&lt;/ref-type&gt;&lt;contributors&gt;&lt;authors&gt;&lt;author&gt;Bishop, Christopher M&lt;/author&gt;&lt;/authors&gt;&lt;/contributors&gt;&lt;titles&gt;&lt;title&gt;Pattern recognition&lt;/title&gt;&lt;secondary-title&gt;Machine learning&lt;/secondary-title&gt;&lt;/titles&gt;&lt;volume&gt;128&lt;/volume&gt;&lt;number&gt;9&lt;/number&gt;&lt;dates&gt;&lt;year&gt;2006&lt;/year&gt;&lt;/dates&gt;&lt;urls&gt;&lt;/urls&gt;&lt;/record&gt;&lt;/Cite&gt;&lt;/EndNote&gt;</w:instrText>
      </w:r>
      <w:r w:rsidR="00776035">
        <w:fldChar w:fldCharType="separate"/>
      </w:r>
      <w:r w:rsidR="003737BF">
        <w:rPr>
          <w:noProof/>
        </w:rPr>
        <w:t>[42]</w:t>
      </w:r>
      <w:r w:rsidR="00776035">
        <w:fldChar w:fldCharType="end"/>
      </w:r>
      <w:r>
        <w:t>, weigh</w:t>
      </w:r>
      <w:r w:rsidR="001E1C71">
        <w:t>t</w:t>
      </w:r>
      <w:r>
        <w:t>ed according to the number of samples per cl</w:t>
      </w:r>
      <w:r w:rsidR="004D61A3">
        <w:t>ass.</w:t>
      </w:r>
      <w:bookmarkStart w:id="26" w:name="_Ref84759877"/>
    </w:p>
    <w:p w14:paraId="24F5BFA9" w14:textId="414468F2" w:rsidR="003A0974" w:rsidRPr="003A0974" w:rsidRDefault="00706D2A" w:rsidP="00E329E8">
      <w:pPr>
        <w:pStyle w:val="Heading1"/>
        <w:numPr>
          <w:ilvl w:val="0"/>
          <w:numId w:val="12"/>
        </w:numPr>
      </w:pPr>
      <w:r w:rsidRPr="00706D2A">
        <w:t>Results</w:t>
      </w:r>
      <w:bookmarkEnd w:id="26"/>
    </w:p>
    <w:p w14:paraId="4382250D" w14:textId="2973D373" w:rsidR="00706D2A" w:rsidRPr="00D948FD" w:rsidRDefault="00A07C6C" w:rsidP="00416576">
      <w:pPr>
        <w:pStyle w:val="Heading2"/>
        <w:numPr>
          <w:ilvl w:val="1"/>
          <w:numId w:val="12"/>
        </w:numPr>
      </w:pPr>
      <w:r>
        <w:t xml:space="preserve">EMG </w:t>
      </w:r>
      <w:r w:rsidR="00D9454B">
        <w:t>s</w:t>
      </w:r>
      <w:r>
        <w:t>egment</w:t>
      </w:r>
      <w:r w:rsidR="0000234B">
        <w:t xml:space="preserve"> </w:t>
      </w:r>
      <w:r w:rsidR="00D9454B">
        <w:t>c</w:t>
      </w:r>
      <w:r w:rsidR="0000234B">
        <w:t>lassification</w:t>
      </w:r>
    </w:p>
    <w:p w14:paraId="6CB7374A" w14:textId="31035F1D" w:rsidR="00D948FD" w:rsidRDefault="00D948FD" w:rsidP="00706D2A">
      <w:pPr>
        <w:widowControl/>
        <w:wordWrap/>
        <w:autoSpaceDE/>
        <w:autoSpaceDN/>
        <w:spacing w:after="0" w:line="240" w:lineRule="auto"/>
        <w:jc w:val="left"/>
        <w:rPr>
          <w:rFonts w:ascii="Arial" w:eastAsia="굴림" w:hAnsi="Arial" w:cs="Arial"/>
          <w:kern w:val="0"/>
          <w:szCs w:val="24"/>
        </w:rPr>
      </w:pPr>
    </w:p>
    <w:p w14:paraId="315583B7" w14:textId="2FE1313D" w:rsidR="002E33C2" w:rsidRDefault="002E33C2" w:rsidP="00706D2A">
      <w:pPr>
        <w:widowControl/>
        <w:wordWrap/>
        <w:autoSpaceDE/>
        <w:autoSpaceDN/>
        <w:spacing w:after="0" w:line="240" w:lineRule="auto"/>
        <w:jc w:val="left"/>
        <w:rPr>
          <w:rFonts w:ascii="Arial" w:eastAsia="굴림" w:hAnsi="Arial" w:cs="Arial"/>
          <w:kern w:val="0"/>
          <w:szCs w:val="24"/>
        </w:rPr>
      </w:pPr>
    </w:p>
    <w:p w14:paraId="292CB713" w14:textId="77777777" w:rsidR="008C3E7D" w:rsidRDefault="00C30E50" w:rsidP="008C3E7D">
      <w:pPr>
        <w:keepNext/>
        <w:widowControl/>
        <w:wordWrap/>
        <w:autoSpaceDE/>
        <w:autoSpaceDN/>
        <w:spacing w:after="0" w:line="240" w:lineRule="auto"/>
        <w:jc w:val="left"/>
      </w:pPr>
      <w:r>
        <w:rPr>
          <w:noProof/>
        </w:rPr>
        <w:lastRenderedPageBreak/>
        <w:drawing>
          <wp:inline distT="0" distB="0" distL="0" distR="0" wp14:anchorId="798FAF5B" wp14:editId="2FA74D73">
            <wp:extent cx="6188710" cy="406604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188710" cy="4066040"/>
                    </a:xfrm>
                    <a:prstGeom prst="rect">
                      <a:avLst/>
                    </a:prstGeom>
                    <a:noFill/>
                    <a:ln>
                      <a:noFill/>
                    </a:ln>
                  </pic:spPr>
                </pic:pic>
              </a:graphicData>
            </a:graphic>
          </wp:inline>
        </w:drawing>
      </w:r>
    </w:p>
    <w:p w14:paraId="20E7F987" w14:textId="7089C8F2" w:rsidR="00806046" w:rsidRPr="005E3106" w:rsidRDefault="008C3E7D" w:rsidP="005E3106">
      <w:pPr>
        <w:pStyle w:val="Caption"/>
        <w:jc w:val="left"/>
        <w:rPr>
          <w:rFonts w:ascii="Times New Roman" w:hAnsi="Times New Roman" w:cs="Times New Roman"/>
          <w:color w:val="000000" w:themeColor="text1"/>
        </w:rPr>
      </w:pPr>
      <w:bookmarkStart w:id="27" w:name="_Ref81234784"/>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4</w:t>
      </w:r>
      <w:r w:rsidR="003A3377" w:rsidRPr="00F67024">
        <w:rPr>
          <w:rFonts w:ascii="Times New Roman" w:hAnsi="Times New Roman" w:cs="Times New Roman"/>
          <w:b/>
          <w:bCs/>
          <w:noProof/>
          <w:color w:val="000000" w:themeColor="text1"/>
        </w:rPr>
        <w:fldChar w:fldCharType="end"/>
      </w:r>
      <w:bookmarkEnd w:id="27"/>
      <w:r w:rsidRPr="00F67024">
        <w:rPr>
          <w:rFonts w:ascii="Times New Roman" w:hAnsi="Times New Roman" w:cs="Times New Roman"/>
          <w:color w:val="000000" w:themeColor="text1"/>
        </w:rPr>
        <w:t xml:space="preserve"> </w:t>
      </w:r>
      <w:r w:rsidR="00752858"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ignal </w:t>
      </w:r>
      <w:r w:rsidR="000D0742" w:rsidRPr="00F67024">
        <w:rPr>
          <w:rFonts w:ascii="Times New Roman" w:hAnsi="Times New Roman" w:cs="Times New Roman"/>
          <w:color w:val="000000" w:themeColor="text1"/>
        </w:rPr>
        <w:t>segment</w:t>
      </w:r>
      <w:r w:rsidRPr="00F67024">
        <w:rPr>
          <w:rFonts w:ascii="Times New Roman" w:hAnsi="Times New Roman" w:cs="Times New Roman"/>
          <w:color w:val="000000" w:themeColor="text1"/>
        </w:rPr>
        <w:t xml:space="preserve">s </w:t>
      </w:r>
      <w:r w:rsidR="00752858" w:rsidRPr="00F67024">
        <w:rPr>
          <w:rFonts w:ascii="Times New Roman" w:hAnsi="Times New Roman" w:cs="Times New Roman"/>
          <w:color w:val="000000" w:themeColor="text1"/>
        </w:rPr>
        <w:t xml:space="preserve">filtered </w:t>
      </w:r>
      <w:r w:rsidR="002F4BEC" w:rsidRPr="00F67024">
        <w:rPr>
          <w:rFonts w:ascii="Times New Roman" w:hAnsi="Times New Roman" w:cs="Times New Roman"/>
          <w:color w:val="000000" w:themeColor="text1"/>
        </w:rPr>
        <w:t>through</w:t>
      </w:r>
      <w:r w:rsidR="00752858" w:rsidRPr="00F67024">
        <w:rPr>
          <w:rFonts w:ascii="Times New Roman" w:hAnsi="Times New Roman" w:cs="Times New Roman"/>
          <w:color w:val="000000" w:themeColor="text1"/>
        </w:rPr>
        <w:t xml:space="preserve"> convolutional layers of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Filtered signal</w:t>
      </w:r>
      <w:r w:rsidR="002F4BEC"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 after </w:t>
      </w:r>
      <w:r w:rsidR="002F4BEC" w:rsidRPr="00F67024">
        <w:rPr>
          <w:rFonts w:ascii="Times New Roman" w:hAnsi="Times New Roman" w:cs="Times New Roman"/>
          <w:color w:val="000000" w:themeColor="text1"/>
        </w:rPr>
        <w:t xml:space="preserve">passing through different </w:t>
      </w:r>
      <w:r w:rsidRPr="00F67024">
        <w:rPr>
          <w:rFonts w:ascii="Times New Roman" w:hAnsi="Times New Roman" w:cs="Times New Roman"/>
          <w:color w:val="000000" w:themeColor="text1"/>
        </w:rPr>
        <w:t>convolutional block</w:t>
      </w:r>
      <w:r w:rsidR="002F4BEC"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 xml:space="preserve"> of the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xml:space="preserve"> </w:t>
      </w:r>
      <w:r w:rsidR="002F4BEC" w:rsidRPr="00F67024">
        <w:rPr>
          <w:rFonts w:ascii="Times New Roman" w:hAnsi="Times New Roman" w:cs="Times New Roman"/>
          <w:color w:val="000000" w:themeColor="text1"/>
        </w:rPr>
        <w:t>are</w:t>
      </w:r>
      <w:r w:rsidRPr="00F67024">
        <w:rPr>
          <w:rFonts w:ascii="Times New Roman" w:hAnsi="Times New Roman" w:cs="Times New Roman"/>
          <w:color w:val="000000" w:themeColor="text1"/>
        </w:rPr>
        <w:t xml:space="preserve"> plotted by reducing the dimensionality to </w:t>
      </w:r>
      <w:r w:rsidR="002F4BEC" w:rsidRPr="00F67024">
        <w:rPr>
          <w:rFonts w:ascii="Times New Roman" w:hAnsi="Times New Roman" w:cs="Times New Roman"/>
          <w:color w:val="000000" w:themeColor="text1"/>
        </w:rPr>
        <w:t>two</w:t>
      </w:r>
      <w:r w:rsidRPr="00F67024">
        <w:rPr>
          <w:rFonts w:ascii="Times New Roman" w:hAnsi="Times New Roman" w:cs="Times New Roman"/>
          <w:color w:val="000000" w:themeColor="text1"/>
        </w:rPr>
        <w:t xml:space="preserve"> dimensions using U</w:t>
      </w:r>
      <w:r w:rsidR="007E3CEE" w:rsidRPr="00F67024">
        <w:rPr>
          <w:rFonts w:ascii="Times New Roman" w:hAnsi="Times New Roman" w:cs="Times New Roman"/>
          <w:color w:val="000000" w:themeColor="text1"/>
        </w:rPr>
        <w:t>niform Manifold Approximation and Projection</w:t>
      </w:r>
      <w:r w:rsidRPr="00F67024">
        <w:rPr>
          <w:rFonts w:ascii="Times New Roman" w:hAnsi="Times New Roman" w:cs="Times New Roman"/>
          <w:color w:val="000000" w:themeColor="text1"/>
        </w:rPr>
        <w:t>.</w:t>
      </w:r>
      <w:r w:rsidR="0093287A"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(a) </w:t>
      </w:r>
      <w:r w:rsidR="00653805" w:rsidRPr="00F67024">
        <w:rPr>
          <w:rFonts w:ascii="Times New Roman" w:hAnsi="Times New Roman" w:cs="Times New Roman"/>
          <w:color w:val="000000" w:themeColor="text1"/>
        </w:rPr>
        <w:t>I</w:t>
      </w:r>
      <w:r w:rsidRPr="00F67024">
        <w:rPr>
          <w:rFonts w:ascii="Times New Roman" w:hAnsi="Times New Roman" w:cs="Times New Roman"/>
          <w:color w:val="000000" w:themeColor="text1"/>
        </w:rPr>
        <w:t>nitial signal</w:t>
      </w:r>
      <w:r w:rsidR="00131417">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(b) 2nd block</w:t>
      </w:r>
      <w:r w:rsidR="00131417">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(c) 4th block</w:t>
      </w:r>
      <w:r w:rsidR="00131417">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(d) 6th block</w:t>
      </w:r>
      <w:r w:rsidR="00131417">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w:t>
      </w:r>
      <w:r w:rsidR="001C4DAB">
        <w:rPr>
          <w:rFonts w:ascii="Times New Roman" w:hAnsi="Times New Roman" w:cs="Times New Roman"/>
          <w:color w:val="000000" w:themeColor="text1"/>
        </w:rPr>
        <w:t>(e)</w:t>
      </w:r>
      <w:r w:rsidRPr="00F67024">
        <w:rPr>
          <w:rFonts w:ascii="Times New Roman" w:hAnsi="Times New Roman" w:cs="Times New Roman"/>
          <w:color w:val="000000" w:themeColor="text1"/>
        </w:rPr>
        <w:t xml:space="preserve"> 9th block</w:t>
      </w:r>
      <w:r w:rsidR="00131417">
        <w:rPr>
          <w:rFonts w:ascii="Times New Roman" w:hAnsi="Times New Roman" w:cs="Times New Roman"/>
          <w:color w:val="000000" w:themeColor="text1"/>
        </w:rPr>
        <w:t>, and</w:t>
      </w:r>
      <w:r w:rsidRPr="00F67024">
        <w:rPr>
          <w:rFonts w:ascii="Times New Roman" w:hAnsi="Times New Roman" w:cs="Times New Roman"/>
          <w:color w:val="000000" w:themeColor="text1"/>
        </w:rPr>
        <w:t xml:space="preserve"> (f) 12th block. z1 and z2 correspond to reduced dimensions.</w:t>
      </w:r>
      <w:r w:rsidR="00653805" w:rsidRPr="00F67024">
        <w:rPr>
          <w:rFonts w:ascii="Times New Roman" w:hAnsi="Times New Roman" w:cs="Times New Roman"/>
          <w:color w:val="000000" w:themeColor="text1"/>
        </w:rPr>
        <w:t xml:space="preserve"> M stands for myopathy, N stands for neuropathy, and NL stands for </w:t>
      </w:r>
      <w:r w:rsidR="00304622">
        <w:rPr>
          <w:rFonts w:ascii="Times New Roman" w:hAnsi="Times New Roman" w:cs="Times New Roman"/>
          <w:color w:val="000000" w:themeColor="text1"/>
        </w:rPr>
        <w:t>n</w:t>
      </w:r>
      <w:r w:rsidR="00653805" w:rsidRPr="00F67024">
        <w:rPr>
          <w:rFonts w:ascii="Times New Roman" w:hAnsi="Times New Roman" w:cs="Times New Roman"/>
          <w:color w:val="000000" w:themeColor="text1"/>
        </w:rPr>
        <w:t>ormal signal</w:t>
      </w:r>
      <w:r w:rsidR="00154C12" w:rsidRPr="00F67024">
        <w:rPr>
          <w:rFonts w:ascii="Times New Roman" w:hAnsi="Times New Roman" w:cs="Times New Roman"/>
          <w:color w:val="000000" w:themeColor="text1"/>
        </w:rPr>
        <w:t xml:space="preserve"> </w:t>
      </w:r>
      <w:r w:rsidR="000D0742" w:rsidRPr="00F67024">
        <w:rPr>
          <w:rFonts w:ascii="Times New Roman" w:hAnsi="Times New Roman" w:cs="Times New Roman"/>
          <w:color w:val="000000" w:themeColor="text1"/>
        </w:rPr>
        <w:t>segment</w:t>
      </w:r>
      <w:r w:rsidR="00154C12" w:rsidRPr="00F67024">
        <w:rPr>
          <w:rFonts w:ascii="Times New Roman" w:hAnsi="Times New Roman" w:cs="Times New Roman"/>
          <w:color w:val="000000" w:themeColor="text1"/>
        </w:rPr>
        <w:t>s</w:t>
      </w:r>
      <w:r w:rsidR="00653805" w:rsidRPr="00F67024">
        <w:rPr>
          <w:rFonts w:ascii="Times New Roman" w:hAnsi="Times New Roman" w:cs="Times New Roman"/>
          <w:color w:val="000000" w:themeColor="text1"/>
        </w:rPr>
        <w:t>.</w:t>
      </w:r>
    </w:p>
    <w:p w14:paraId="73895FB7" w14:textId="7C4BBB2E" w:rsidR="00653805" w:rsidRPr="00653805" w:rsidRDefault="00F1726E" w:rsidP="00DC7866">
      <w:pPr>
        <w:spacing w:line="480" w:lineRule="auto"/>
        <w:ind w:firstLine="800"/>
      </w:pPr>
      <w:r>
        <w:t>The</w:t>
      </w:r>
      <w:r w:rsidRPr="00F1726E">
        <w:t xml:space="preserve"> </w:t>
      </w:r>
      <w:r>
        <w:t xml:space="preserve">signal segments filtered after different convolutional blocks were plotted to visualize the filtering effect of </w:t>
      </w:r>
      <w:proofErr w:type="spellStart"/>
      <w:r>
        <w:t>nEMGNet</w:t>
      </w:r>
      <w:proofErr w:type="spellEnd"/>
      <w:r>
        <w:t>.</w:t>
      </w:r>
      <w:r w:rsidR="00752858">
        <w:t xml:space="preserve"> </w:t>
      </w:r>
      <w:r w:rsidR="00D03C46">
        <w:t xml:space="preserve">Uniform </w:t>
      </w:r>
      <w:r w:rsidR="007B18F0">
        <w:t>m</w:t>
      </w:r>
      <w:r w:rsidR="00D03C46">
        <w:t xml:space="preserve">anifold </w:t>
      </w:r>
      <w:r w:rsidR="007B18F0">
        <w:t>a</w:t>
      </w:r>
      <w:r w:rsidR="00D03C46">
        <w:t xml:space="preserve">pproximation and </w:t>
      </w:r>
      <w:r w:rsidR="007B18F0">
        <w:t>p</w:t>
      </w:r>
      <w:r w:rsidR="00D03C46">
        <w:t xml:space="preserve">rojection </w:t>
      </w:r>
      <w:r w:rsidR="004868DD">
        <w:fldChar w:fldCharType="begin"/>
      </w:r>
      <w:r w:rsidR="00861B23">
        <w:instrText xml:space="preserve"> ADDIN EN.CITE &lt;EndNote&gt;&lt;Cite&gt;&lt;Author&gt;McInnes&lt;/Author&gt;&lt;Year&gt;2018&lt;/Year&gt;&lt;RecNum&gt;5&lt;/RecNum&gt;&lt;DisplayText&gt;[43]&lt;/DisplayText&gt;&lt;record&gt;&lt;rec-number&gt;5&lt;/rec-number&gt;&lt;foreign-keys&gt;&lt;key app="EN" db-id="ftsxrwfsqftr2zepswz5pffv9sav2p5x9f5v" timestamp="1630306630"&gt;5&lt;/key&gt;&lt;/foreign-keys&gt;&lt;ref-type name="Journal Article"&gt;17&lt;/ref-type&gt;&lt;contributors&gt;&lt;authors&gt;&lt;author&gt;McInnes, Leland&lt;/author&gt;&lt;author&gt;Healy, John&lt;/author&gt;&lt;author&gt;Melville, James&lt;/author&gt;&lt;/authors&gt;&lt;/contributors&gt;&lt;titles&gt;&lt;title&gt;Umap: Uniform manifold approximation and projection for dimension reduction&lt;/title&gt;&lt;secondary-title&gt;arXiv preprint arXiv:1802.03426&lt;/secondary-title&gt;&lt;/titles&gt;&lt;dates&gt;&lt;year&gt;2018&lt;/year&gt;&lt;/dates&gt;&lt;urls&gt;&lt;/urls&gt;&lt;/record&gt;&lt;/Cite&gt;&lt;/EndNote&gt;</w:instrText>
      </w:r>
      <w:r w:rsidR="004868DD">
        <w:fldChar w:fldCharType="separate"/>
      </w:r>
      <w:r w:rsidR="003737BF">
        <w:rPr>
          <w:noProof/>
        </w:rPr>
        <w:t>[43]</w:t>
      </w:r>
      <w:r w:rsidR="004868DD">
        <w:fldChar w:fldCharType="end"/>
      </w:r>
      <w:r w:rsidR="00E86988">
        <w:t xml:space="preserve"> was used to reduce the dimension of the </w:t>
      </w:r>
      <w:r w:rsidR="00E86988" w:rsidRPr="00E70BAB">
        <w:t>filtered signal segments to two dimensions.</w:t>
      </w:r>
      <w:r w:rsidR="00752858" w:rsidRPr="00E70BAB">
        <w:t xml:space="preserve"> </w:t>
      </w:r>
      <w:r w:rsidRPr="00E70BAB">
        <w:t xml:space="preserve">The best </w:t>
      </w:r>
      <w:r w:rsidR="00752858" w:rsidRPr="00E70BAB">
        <w:t xml:space="preserve">performing </w:t>
      </w:r>
      <w:proofErr w:type="spellStart"/>
      <w:r w:rsidR="00514A50" w:rsidRPr="00E70BAB">
        <w:t>nEMGNet</w:t>
      </w:r>
      <w:proofErr w:type="spellEnd"/>
      <w:r w:rsidR="00752858" w:rsidRPr="00E70BAB">
        <w:t>-B</w:t>
      </w:r>
      <w:r w:rsidRPr="00E70BAB">
        <w:t xml:space="preserve"> among the different </w:t>
      </w:r>
      <w:proofErr w:type="spellStart"/>
      <w:r w:rsidRPr="00E70BAB">
        <w:t>nEMGNet</w:t>
      </w:r>
      <w:proofErr w:type="spellEnd"/>
      <w:r w:rsidRPr="00E70BAB">
        <w:t xml:space="preserve"> versions</w:t>
      </w:r>
      <w:r w:rsidR="00752858" w:rsidRPr="00E70BAB">
        <w:t xml:space="preserve"> was used to plot </w:t>
      </w:r>
      <w:r w:rsidR="00752858" w:rsidRPr="00E70BAB">
        <w:fldChar w:fldCharType="begin"/>
      </w:r>
      <w:r w:rsidR="00752858" w:rsidRPr="00E70BAB">
        <w:instrText xml:space="preserve"> REF _Ref81234784 \h </w:instrText>
      </w:r>
      <w:r w:rsidR="00E70BAB" w:rsidRPr="004815DE">
        <w:instrText xml:space="preserve"> \* MERGEFORMAT </w:instrText>
      </w:r>
      <w:r w:rsidR="00752858"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4</w:t>
      </w:r>
      <w:r w:rsidR="00752858" w:rsidRPr="00E70BAB">
        <w:fldChar w:fldCharType="end"/>
      </w:r>
      <w:r w:rsidR="00752858" w:rsidRPr="00E70BAB">
        <w:t>.</w:t>
      </w:r>
      <w:r w:rsidR="00653805" w:rsidRPr="00E70BAB">
        <w:t xml:space="preserve"> </w:t>
      </w:r>
      <w:r w:rsidR="00AB6A8C" w:rsidRPr="00E70BAB">
        <w:t>T</w:t>
      </w:r>
      <w:r w:rsidRPr="00E70BAB">
        <w:t xml:space="preserve">ensors </w:t>
      </w:r>
      <w:r w:rsidRPr="00E70BAB">
        <w:t xml:space="preserve">after fully connected layers </w:t>
      </w:r>
      <w:r w:rsidRPr="00E70BAB">
        <w:t xml:space="preserve">were not used to plot </w:t>
      </w:r>
      <w:r w:rsidRPr="00E70BAB">
        <w:fldChar w:fldCharType="begin"/>
      </w:r>
      <w:r w:rsidRPr="00E70BAB">
        <w:instrText xml:space="preserve"> REF _Ref81234784 \h </w:instrText>
      </w:r>
      <w:r w:rsidR="00E70BAB" w:rsidRPr="004815DE">
        <w:instrText xml:space="preserve"> \* MERGEFORMAT </w:instrText>
      </w:r>
      <w:r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4</w:t>
      </w:r>
      <w:r w:rsidRPr="00E70BAB">
        <w:fldChar w:fldCharType="end"/>
      </w:r>
      <w:r w:rsidRPr="00E70BAB">
        <w:t xml:space="preserve"> since the fully connected layers </w:t>
      </w:r>
      <w:r w:rsidR="00BE5251">
        <w:t>are</w:t>
      </w:r>
      <w:r w:rsidR="00BA3356" w:rsidRPr="00E70BAB">
        <w:t xml:space="preserve"> </w:t>
      </w:r>
      <w:r w:rsidRPr="00E70BAB">
        <w:t>not convolutional operations</w:t>
      </w:r>
      <w:r w:rsidR="00BA3356">
        <w:t>,</w:t>
      </w:r>
      <w:r w:rsidRPr="00E70BAB">
        <w:t xml:space="preserve"> and thus</w:t>
      </w:r>
      <w:r w:rsidR="005A4CA0">
        <w:t>,</w:t>
      </w:r>
      <w:r w:rsidRPr="00E70BAB">
        <w:t xml:space="preserve"> they </w:t>
      </w:r>
      <w:r w:rsidR="00BE5251">
        <w:t xml:space="preserve">do </w:t>
      </w:r>
      <w:r w:rsidRPr="00E70BAB">
        <w:t>not filter the signal segments.</w:t>
      </w:r>
      <w:r w:rsidR="00E45306" w:rsidRPr="00E70BAB">
        <w:t xml:space="preserve"> The signal segments from each label </w:t>
      </w:r>
      <w:r w:rsidR="00146A72">
        <w:t>were</w:t>
      </w:r>
      <w:r w:rsidR="00146A72" w:rsidRPr="00E70BAB">
        <w:t xml:space="preserve"> </w:t>
      </w:r>
      <w:r w:rsidR="00E45306" w:rsidRPr="00E70BAB">
        <w:t xml:space="preserve">farther apart in the reduced dimension as they </w:t>
      </w:r>
      <w:r w:rsidR="009D4603">
        <w:t>we</w:t>
      </w:r>
      <w:r w:rsidR="009D4603" w:rsidRPr="00E70BAB">
        <w:t xml:space="preserve">re </w:t>
      </w:r>
      <w:r w:rsidR="00E45306" w:rsidRPr="00E70BAB">
        <w:t xml:space="preserve">filtered through deeper layers. </w:t>
      </w:r>
      <w:r w:rsidR="00472D78" w:rsidRPr="00E70BAB">
        <w:t>Additionally</w:t>
      </w:r>
      <w:r w:rsidR="00472D78">
        <w:t xml:space="preserve">, the filtered signals of normal signal segments </w:t>
      </w:r>
      <w:r w:rsidR="00E45306">
        <w:t>lie</w:t>
      </w:r>
      <w:r w:rsidR="009D4603">
        <w:t>d</w:t>
      </w:r>
      <w:r w:rsidR="00472D78">
        <w:t xml:space="preserve"> between myopathic and neuropathic filtered signal segments.</w:t>
      </w:r>
    </w:p>
    <w:p w14:paraId="5864BD3A" w14:textId="77777777" w:rsidR="008A7F79" w:rsidRDefault="008A7F79" w:rsidP="008A7F79">
      <w:pPr>
        <w:pStyle w:val="BodyText"/>
        <w:keepNext/>
        <w:jc w:val="center"/>
      </w:pPr>
      <w:r>
        <w:rPr>
          <w:noProof/>
        </w:rPr>
        <w:lastRenderedPageBreak/>
        <w:drawing>
          <wp:inline distT="0" distB="0" distL="0" distR="0" wp14:anchorId="0882A6A6" wp14:editId="0B8E2C3B">
            <wp:extent cx="3770641" cy="310847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70641" cy="3108479"/>
                    </a:xfrm>
                    <a:prstGeom prst="rect">
                      <a:avLst/>
                    </a:prstGeom>
                  </pic:spPr>
                </pic:pic>
              </a:graphicData>
            </a:graphic>
          </wp:inline>
        </w:drawing>
      </w:r>
    </w:p>
    <w:p w14:paraId="34F14885" w14:textId="2E7F06CB" w:rsidR="00806046" w:rsidRPr="005E3106" w:rsidRDefault="008A7F79" w:rsidP="005E3106">
      <w:pPr>
        <w:pStyle w:val="Caption"/>
        <w:jc w:val="left"/>
        <w:rPr>
          <w:rFonts w:ascii="Times New Roman" w:eastAsia="굴림" w:hAnsi="Times New Roman" w:cs="Times New Roman"/>
          <w:color w:val="000000" w:themeColor="text1"/>
          <w:kern w:val="0"/>
          <w:szCs w:val="24"/>
        </w:rPr>
      </w:pPr>
      <w:bookmarkStart w:id="28" w:name="_Ref81232390"/>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5</w:t>
      </w:r>
      <w:r w:rsidR="003A3377" w:rsidRPr="00F67024">
        <w:rPr>
          <w:rFonts w:ascii="Times New Roman" w:hAnsi="Times New Roman" w:cs="Times New Roman"/>
          <w:b/>
          <w:bCs/>
          <w:noProof/>
          <w:color w:val="000000" w:themeColor="text1"/>
        </w:rPr>
        <w:fldChar w:fldCharType="end"/>
      </w:r>
      <w:bookmarkEnd w:id="28"/>
      <w:r w:rsidRPr="00F67024">
        <w:rPr>
          <w:rFonts w:ascii="Times New Roman" w:hAnsi="Times New Roman" w:cs="Times New Roman"/>
          <w:color w:val="000000" w:themeColor="text1"/>
        </w:rPr>
        <w:t xml:space="preserve"> Confusion matrix of </w:t>
      </w:r>
      <w:r w:rsidR="00F02DE2" w:rsidRPr="00F67024">
        <w:rPr>
          <w:rFonts w:ascii="Times New Roman" w:hAnsi="Times New Roman" w:cs="Times New Roman"/>
          <w:color w:val="000000" w:themeColor="text1"/>
        </w:rPr>
        <w:t xml:space="preserve">signal </w:t>
      </w:r>
      <w:r w:rsidR="000D0742" w:rsidRPr="00F67024">
        <w:rPr>
          <w:rFonts w:ascii="Times New Roman" w:hAnsi="Times New Roman" w:cs="Times New Roman"/>
          <w:color w:val="000000" w:themeColor="text1"/>
        </w:rPr>
        <w:t>segment</w:t>
      </w:r>
      <w:r w:rsidR="00F02DE2" w:rsidRPr="00F67024">
        <w:rPr>
          <w:rFonts w:ascii="Times New Roman" w:hAnsi="Times New Roman" w:cs="Times New Roman"/>
          <w:color w:val="000000" w:themeColor="text1"/>
        </w:rPr>
        <w:t xml:space="preserve"> classification</w:t>
      </w:r>
      <w:r w:rsidR="00234870" w:rsidRPr="00F67024">
        <w:rPr>
          <w:rFonts w:ascii="Times New Roman" w:hAnsi="Times New Roman" w:cs="Times New Roman"/>
          <w:color w:val="000000" w:themeColor="text1"/>
        </w:rPr>
        <w:t xml:space="preserve"> accuracy</w:t>
      </w:r>
      <w:r w:rsidRPr="00F67024">
        <w:rPr>
          <w:rFonts w:ascii="Times New Roman" w:hAnsi="Times New Roman" w:cs="Times New Roman"/>
          <w:color w:val="000000" w:themeColor="text1"/>
        </w:rPr>
        <w:t xml:space="preserve">. </w:t>
      </w:r>
      <w:r w:rsidR="00234870" w:rsidRPr="00F67024">
        <w:rPr>
          <w:rFonts w:ascii="Times New Roman" w:hAnsi="Times New Roman" w:cs="Times New Roman"/>
          <w:color w:val="000000" w:themeColor="text1"/>
        </w:rPr>
        <w:t>The values indicate mean</w:t>
      </w:r>
      <m:oMath>
        <m:r>
          <w:rPr>
            <w:rFonts w:ascii="Cambria Math" w:eastAsia="굴림" w:hAnsi="Cambria Math" w:cs="Times New Roman"/>
            <w:color w:val="auto"/>
            <w:kern w:val="0"/>
            <w:szCs w:val="24"/>
          </w:rPr>
          <m:t>±</m:t>
        </m:r>
      </m:oMath>
      <w:r w:rsidR="00234870" w:rsidRPr="00F67024">
        <w:rPr>
          <w:rFonts w:ascii="Times New Roman" w:hAnsi="Times New Roman" w:cs="Times New Roman"/>
          <w:color w:val="000000" w:themeColor="text1"/>
        </w:rPr>
        <w:t>standard deviation</w:t>
      </w:r>
      <w:r w:rsidR="00B036B0">
        <w:rPr>
          <w:rFonts w:ascii="Times New Roman" w:hAnsi="Times New Roman" w:cs="Times New Roman"/>
          <w:color w:val="000000" w:themeColor="text1"/>
        </w:rPr>
        <w:t xml:space="preserve"> over</w:t>
      </w:r>
      <w:r w:rsidR="00542E74">
        <w:rPr>
          <w:rFonts w:ascii="Times New Roman" w:hAnsi="Times New Roman" w:cs="Times New Roman"/>
          <w:color w:val="000000" w:themeColor="text1"/>
        </w:rPr>
        <w:t xml:space="preserve"> all</w:t>
      </w:r>
      <w:r w:rsidR="00B036B0">
        <w:rPr>
          <w:rFonts w:ascii="Times New Roman" w:hAnsi="Times New Roman" w:cs="Times New Roman"/>
          <w:color w:val="000000" w:themeColor="text1"/>
        </w:rPr>
        <w:t xml:space="preserve"> folds and random repetitions</w:t>
      </w:r>
      <w:r w:rsidR="00234870" w:rsidRPr="00F67024">
        <w:rPr>
          <w:rFonts w:ascii="Times New Roman" w:hAnsi="Times New Roman" w:cs="Times New Roman"/>
          <w:color w:val="000000" w:themeColor="text1"/>
        </w:rPr>
        <w:t>.</w:t>
      </w:r>
    </w:p>
    <w:p w14:paraId="0F55C885" w14:textId="68D25096" w:rsidR="006D2416" w:rsidRDefault="009D4603" w:rsidP="00B73B01">
      <w:pPr>
        <w:spacing w:line="480" w:lineRule="auto"/>
        <w:ind w:firstLine="800"/>
        <w:rPr>
          <w:rFonts w:eastAsia="Times New Roman" w:cs="Times New Roman"/>
          <w:kern w:val="0"/>
          <w:szCs w:val="24"/>
        </w:rPr>
      </w:pPr>
      <w:r>
        <w:rPr>
          <w:rFonts w:eastAsia="Times New Roman" w:cs="Times New Roman"/>
          <w:kern w:val="0"/>
          <w:szCs w:val="24"/>
        </w:rPr>
        <w:t xml:space="preserve">The confusion </w:t>
      </w:r>
      <w:r w:rsidR="000364DE">
        <w:rPr>
          <w:rFonts w:eastAsia="Times New Roman" w:cs="Times New Roman"/>
          <w:kern w:val="0"/>
          <w:szCs w:val="24"/>
        </w:rPr>
        <w:t xml:space="preserve">matrix of </w:t>
      </w:r>
      <w:r w:rsidR="000364DE" w:rsidRPr="00334500">
        <w:rPr>
          <w:rFonts w:eastAsia="Times New Roman" w:cs="Times New Roman"/>
          <w:kern w:val="0"/>
          <w:szCs w:val="24"/>
        </w:rPr>
        <w:t xml:space="preserve">signal </w:t>
      </w:r>
      <w:r w:rsidR="000D0742">
        <w:rPr>
          <w:rFonts w:eastAsia="Times New Roman" w:cs="Times New Roman"/>
          <w:kern w:val="0"/>
          <w:szCs w:val="24"/>
        </w:rPr>
        <w:t>segment</w:t>
      </w:r>
      <w:r w:rsidR="000364DE" w:rsidRPr="00334500">
        <w:rPr>
          <w:rFonts w:eastAsia="Times New Roman" w:cs="Times New Roman"/>
          <w:kern w:val="0"/>
          <w:szCs w:val="24"/>
        </w:rPr>
        <w:t xml:space="preserve"> </w:t>
      </w:r>
      <w:r w:rsidR="000364DE">
        <w:rPr>
          <w:rFonts w:eastAsia="Times New Roman" w:cs="Times New Roman"/>
          <w:kern w:val="0"/>
          <w:szCs w:val="24"/>
        </w:rPr>
        <w:t>c</w:t>
      </w:r>
      <w:r w:rsidR="00334500" w:rsidRPr="00334500">
        <w:rPr>
          <w:rFonts w:eastAsia="Times New Roman" w:cs="Times New Roman"/>
          <w:kern w:val="0"/>
          <w:szCs w:val="24"/>
        </w:rPr>
        <w:t xml:space="preserve">lassification </w:t>
      </w:r>
      <w:r w:rsidR="00334500" w:rsidRPr="00E70BAB">
        <w:rPr>
          <w:rFonts w:eastAsia="Times New Roman" w:cs="Times New Roman"/>
          <w:kern w:val="0"/>
          <w:szCs w:val="24"/>
        </w:rPr>
        <w:t xml:space="preserve">accuracy </w:t>
      </w:r>
      <w:r>
        <w:rPr>
          <w:rFonts w:eastAsia="Times New Roman" w:cs="Times New Roman"/>
          <w:kern w:val="0"/>
          <w:szCs w:val="24"/>
        </w:rPr>
        <w:t>wa</w:t>
      </w:r>
      <w:r w:rsidR="000364DE" w:rsidRPr="00E70BAB">
        <w:rPr>
          <w:rFonts w:eastAsia="Times New Roman" w:cs="Times New Roman"/>
          <w:kern w:val="0"/>
          <w:szCs w:val="24"/>
        </w:rPr>
        <w:t xml:space="preserve">s plotted to </w:t>
      </w:r>
      <w:r w:rsidR="00E45306" w:rsidRPr="00E70BAB">
        <w:rPr>
          <w:rFonts w:eastAsia="Times New Roman" w:cs="Times New Roman"/>
          <w:kern w:val="0"/>
          <w:szCs w:val="24"/>
        </w:rPr>
        <w:t xml:space="preserve">demonstrate </w:t>
      </w:r>
      <w:r w:rsidR="000364DE" w:rsidRPr="00E70BAB">
        <w:rPr>
          <w:rFonts w:eastAsia="Times New Roman" w:cs="Times New Roman"/>
          <w:kern w:val="0"/>
          <w:szCs w:val="24"/>
        </w:rPr>
        <w:t xml:space="preserve">the classification performance of </w:t>
      </w:r>
      <w:proofErr w:type="spellStart"/>
      <w:r w:rsidR="00514A50" w:rsidRPr="00E70BAB">
        <w:rPr>
          <w:rFonts w:eastAsia="Times New Roman" w:cs="Times New Roman"/>
          <w:kern w:val="0"/>
          <w:szCs w:val="24"/>
        </w:rPr>
        <w:t>nEMGNet</w:t>
      </w:r>
      <w:proofErr w:type="spellEnd"/>
      <w:r w:rsidR="000364DE" w:rsidRPr="00E70BAB">
        <w:rPr>
          <w:rFonts w:eastAsia="Times New Roman" w:cs="Times New Roman"/>
          <w:kern w:val="0"/>
          <w:szCs w:val="24"/>
        </w:rPr>
        <w:t xml:space="preserve"> </w:t>
      </w:r>
      <w:r w:rsidR="00E45306" w:rsidRPr="00E70BAB">
        <w:rPr>
          <w:rFonts w:eastAsia="Times New Roman" w:cs="Times New Roman"/>
          <w:kern w:val="0"/>
          <w:szCs w:val="24"/>
        </w:rPr>
        <w:t xml:space="preserve">for each </w:t>
      </w:r>
      <w:r w:rsidR="000364DE" w:rsidRPr="00E70BAB">
        <w:rPr>
          <w:rFonts w:eastAsia="Times New Roman" w:cs="Times New Roman"/>
          <w:kern w:val="0"/>
          <w:szCs w:val="24"/>
        </w:rPr>
        <w:t>diagnosis label (</w:t>
      </w:r>
      <w:r w:rsidR="00334500" w:rsidRPr="00E70BAB">
        <w:rPr>
          <w:rFonts w:eastAsia="Times New Roman" w:cs="Times New Roman"/>
          <w:kern w:val="0"/>
          <w:szCs w:val="24"/>
        </w:rPr>
        <w:fldChar w:fldCharType="begin"/>
      </w:r>
      <w:r w:rsidR="00334500" w:rsidRPr="00E70BAB">
        <w:rPr>
          <w:rFonts w:eastAsia="Times New Roman" w:cs="Times New Roman"/>
          <w:kern w:val="0"/>
          <w:szCs w:val="24"/>
        </w:rPr>
        <w:instrText xml:space="preserve"> REF _Ref81232390 \h </w:instrText>
      </w:r>
      <w:r w:rsidR="00E70BAB" w:rsidRPr="004815DE">
        <w:rPr>
          <w:rFonts w:eastAsia="Times New Roman" w:cs="Times New Roman"/>
          <w:kern w:val="0"/>
          <w:szCs w:val="24"/>
        </w:rPr>
        <w:instrText xml:space="preserve"> \* MERGEFORMAT </w:instrText>
      </w:r>
      <w:r w:rsidR="00334500" w:rsidRPr="00E70BAB">
        <w:rPr>
          <w:rFonts w:eastAsia="Times New Roman" w:cs="Times New Roman"/>
          <w:kern w:val="0"/>
          <w:szCs w:val="24"/>
        </w:rPr>
      </w:r>
      <w:r w:rsidR="00334500" w:rsidRPr="00E70BAB">
        <w:rPr>
          <w:rFonts w:eastAsia="Times New Roman" w:cs="Times New Roman"/>
          <w:kern w:val="0"/>
          <w:szCs w:val="24"/>
        </w:rPr>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5</w:t>
      </w:r>
      <w:r w:rsidR="00334500" w:rsidRPr="00E70BAB">
        <w:rPr>
          <w:rFonts w:eastAsia="Times New Roman" w:cs="Times New Roman"/>
          <w:kern w:val="0"/>
          <w:szCs w:val="24"/>
        </w:rPr>
        <w:fldChar w:fldCharType="end"/>
      </w:r>
      <w:r w:rsidR="000364DE" w:rsidRPr="00E70BAB">
        <w:rPr>
          <w:rFonts w:eastAsia="Times New Roman" w:cs="Times New Roman"/>
          <w:kern w:val="0"/>
          <w:szCs w:val="24"/>
        </w:rPr>
        <w:t>)</w:t>
      </w:r>
      <w:r w:rsidR="00334500" w:rsidRPr="00E70BAB">
        <w:rPr>
          <w:rFonts w:eastAsia="Times New Roman" w:cs="Times New Roman"/>
          <w:kern w:val="0"/>
          <w:szCs w:val="24"/>
        </w:rPr>
        <w:t>.</w:t>
      </w:r>
      <w:r w:rsidR="006D2416" w:rsidRPr="00E70BAB">
        <w:rPr>
          <w:rFonts w:eastAsia="Times New Roman" w:cs="Times New Roman"/>
          <w:kern w:val="0"/>
          <w:szCs w:val="24"/>
        </w:rPr>
        <w:t xml:space="preserve"> Results from </w:t>
      </w:r>
      <w:r w:rsidR="00FD2F4E">
        <w:rPr>
          <w:rFonts w:eastAsia="Times New Roman" w:cs="Times New Roman"/>
          <w:kern w:val="0"/>
          <w:szCs w:val="24"/>
        </w:rPr>
        <w:t xml:space="preserve">the </w:t>
      </w:r>
      <w:r w:rsidR="006D2416" w:rsidRPr="00E70BAB">
        <w:rPr>
          <w:rFonts w:eastAsia="Times New Roman" w:cs="Times New Roman"/>
          <w:kern w:val="0"/>
          <w:szCs w:val="24"/>
        </w:rPr>
        <w:t xml:space="preserve">best performing </w:t>
      </w:r>
      <w:proofErr w:type="spellStart"/>
      <w:r w:rsidR="00514A50" w:rsidRPr="00E70BAB">
        <w:rPr>
          <w:rFonts w:eastAsia="Times New Roman" w:cs="Times New Roman"/>
          <w:kern w:val="0"/>
          <w:szCs w:val="24"/>
        </w:rPr>
        <w:t>nEMGNet</w:t>
      </w:r>
      <w:proofErr w:type="spellEnd"/>
      <w:r w:rsidR="006D2416" w:rsidRPr="00E70BAB">
        <w:rPr>
          <w:rFonts w:eastAsia="Times New Roman" w:cs="Times New Roman"/>
          <w:kern w:val="0"/>
          <w:szCs w:val="24"/>
        </w:rPr>
        <w:t>-B w</w:t>
      </w:r>
      <w:r w:rsidR="001E1C71" w:rsidRPr="00E70BAB">
        <w:rPr>
          <w:rFonts w:eastAsia="Times New Roman" w:cs="Times New Roman"/>
          <w:kern w:val="0"/>
          <w:szCs w:val="24"/>
        </w:rPr>
        <w:t>ere</w:t>
      </w:r>
      <w:r w:rsidR="006D2416" w:rsidRPr="00E70BAB">
        <w:rPr>
          <w:rFonts w:eastAsia="Times New Roman" w:cs="Times New Roman"/>
          <w:kern w:val="0"/>
          <w:szCs w:val="24"/>
        </w:rPr>
        <w:t xml:space="preserve"> used to plot the confusion matrix. </w:t>
      </w:r>
      <w:r w:rsidR="006A1D9E" w:rsidRPr="00E70BAB">
        <w:rPr>
          <w:rFonts w:eastAsia="Times New Roman" w:cs="Times New Roman"/>
          <w:kern w:val="0"/>
          <w:szCs w:val="24"/>
        </w:rPr>
        <w:t xml:space="preserve">Confusion matrices </w:t>
      </w:r>
      <w:r w:rsidR="00E45306" w:rsidRPr="00E70BAB">
        <w:rPr>
          <w:rFonts w:eastAsia="Times New Roman" w:cs="Times New Roman"/>
          <w:kern w:val="0"/>
          <w:szCs w:val="24"/>
        </w:rPr>
        <w:t xml:space="preserve">were normalized </w:t>
      </w:r>
      <w:r w:rsidR="006D2416" w:rsidRPr="00E70BAB">
        <w:rPr>
          <w:rFonts w:eastAsia="Times New Roman" w:cs="Times New Roman"/>
          <w:kern w:val="0"/>
          <w:szCs w:val="24"/>
        </w:rPr>
        <w:t>over</w:t>
      </w:r>
      <w:r w:rsidR="00292251" w:rsidRPr="00E70BAB">
        <w:rPr>
          <w:rFonts w:eastAsia="Times New Roman" w:cs="Times New Roman"/>
          <w:kern w:val="0"/>
          <w:szCs w:val="24"/>
        </w:rPr>
        <w:t xml:space="preserve"> all</w:t>
      </w:r>
      <w:r w:rsidR="006D2416" w:rsidRPr="00E70BAB">
        <w:rPr>
          <w:rFonts w:eastAsia="Times New Roman" w:cs="Times New Roman"/>
          <w:kern w:val="0"/>
          <w:szCs w:val="24"/>
        </w:rPr>
        <w:t xml:space="preserve"> fold</w:t>
      </w:r>
      <w:r w:rsidR="00F47954" w:rsidRPr="00E70BAB">
        <w:rPr>
          <w:rFonts w:eastAsia="Times New Roman" w:cs="Times New Roman"/>
          <w:kern w:val="0"/>
          <w:szCs w:val="24"/>
        </w:rPr>
        <w:t>s</w:t>
      </w:r>
      <w:r w:rsidR="006D2416" w:rsidRPr="00E70BAB">
        <w:rPr>
          <w:rFonts w:eastAsia="Times New Roman" w:cs="Times New Roman"/>
          <w:kern w:val="0"/>
          <w:szCs w:val="24"/>
        </w:rPr>
        <w:t xml:space="preserve"> and random repetitions. </w:t>
      </w:r>
      <w:r w:rsidR="00334500" w:rsidRPr="00E70BAB">
        <w:rPr>
          <w:rFonts w:eastAsia="Times New Roman" w:cs="Times New Roman"/>
          <w:kern w:val="0"/>
          <w:szCs w:val="24"/>
        </w:rPr>
        <w:t>Total</w:t>
      </w:r>
      <w:r w:rsidR="00FC6F93" w:rsidRPr="00E70BAB">
        <w:rPr>
          <w:rFonts w:eastAsia="Times New Roman" w:cs="Times New Roman"/>
          <w:kern w:val="0"/>
          <w:szCs w:val="24"/>
        </w:rPr>
        <w:t xml:space="preserve"> signal</w:t>
      </w:r>
      <w:r w:rsidR="00334500" w:rsidRPr="00E70BAB">
        <w:rPr>
          <w:rFonts w:eastAsia="Times New Roman" w:cs="Times New Roman"/>
          <w:kern w:val="0"/>
          <w:szCs w:val="24"/>
        </w:rPr>
        <w:t xml:space="preserve"> </w:t>
      </w:r>
      <w:r w:rsidR="000D0742" w:rsidRPr="00E70BAB">
        <w:rPr>
          <w:rFonts w:eastAsia="Times New Roman" w:cs="Times New Roman"/>
          <w:kern w:val="0"/>
          <w:szCs w:val="24"/>
        </w:rPr>
        <w:t>segment</w:t>
      </w:r>
      <w:r w:rsidR="00334500" w:rsidRPr="00E70BAB">
        <w:rPr>
          <w:rFonts w:eastAsia="Times New Roman" w:cs="Times New Roman"/>
          <w:kern w:val="0"/>
          <w:szCs w:val="24"/>
        </w:rPr>
        <w:t xml:space="preserve"> prediction accuracy over all classes was </w:t>
      </w:r>
      <w:r w:rsidR="00460850" w:rsidRPr="00E70BAB">
        <w:rPr>
          <w:rFonts w:eastAsia="Times New Roman" w:cs="Times New Roman"/>
          <w:kern w:val="0"/>
          <w:szCs w:val="24"/>
        </w:rPr>
        <w:t>6</w:t>
      </w:r>
      <w:r w:rsidR="00FD0295" w:rsidRPr="00E70BAB">
        <w:rPr>
          <w:rFonts w:eastAsia="Times New Roman" w:cs="Times New Roman"/>
          <w:kern w:val="0"/>
          <w:szCs w:val="24"/>
        </w:rPr>
        <w:t>2</w:t>
      </w:r>
      <w:r w:rsidR="00460850" w:rsidRPr="00E70BAB">
        <w:rPr>
          <w:rFonts w:eastAsia="Times New Roman" w:cs="Times New Roman"/>
          <w:kern w:val="0"/>
          <w:szCs w:val="24"/>
        </w:rPr>
        <w:t>.</w:t>
      </w:r>
      <w:r w:rsidR="00FD0295" w:rsidRPr="00E70BAB">
        <w:rPr>
          <w:rFonts w:eastAsia="Times New Roman" w:cs="Times New Roman"/>
          <w:kern w:val="0"/>
          <w:szCs w:val="24"/>
        </w:rPr>
        <w:t>35</w:t>
      </w:r>
      <m:oMath>
        <m:r>
          <w:rPr>
            <w:rFonts w:ascii="Cambria Math" w:eastAsia="Times New Roman" w:hAnsi="Cambria Math" w:cs="Times New Roman"/>
            <w:kern w:val="0"/>
            <w:szCs w:val="24"/>
          </w:rPr>
          <m:t>±</m:t>
        </m:r>
      </m:oMath>
      <w:r w:rsidR="00FD0295" w:rsidRPr="00E70BAB">
        <w:rPr>
          <w:rFonts w:eastAsia="Times New Roman" w:cs="Times New Roman"/>
          <w:kern w:val="0"/>
          <w:szCs w:val="24"/>
        </w:rPr>
        <w:t>4.60</w:t>
      </w:r>
      <w:r w:rsidR="00460850" w:rsidRPr="00E70BAB">
        <w:rPr>
          <w:rFonts w:eastAsia="Times New Roman" w:cs="Times New Roman"/>
          <w:kern w:val="0"/>
          <w:szCs w:val="24"/>
        </w:rPr>
        <w:t>%</w:t>
      </w:r>
      <w:r w:rsidR="00334500" w:rsidRPr="00E70BAB">
        <w:rPr>
          <w:rFonts w:eastAsia="Times New Roman" w:cs="Times New Roman"/>
          <w:kern w:val="0"/>
          <w:szCs w:val="24"/>
        </w:rPr>
        <w:t>.</w:t>
      </w:r>
      <w:r w:rsidR="00EB238A" w:rsidRPr="00E70BAB">
        <w:rPr>
          <w:rFonts w:eastAsia="Times New Roman" w:cs="Times New Roman"/>
          <w:kern w:val="0"/>
          <w:szCs w:val="24"/>
        </w:rPr>
        <w:t xml:space="preserve"> </w:t>
      </w:r>
      <w:r w:rsidR="006D2416" w:rsidRPr="00E70BAB">
        <w:rPr>
          <w:rFonts w:eastAsia="Times New Roman" w:cs="Times New Roman"/>
          <w:kern w:val="0"/>
          <w:szCs w:val="24"/>
        </w:rPr>
        <w:t>M</w:t>
      </w:r>
      <w:r w:rsidR="00334500" w:rsidRPr="00E70BAB">
        <w:rPr>
          <w:rFonts w:eastAsia="Times New Roman" w:cs="Times New Roman"/>
          <w:kern w:val="0"/>
          <w:szCs w:val="24"/>
        </w:rPr>
        <w:t xml:space="preserve">yopathy and neuropathy </w:t>
      </w:r>
      <w:r w:rsidR="00460850" w:rsidRPr="00E70BAB">
        <w:rPr>
          <w:rFonts w:eastAsia="Times New Roman" w:cs="Times New Roman"/>
          <w:kern w:val="0"/>
          <w:szCs w:val="24"/>
        </w:rPr>
        <w:t xml:space="preserve">signal </w:t>
      </w:r>
      <w:r w:rsidR="000D0742" w:rsidRPr="00E70BAB">
        <w:rPr>
          <w:rFonts w:eastAsia="Times New Roman" w:cs="Times New Roman"/>
          <w:kern w:val="0"/>
          <w:szCs w:val="24"/>
        </w:rPr>
        <w:t>segment</w:t>
      </w:r>
      <w:r w:rsidR="00460850" w:rsidRPr="00E70BAB">
        <w:rPr>
          <w:rFonts w:eastAsia="Times New Roman" w:cs="Times New Roman"/>
          <w:kern w:val="0"/>
          <w:szCs w:val="24"/>
        </w:rPr>
        <w:t xml:space="preserve">s </w:t>
      </w:r>
      <w:r w:rsidR="001A412B" w:rsidRPr="00E70BAB">
        <w:rPr>
          <w:rFonts w:eastAsia="Times New Roman" w:cs="Times New Roman"/>
          <w:kern w:val="0"/>
          <w:szCs w:val="24"/>
        </w:rPr>
        <w:t xml:space="preserve">were </w:t>
      </w:r>
      <w:r w:rsidR="00334500" w:rsidRPr="00E70BAB">
        <w:rPr>
          <w:rFonts w:eastAsia="Times New Roman" w:cs="Times New Roman"/>
          <w:kern w:val="0"/>
          <w:szCs w:val="24"/>
        </w:rPr>
        <w:t>classified with prediction accurac</w:t>
      </w:r>
      <w:r w:rsidR="001A412B" w:rsidRPr="00E70BAB">
        <w:rPr>
          <w:rFonts w:eastAsia="Times New Roman" w:cs="Times New Roman"/>
          <w:kern w:val="0"/>
          <w:szCs w:val="24"/>
        </w:rPr>
        <w:t>ies</w:t>
      </w:r>
      <w:r w:rsidR="00334500" w:rsidRPr="00334500">
        <w:rPr>
          <w:rFonts w:eastAsia="Times New Roman" w:cs="Times New Roman"/>
          <w:kern w:val="0"/>
          <w:szCs w:val="24"/>
        </w:rPr>
        <w:t xml:space="preserve"> of 7</w:t>
      </w:r>
      <w:r w:rsidR="00F34BE4">
        <w:rPr>
          <w:rFonts w:eastAsia="Times New Roman" w:cs="Times New Roman"/>
          <w:kern w:val="0"/>
          <w:szCs w:val="24"/>
        </w:rPr>
        <w:t>1</w:t>
      </w:r>
      <w:r w:rsidR="006847D0">
        <w:rPr>
          <w:rFonts w:eastAsia="Times New Roman" w:cs="Times New Roman"/>
          <w:kern w:val="0"/>
          <w:szCs w:val="24"/>
        </w:rPr>
        <w:t>.</w:t>
      </w:r>
      <w:r w:rsidR="00F34BE4">
        <w:rPr>
          <w:rFonts w:eastAsia="Times New Roman" w:cs="Times New Roman"/>
          <w:kern w:val="0"/>
          <w:szCs w:val="24"/>
        </w:rPr>
        <w:t>58</w:t>
      </w:r>
      <w:r w:rsidR="00334500" w:rsidRPr="00334500">
        <w:rPr>
          <w:rFonts w:eastAsia="Times New Roman" w:cs="Times New Roman"/>
          <w:kern w:val="0"/>
          <w:szCs w:val="24"/>
        </w:rPr>
        <w:t>% and 6</w:t>
      </w:r>
      <w:r w:rsidR="00F34BE4">
        <w:rPr>
          <w:rFonts w:eastAsia="Times New Roman" w:cs="Times New Roman"/>
          <w:kern w:val="0"/>
          <w:szCs w:val="24"/>
        </w:rPr>
        <w:t>3</w:t>
      </w:r>
      <w:r w:rsidR="006847D0">
        <w:rPr>
          <w:rFonts w:eastAsia="Times New Roman" w:cs="Times New Roman"/>
          <w:kern w:val="0"/>
          <w:szCs w:val="24"/>
        </w:rPr>
        <w:t>.</w:t>
      </w:r>
      <w:r w:rsidR="00F34BE4">
        <w:rPr>
          <w:rFonts w:eastAsia="Times New Roman" w:cs="Times New Roman"/>
          <w:kern w:val="0"/>
          <w:szCs w:val="24"/>
        </w:rPr>
        <w:t>20</w:t>
      </w:r>
      <w:r w:rsidR="00334500" w:rsidRPr="00334500">
        <w:rPr>
          <w:rFonts w:eastAsia="Times New Roman" w:cs="Times New Roman"/>
          <w:kern w:val="0"/>
          <w:szCs w:val="24"/>
        </w:rPr>
        <w:t>%</w:t>
      </w:r>
      <w:r w:rsidR="00FC6F93">
        <w:rPr>
          <w:rFonts w:eastAsia="Times New Roman" w:cs="Times New Roman"/>
          <w:kern w:val="0"/>
          <w:szCs w:val="24"/>
        </w:rPr>
        <w:t>,</w:t>
      </w:r>
      <w:r w:rsidR="00334500" w:rsidRPr="00334500">
        <w:rPr>
          <w:rFonts w:eastAsia="Times New Roman" w:cs="Times New Roman"/>
          <w:kern w:val="0"/>
          <w:szCs w:val="24"/>
        </w:rPr>
        <w:t xml:space="preserve"> respectively, whereas normal signal </w:t>
      </w:r>
      <w:r w:rsidR="000D0742">
        <w:rPr>
          <w:rFonts w:eastAsia="Times New Roman" w:cs="Times New Roman"/>
          <w:kern w:val="0"/>
          <w:szCs w:val="24"/>
        </w:rPr>
        <w:t>segment</w:t>
      </w:r>
      <w:r w:rsidR="00334500" w:rsidRPr="00334500">
        <w:rPr>
          <w:rFonts w:eastAsia="Times New Roman" w:cs="Times New Roman"/>
          <w:kern w:val="0"/>
          <w:szCs w:val="24"/>
        </w:rPr>
        <w:t xml:space="preserve">s </w:t>
      </w:r>
      <w:r w:rsidR="001A412B">
        <w:rPr>
          <w:rFonts w:eastAsia="Times New Roman" w:cs="Times New Roman"/>
          <w:kern w:val="0"/>
          <w:szCs w:val="24"/>
        </w:rPr>
        <w:t xml:space="preserve">were </w:t>
      </w:r>
      <w:r w:rsidR="00334500" w:rsidRPr="00334500">
        <w:rPr>
          <w:rFonts w:eastAsia="Times New Roman" w:cs="Times New Roman"/>
          <w:kern w:val="0"/>
          <w:szCs w:val="24"/>
        </w:rPr>
        <w:t xml:space="preserve">relatively more misclassified with </w:t>
      </w:r>
      <w:r w:rsidR="00577A3A">
        <w:rPr>
          <w:rFonts w:eastAsia="Times New Roman" w:cs="Times New Roman"/>
          <w:kern w:val="0"/>
          <w:szCs w:val="24"/>
        </w:rPr>
        <w:t xml:space="preserve">a </w:t>
      </w:r>
      <w:r w:rsidR="00334500" w:rsidRPr="00334500">
        <w:rPr>
          <w:rFonts w:eastAsia="Times New Roman" w:cs="Times New Roman"/>
          <w:kern w:val="0"/>
          <w:szCs w:val="24"/>
        </w:rPr>
        <w:t>prediction accuracy of 5</w:t>
      </w:r>
      <w:r w:rsidR="00F34BE4">
        <w:rPr>
          <w:rFonts w:eastAsia="Times New Roman" w:cs="Times New Roman"/>
          <w:kern w:val="0"/>
          <w:szCs w:val="24"/>
        </w:rPr>
        <w:t>2</w:t>
      </w:r>
      <w:r w:rsidR="006847D0">
        <w:rPr>
          <w:rFonts w:eastAsia="Times New Roman" w:cs="Times New Roman"/>
          <w:kern w:val="0"/>
          <w:szCs w:val="24"/>
        </w:rPr>
        <w:t>.2</w:t>
      </w:r>
      <w:r w:rsidR="00F34BE4">
        <w:rPr>
          <w:rFonts w:eastAsia="Times New Roman" w:cs="Times New Roman"/>
          <w:kern w:val="0"/>
          <w:szCs w:val="24"/>
        </w:rPr>
        <w:t>6</w:t>
      </w:r>
      <w:r w:rsidR="00334500" w:rsidRPr="00334500">
        <w:rPr>
          <w:rFonts w:eastAsia="Times New Roman" w:cs="Times New Roman"/>
          <w:kern w:val="0"/>
          <w:szCs w:val="24"/>
        </w:rPr>
        <w:t>%.</w:t>
      </w:r>
    </w:p>
    <w:p w14:paraId="417C0CCB" w14:textId="3580FBEC" w:rsidR="00555C0A" w:rsidRDefault="00555C0A" w:rsidP="00A76F7D">
      <w:pPr>
        <w:jc w:val="center"/>
      </w:pPr>
      <w:r>
        <w:rPr>
          <w:noProof/>
        </w:rPr>
        <w:lastRenderedPageBreak/>
        <w:drawing>
          <wp:inline distT="0" distB="0" distL="0" distR="0" wp14:anchorId="1D0AD9BA" wp14:editId="4F74867E">
            <wp:extent cx="5841178" cy="4191000"/>
            <wp:effectExtent l="0" t="0" r="762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9">
                      <a:extLst>
                        <a:ext uri="{28A0092B-C50C-407E-A947-70E740481C1C}">
                          <a14:useLocalDpi xmlns:a14="http://schemas.microsoft.com/office/drawing/2010/main" val="0"/>
                        </a:ext>
                      </a:extLst>
                    </a:blip>
                    <a:stretch>
                      <a:fillRect/>
                    </a:stretch>
                  </pic:blipFill>
                  <pic:spPr>
                    <a:xfrm>
                      <a:off x="0" y="0"/>
                      <a:ext cx="5845651" cy="4194210"/>
                    </a:xfrm>
                    <a:prstGeom prst="rect">
                      <a:avLst/>
                    </a:prstGeom>
                  </pic:spPr>
                </pic:pic>
              </a:graphicData>
            </a:graphic>
          </wp:inline>
        </w:drawing>
      </w:r>
    </w:p>
    <w:p w14:paraId="2999013D" w14:textId="3D430533" w:rsidR="00806046" w:rsidRPr="005E3106" w:rsidRDefault="00555C0A" w:rsidP="005E3106">
      <w:pPr>
        <w:pStyle w:val="Caption"/>
        <w:jc w:val="left"/>
        <w:rPr>
          <w:rFonts w:ascii="Times New Roman" w:eastAsia="굴림" w:hAnsi="Times New Roman" w:cs="Times New Roman"/>
          <w:color w:val="000000" w:themeColor="text1"/>
          <w:kern w:val="0"/>
          <w:szCs w:val="24"/>
        </w:rPr>
      </w:pPr>
      <w:bookmarkStart w:id="29" w:name="_Ref81244971"/>
      <w:r w:rsidRPr="00F67024">
        <w:rPr>
          <w:rFonts w:ascii="Times New Roman" w:hAnsi="Times New Roman" w:cs="Times New Roman"/>
          <w:b/>
          <w:bCs/>
          <w:color w:val="000000" w:themeColor="text1"/>
        </w:rPr>
        <w:t xml:space="preserve">Figure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Figure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6</w:t>
      </w:r>
      <w:r w:rsidR="003A3377" w:rsidRPr="00F67024">
        <w:rPr>
          <w:rFonts w:ascii="Times New Roman" w:hAnsi="Times New Roman" w:cs="Times New Roman"/>
          <w:b/>
          <w:bCs/>
          <w:noProof/>
          <w:color w:val="000000" w:themeColor="text1"/>
        </w:rPr>
        <w:fldChar w:fldCharType="end"/>
      </w:r>
      <w:bookmarkEnd w:id="29"/>
      <w:r w:rsidRPr="00F67024">
        <w:rPr>
          <w:rFonts w:ascii="Times New Roman" w:hAnsi="Times New Roman" w:cs="Times New Roman"/>
          <w:color w:val="000000" w:themeColor="text1"/>
        </w:rPr>
        <w:t xml:space="preserve"> </w:t>
      </w:r>
      <w:r w:rsidR="00C862AD" w:rsidRPr="00F67024">
        <w:rPr>
          <w:rFonts w:ascii="Times New Roman" w:hAnsi="Times New Roman" w:cs="Times New Roman"/>
          <w:color w:val="000000" w:themeColor="text1"/>
        </w:rPr>
        <w:t xml:space="preserve">Process of </w:t>
      </w:r>
      <w:proofErr w:type="spellStart"/>
      <w:r w:rsidR="005F1844" w:rsidRPr="00F67024">
        <w:rPr>
          <w:rFonts w:ascii="Times New Roman" w:hAnsi="Times New Roman" w:cs="Times New Roman"/>
          <w:color w:val="000000" w:themeColor="text1"/>
        </w:rPr>
        <w:t>D</w:t>
      </w:r>
      <w:r w:rsidR="00793DAB" w:rsidRPr="00F67024">
        <w:rPr>
          <w:rFonts w:ascii="Times New Roman" w:hAnsi="Times New Roman" w:cs="Times New Roman"/>
          <w:color w:val="000000" w:themeColor="text1"/>
        </w:rPr>
        <w:t>i</w:t>
      </w:r>
      <w:r w:rsidR="005F1844" w:rsidRPr="00F67024">
        <w:rPr>
          <w:rFonts w:ascii="Times New Roman" w:hAnsi="Times New Roman" w:cs="Times New Roman"/>
          <w:color w:val="000000" w:themeColor="text1"/>
        </w:rPr>
        <w:t>V</w:t>
      </w:r>
      <w:r w:rsidR="00793DAB" w:rsidRPr="00F67024">
        <w:rPr>
          <w:rFonts w:ascii="Times New Roman" w:hAnsi="Times New Roman" w:cs="Times New Roman"/>
          <w:color w:val="000000" w:themeColor="text1"/>
        </w:rPr>
        <w:t>ote</w:t>
      </w:r>
      <w:proofErr w:type="spellEnd"/>
      <w:r w:rsidR="00793DAB" w:rsidRPr="00F67024">
        <w:rPr>
          <w:rFonts w:ascii="Times New Roman" w:hAnsi="Times New Roman" w:cs="Times New Roman"/>
          <w:color w:val="000000" w:themeColor="text1"/>
        </w:rPr>
        <w:t xml:space="preserve"> </w:t>
      </w:r>
      <w:r w:rsidR="00FF3679">
        <w:rPr>
          <w:rFonts w:ascii="Times New Roman" w:hAnsi="Times New Roman" w:cs="Times New Roman"/>
          <w:color w:val="000000" w:themeColor="text1"/>
        </w:rPr>
        <w:t>algorithm</w:t>
      </w:r>
      <w:r w:rsidRPr="00F67024">
        <w:rPr>
          <w:rFonts w:ascii="Times New Roman" w:hAnsi="Times New Roman" w:cs="Times New Roman"/>
          <w:color w:val="000000" w:themeColor="text1"/>
        </w:rPr>
        <w:t>. (a) Heatmap of muscle signal prediction scores for subjects from</w:t>
      </w:r>
      <w:r w:rsidR="005D2325">
        <w:rPr>
          <w:rFonts w:ascii="Times New Roman" w:hAnsi="Times New Roman" w:cs="Times New Roman"/>
          <w:color w:val="000000" w:themeColor="text1"/>
        </w:rPr>
        <w:t xml:space="preserve"> the</w:t>
      </w:r>
      <w:r w:rsidRPr="00F67024">
        <w:rPr>
          <w:rFonts w:ascii="Times New Roman" w:hAnsi="Times New Roman" w:cs="Times New Roman"/>
          <w:color w:val="000000" w:themeColor="text1"/>
        </w:rPr>
        <w:t xml:space="preserve"> test set. Each </w:t>
      </w:r>
      <w:r w:rsidR="009A5F11" w:rsidRPr="00F67024">
        <w:rPr>
          <w:rFonts w:ascii="Times New Roman" w:hAnsi="Times New Roman" w:cs="Times New Roman"/>
          <w:color w:val="000000" w:themeColor="text1"/>
        </w:rPr>
        <w:t>square</w:t>
      </w:r>
      <w:r w:rsidRPr="00F67024">
        <w:rPr>
          <w:rFonts w:ascii="Times New Roman" w:hAnsi="Times New Roman" w:cs="Times New Roman"/>
          <w:color w:val="000000" w:themeColor="text1"/>
        </w:rPr>
        <w:t xml:space="preserve"> in the heatmap </w:t>
      </w:r>
      <w:r w:rsidR="00FD2F4E">
        <w:rPr>
          <w:rFonts w:ascii="Times New Roman" w:hAnsi="Times New Roman" w:cs="Times New Roman"/>
          <w:color w:val="000000" w:themeColor="text1"/>
        </w:rPr>
        <w:t>wa</w:t>
      </w:r>
      <w:r w:rsidRPr="00F67024">
        <w:rPr>
          <w:rFonts w:ascii="Times New Roman" w:hAnsi="Times New Roman" w:cs="Times New Roman"/>
          <w:color w:val="000000" w:themeColor="text1"/>
        </w:rPr>
        <w:t>s computed</w:t>
      </w:r>
      <w:r w:rsidR="00DE21F3" w:rsidRPr="00F67024">
        <w:rPr>
          <w:rFonts w:ascii="Times New Roman" w:hAnsi="Times New Roman" w:cs="Times New Roman"/>
          <w:color w:val="000000" w:themeColor="text1"/>
        </w:rPr>
        <w:t xml:space="preserve"> </w:t>
      </w:r>
      <w:r w:rsidR="00D35B08">
        <w:rPr>
          <w:rFonts w:ascii="Times New Roman" w:hAnsi="Times New Roman" w:cs="Times New Roman"/>
          <w:color w:val="000000" w:themeColor="text1"/>
        </w:rPr>
        <w:t xml:space="preserve">through soft </w:t>
      </w:r>
      <w:r w:rsidRPr="00F67024">
        <w:rPr>
          <w:rFonts w:ascii="Times New Roman" w:hAnsi="Times New Roman" w:cs="Times New Roman"/>
          <w:color w:val="000000" w:themeColor="text1"/>
        </w:rPr>
        <w:t xml:space="preserve">voting the </w:t>
      </w:r>
      <w:r w:rsidR="00083967" w:rsidRPr="00F67024">
        <w:rPr>
          <w:rFonts w:ascii="Times New Roman" w:hAnsi="Times New Roman" w:cs="Times New Roman"/>
          <w:color w:val="000000" w:themeColor="text1"/>
        </w:rPr>
        <w:t xml:space="preserve">signal </w:t>
      </w:r>
      <w:r w:rsidR="000D0742" w:rsidRPr="00F67024">
        <w:rPr>
          <w:rFonts w:ascii="Times New Roman" w:hAnsi="Times New Roman" w:cs="Times New Roman"/>
          <w:color w:val="000000" w:themeColor="text1"/>
        </w:rPr>
        <w:t>segment</w:t>
      </w:r>
      <w:r w:rsidRPr="00F67024">
        <w:rPr>
          <w:rFonts w:ascii="Times New Roman" w:hAnsi="Times New Roman" w:cs="Times New Roman"/>
          <w:color w:val="000000" w:themeColor="text1"/>
        </w:rPr>
        <w:t xml:space="preserve"> prediction </w:t>
      </w:r>
      <w:r w:rsidR="00D35B08">
        <w:rPr>
          <w:rFonts w:ascii="Times New Roman" w:hAnsi="Times New Roman" w:cs="Times New Roman"/>
          <w:color w:val="000000" w:themeColor="text1"/>
        </w:rPr>
        <w:t xml:space="preserve">scores </w:t>
      </w:r>
      <w:r w:rsidR="0061550B" w:rsidRPr="00F67024">
        <w:rPr>
          <w:rFonts w:ascii="Times New Roman" w:hAnsi="Times New Roman" w:cs="Times New Roman"/>
          <w:color w:val="000000" w:themeColor="text1"/>
        </w:rPr>
        <w:t>within a muscle signal</w:t>
      </w:r>
      <w:r w:rsidR="00DE21F3" w:rsidRPr="00F67024">
        <w:rPr>
          <w:rFonts w:ascii="Times New Roman" w:hAnsi="Times New Roman" w:cs="Times New Roman"/>
          <w:color w:val="000000" w:themeColor="text1"/>
        </w:rPr>
        <w:t>,</w:t>
      </w:r>
      <w:r w:rsidRPr="00F67024">
        <w:rPr>
          <w:rFonts w:ascii="Times New Roman" w:hAnsi="Times New Roman" w:cs="Times New Roman"/>
          <w:color w:val="000000" w:themeColor="text1"/>
        </w:rPr>
        <w:t xml:space="preserve"> predicted by </w:t>
      </w:r>
      <w:proofErr w:type="spellStart"/>
      <w:r w:rsidR="00514A50"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w:t>
      </w:r>
      <w:r w:rsidR="00CD41F5" w:rsidRPr="00F67024">
        <w:rPr>
          <w:rFonts w:ascii="Times New Roman" w:hAnsi="Times New Roman" w:cs="Times New Roman"/>
          <w:color w:val="000000" w:themeColor="text1"/>
        </w:rPr>
        <w:t xml:space="preserve"> White blocks </w:t>
      </w:r>
      <w:r w:rsidR="00544C59">
        <w:rPr>
          <w:rFonts w:ascii="Times New Roman" w:hAnsi="Times New Roman" w:cs="Times New Roman"/>
          <w:color w:val="000000" w:themeColor="text1"/>
        </w:rPr>
        <w:t xml:space="preserve">represent missing </w:t>
      </w:r>
      <w:r w:rsidR="00CD41F5" w:rsidRPr="00F67024">
        <w:rPr>
          <w:rFonts w:ascii="Times New Roman" w:hAnsi="Times New Roman" w:cs="Times New Roman"/>
          <w:color w:val="000000" w:themeColor="text1"/>
        </w:rPr>
        <w:t>signals.</w:t>
      </w:r>
      <w:r w:rsidR="0061550B" w:rsidRPr="00F67024">
        <w:rPr>
          <w:rFonts w:ascii="Times New Roman" w:hAnsi="Times New Roman" w:cs="Times New Roman"/>
          <w:color w:val="000000" w:themeColor="text1"/>
        </w:rPr>
        <w:t xml:space="preserve"> The </w:t>
      </w:r>
      <w:r w:rsidR="00F06D65">
        <w:rPr>
          <w:rFonts w:ascii="Times New Roman" w:hAnsi="Times New Roman" w:cs="Times New Roman"/>
          <w:color w:val="000000" w:themeColor="text1"/>
        </w:rPr>
        <w:t>red, green, and blue colors represent the probability scores for myopathy, neuropathy, and normal.</w:t>
      </w:r>
      <w:r w:rsidR="00CD41F5"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(b) </w:t>
      </w:r>
      <w:r w:rsidR="00C862AD" w:rsidRPr="00F67024">
        <w:rPr>
          <w:rFonts w:ascii="Times New Roman" w:hAnsi="Times New Roman" w:cs="Times New Roman"/>
          <w:color w:val="000000" w:themeColor="text1"/>
        </w:rPr>
        <w:t>S</w:t>
      </w:r>
      <w:r w:rsidRPr="00F67024">
        <w:rPr>
          <w:rFonts w:ascii="Times New Roman" w:hAnsi="Times New Roman" w:cs="Times New Roman"/>
          <w:color w:val="000000" w:themeColor="text1"/>
        </w:rPr>
        <w:t>ubject features</w:t>
      </w:r>
      <w:r w:rsidR="00234870" w:rsidRPr="00F67024">
        <w:rPr>
          <w:rFonts w:ascii="Times New Roman" w:hAnsi="Times New Roman" w:cs="Times New Roman"/>
          <w:color w:val="000000" w:themeColor="text1"/>
        </w:rPr>
        <w:t>-</w:t>
      </w:r>
      <w:r w:rsidR="00547F2A" w:rsidRPr="00F67024">
        <w:rPr>
          <w:rFonts w:ascii="Times New Roman" w:hAnsi="Times New Roman" w:cs="Times New Roman"/>
          <w:color w:val="000000" w:themeColor="text1"/>
        </w:rPr>
        <w:t>al</w:t>
      </w:r>
      <w:r w:rsidR="00234870" w:rsidRPr="00F67024">
        <w:rPr>
          <w:rFonts w:ascii="Times New Roman" w:hAnsi="Times New Roman" w:cs="Times New Roman"/>
          <w:color w:val="000000" w:themeColor="text1"/>
        </w:rPr>
        <w:t>l</w:t>
      </w:r>
      <w:r w:rsidR="00C862AD" w:rsidRPr="00F67024">
        <w:rPr>
          <w:rFonts w:ascii="Times New Roman" w:hAnsi="Times New Roman" w:cs="Times New Roman"/>
          <w:color w:val="000000" w:themeColor="text1"/>
        </w:rPr>
        <w:t xml:space="preserve"> plotted on </w:t>
      </w:r>
      <w:r w:rsidR="005D2325">
        <w:rPr>
          <w:rFonts w:ascii="Times New Roman" w:hAnsi="Times New Roman" w:cs="Times New Roman"/>
          <w:color w:val="000000" w:themeColor="text1"/>
        </w:rPr>
        <w:t xml:space="preserve">a </w:t>
      </w:r>
      <w:r w:rsidR="00F47954">
        <w:rPr>
          <w:rFonts w:ascii="Times New Roman" w:hAnsi="Times New Roman" w:cs="Times New Roman"/>
          <w:color w:val="000000" w:themeColor="text1"/>
        </w:rPr>
        <w:t xml:space="preserve">P(M)+P(N)+P(NL)=1 </w:t>
      </w:r>
      <w:r w:rsidR="00C862AD" w:rsidRPr="00F67024">
        <w:rPr>
          <w:rFonts w:ascii="Times New Roman" w:hAnsi="Times New Roman" w:cs="Times New Roman"/>
          <w:color w:val="000000" w:themeColor="text1"/>
        </w:rPr>
        <w:t>plane</w:t>
      </w:r>
      <w:r w:rsidR="00F47954">
        <w:rPr>
          <w:rFonts w:ascii="Times New Roman" w:hAnsi="Times New Roman" w:cs="Times New Roman"/>
          <w:color w:val="000000" w:themeColor="text1"/>
        </w:rPr>
        <w:t>, where P(M), P(N), P(NL) stands for muscle signal prediction scores for myopathy, neuropathy, and normal, respectively</w:t>
      </w:r>
      <w:r w:rsidR="004E4942" w:rsidRPr="00F67024">
        <w:rPr>
          <w:rFonts w:ascii="Times New Roman" w:hAnsi="Times New Roman" w:cs="Times New Roman"/>
          <w:color w:val="000000" w:themeColor="text1"/>
        </w:rPr>
        <w:t xml:space="preserve">. </w:t>
      </w:r>
      <w:r w:rsidRPr="00F67024">
        <w:rPr>
          <w:rFonts w:ascii="Times New Roman" w:hAnsi="Times New Roman" w:cs="Times New Roman"/>
          <w:color w:val="000000" w:themeColor="text1"/>
        </w:rPr>
        <w:t xml:space="preserve">Each point in the plot corresponds to </w:t>
      </w:r>
      <w:r w:rsidR="00234870" w:rsidRPr="00F67024">
        <w:rPr>
          <w:rFonts w:ascii="Times New Roman" w:hAnsi="Times New Roman" w:cs="Times New Roman"/>
          <w:color w:val="000000" w:themeColor="text1"/>
        </w:rPr>
        <w:t xml:space="preserve">each subject feature </w:t>
      </w:r>
      <w:r w:rsidR="004E4942" w:rsidRPr="00F67024">
        <w:rPr>
          <w:rFonts w:ascii="Times New Roman" w:hAnsi="Times New Roman" w:cs="Times New Roman"/>
          <w:color w:val="000000" w:themeColor="text1"/>
        </w:rPr>
        <w:t>from</w:t>
      </w:r>
      <w:r w:rsidR="005D2325">
        <w:rPr>
          <w:rFonts w:ascii="Times New Roman" w:hAnsi="Times New Roman" w:cs="Times New Roman"/>
          <w:color w:val="000000" w:themeColor="text1"/>
        </w:rPr>
        <w:t xml:space="preserve"> the</w:t>
      </w:r>
      <w:r w:rsidR="004E4942" w:rsidRPr="00F67024">
        <w:rPr>
          <w:rFonts w:ascii="Times New Roman" w:hAnsi="Times New Roman" w:cs="Times New Roman"/>
          <w:color w:val="000000" w:themeColor="text1"/>
        </w:rPr>
        <w:t xml:space="preserve"> train set, </w:t>
      </w:r>
      <w:r w:rsidRPr="00F67024">
        <w:rPr>
          <w:rFonts w:ascii="Times New Roman" w:hAnsi="Times New Roman" w:cs="Times New Roman"/>
          <w:color w:val="000000" w:themeColor="text1"/>
        </w:rPr>
        <w:t xml:space="preserve">which </w:t>
      </w:r>
      <w:r w:rsidR="006F5932">
        <w:rPr>
          <w:rFonts w:ascii="Times New Roman" w:hAnsi="Times New Roman" w:cs="Times New Roman"/>
          <w:color w:val="000000" w:themeColor="text1"/>
        </w:rPr>
        <w:t xml:space="preserve">was </w:t>
      </w:r>
      <w:r w:rsidR="004E4942" w:rsidRPr="00F67024">
        <w:rPr>
          <w:rFonts w:ascii="Times New Roman" w:hAnsi="Times New Roman" w:cs="Times New Roman"/>
          <w:color w:val="000000" w:themeColor="text1"/>
        </w:rPr>
        <w:t xml:space="preserve">aggregated </w:t>
      </w:r>
      <w:r w:rsidRPr="00F67024">
        <w:rPr>
          <w:rFonts w:ascii="Times New Roman" w:hAnsi="Times New Roman" w:cs="Times New Roman"/>
          <w:color w:val="000000" w:themeColor="text1"/>
        </w:rPr>
        <w:t xml:space="preserve">through </w:t>
      </w:r>
      <w:r w:rsidR="00234870" w:rsidRPr="00F67024">
        <w:rPr>
          <w:rFonts w:ascii="Times New Roman" w:hAnsi="Times New Roman" w:cs="Times New Roman"/>
          <w:color w:val="000000" w:themeColor="text1"/>
        </w:rPr>
        <w:t xml:space="preserve">soft </w:t>
      </w:r>
      <w:r w:rsidRPr="00F67024">
        <w:rPr>
          <w:rFonts w:ascii="Times New Roman" w:hAnsi="Times New Roman" w:cs="Times New Roman"/>
          <w:color w:val="000000" w:themeColor="text1"/>
        </w:rPr>
        <w:t xml:space="preserve">voting the </w:t>
      </w:r>
      <w:r w:rsidR="00A818E2" w:rsidRPr="00F67024">
        <w:rPr>
          <w:rFonts w:ascii="Times New Roman" w:hAnsi="Times New Roman" w:cs="Times New Roman"/>
          <w:color w:val="000000" w:themeColor="text1"/>
        </w:rPr>
        <w:t xml:space="preserve">muscle signal prediction scores </w:t>
      </w:r>
      <w:r w:rsidRPr="00F67024">
        <w:rPr>
          <w:rFonts w:ascii="Times New Roman" w:hAnsi="Times New Roman" w:cs="Times New Roman"/>
          <w:color w:val="000000" w:themeColor="text1"/>
        </w:rPr>
        <w:t>over all muscle types.</w:t>
      </w:r>
      <w:r w:rsidR="00CF50EC" w:rsidRPr="00F67024">
        <w:rPr>
          <w:rFonts w:ascii="Times New Roman" w:hAnsi="Times New Roman" w:cs="Times New Roman"/>
          <w:color w:val="000000" w:themeColor="text1"/>
        </w:rPr>
        <w:t xml:space="preserve"> The same scatterplot is described in (c) and (d).</w:t>
      </w:r>
      <w:r w:rsidRPr="00F67024">
        <w:rPr>
          <w:rFonts w:ascii="Times New Roman" w:hAnsi="Times New Roman" w:cs="Times New Roman"/>
          <w:color w:val="000000" w:themeColor="text1"/>
        </w:rPr>
        <w:t xml:space="preserve"> (</w:t>
      </w:r>
      <w:r w:rsidR="00E9210E" w:rsidRPr="00F67024">
        <w:rPr>
          <w:rFonts w:ascii="Times New Roman" w:hAnsi="Times New Roman" w:cs="Times New Roman"/>
          <w:color w:val="000000" w:themeColor="text1"/>
        </w:rPr>
        <w:t>c</w:t>
      </w:r>
      <w:r w:rsidRPr="00F67024">
        <w:rPr>
          <w:rFonts w:ascii="Times New Roman" w:hAnsi="Times New Roman" w:cs="Times New Roman"/>
          <w:color w:val="000000" w:themeColor="text1"/>
        </w:rPr>
        <w:t xml:space="preserve">) Decision boundary of simple argmax function. </w:t>
      </w:r>
      <w:r w:rsidR="00E9210E" w:rsidRPr="00F67024">
        <w:rPr>
          <w:rFonts w:ascii="Times New Roman" w:hAnsi="Times New Roman" w:cs="Times New Roman"/>
          <w:color w:val="000000" w:themeColor="text1"/>
        </w:rPr>
        <w:t xml:space="preserve">(d) Decision boundary of </w:t>
      </w:r>
      <w:r w:rsidR="00CA6844">
        <w:rPr>
          <w:rFonts w:ascii="Times New Roman" w:hAnsi="Times New Roman" w:cs="Times New Roman"/>
          <w:color w:val="000000" w:themeColor="text1"/>
        </w:rPr>
        <w:t xml:space="preserve">the </w:t>
      </w:r>
      <w:r w:rsidR="00E9210E" w:rsidRPr="00F67024">
        <w:rPr>
          <w:rFonts w:ascii="Times New Roman" w:hAnsi="Times New Roman" w:cs="Times New Roman"/>
          <w:color w:val="000000" w:themeColor="text1"/>
        </w:rPr>
        <w:t xml:space="preserve">classifier trained with subject features </w:t>
      </w:r>
      <w:r w:rsidR="00CF50EC" w:rsidRPr="00F67024">
        <w:rPr>
          <w:rFonts w:ascii="Times New Roman" w:hAnsi="Times New Roman" w:cs="Times New Roman"/>
          <w:color w:val="000000" w:themeColor="text1"/>
        </w:rPr>
        <w:t xml:space="preserve">of </w:t>
      </w:r>
      <w:r w:rsidR="00E9210E" w:rsidRPr="00F67024">
        <w:rPr>
          <w:rFonts w:ascii="Times New Roman" w:hAnsi="Times New Roman" w:cs="Times New Roman"/>
          <w:color w:val="000000" w:themeColor="text1"/>
        </w:rPr>
        <w:t xml:space="preserve">(b). </w:t>
      </w:r>
      <w:r w:rsidR="00717105" w:rsidRPr="00F67024">
        <w:rPr>
          <w:rFonts w:ascii="Times New Roman" w:hAnsi="Times New Roman" w:cs="Times New Roman"/>
          <w:color w:val="000000" w:themeColor="text1"/>
        </w:rPr>
        <w:t xml:space="preserve">M stands for myopathy, N stands for neuropathy, and NL stands for </w:t>
      </w:r>
      <w:r w:rsidR="00FB1FA3">
        <w:rPr>
          <w:rFonts w:ascii="Times New Roman" w:hAnsi="Times New Roman" w:cs="Times New Roman"/>
          <w:color w:val="000000" w:themeColor="text1"/>
        </w:rPr>
        <w:t>n</w:t>
      </w:r>
      <w:r w:rsidR="00717105" w:rsidRPr="00F67024">
        <w:rPr>
          <w:rFonts w:ascii="Times New Roman" w:hAnsi="Times New Roman" w:cs="Times New Roman"/>
          <w:color w:val="000000" w:themeColor="text1"/>
        </w:rPr>
        <w:t>ormal signals and subjects.</w:t>
      </w:r>
    </w:p>
    <w:p w14:paraId="6F9467DA" w14:textId="098CD286" w:rsidR="007C52C1" w:rsidRPr="00BA1E0C" w:rsidRDefault="00CD41F5" w:rsidP="00B73B01">
      <w:pPr>
        <w:pStyle w:val="BodyText"/>
        <w:spacing w:line="480" w:lineRule="auto"/>
        <w:ind w:firstLine="800"/>
        <w:rPr>
          <w:strike/>
        </w:rPr>
      </w:pPr>
      <w:r>
        <w:t xml:space="preserve">The </w:t>
      </w:r>
      <w:proofErr w:type="spellStart"/>
      <w:r w:rsidR="00CA11FA">
        <w:rPr>
          <w:rFonts w:hint="eastAsia"/>
        </w:rPr>
        <w:t>D</w:t>
      </w:r>
      <w:r w:rsidR="00793DAB">
        <w:t>i</w:t>
      </w:r>
      <w:r w:rsidR="00CA11FA">
        <w:t>V</w:t>
      </w:r>
      <w:r w:rsidR="00793DAB">
        <w:t>ote</w:t>
      </w:r>
      <w:proofErr w:type="spellEnd"/>
      <w:r w:rsidR="00793DAB">
        <w:t xml:space="preserve"> </w:t>
      </w:r>
      <w:r w:rsidR="00FF3679">
        <w:t>algorithm</w:t>
      </w:r>
      <w:r w:rsidR="00772AAC">
        <w:t>, which is run</w:t>
      </w:r>
      <w:r w:rsidR="005A1D45">
        <w:t xml:space="preserve"> after signal </w:t>
      </w:r>
      <w:r w:rsidR="000D0742">
        <w:t>segment</w:t>
      </w:r>
      <w:r w:rsidR="005A1D45">
        <w:t xml:space="preserve"> </w:t>
      </w:r>
      <w:r w:rsidR="00CA11FA">
        <w:t>prediction</w:t>
      </w:r>
      <w:r w:rsidR="00772AAC">
        <w:t>,</w:t>
      </w:r>
      <w:r w:rsidR="00CA11FA">
        <w:t xml:space="preserve"> </w:t>
      </w:r>
      <w:r w:rsidR="005A1D45">
        <w:t xml:space="preserve">is </w:t>
      </w:r>
      <w:r w:rsidR="005A1D45" w:rsidRPr="00E70BAB">
        <w:t xml:space="preserve">shown in </w:t>
      </w:r>
      <w:r w:rsidR="00083967" w:rsidRPr="00E70BAB">
        <w:fldChar w:fldCharType="begin"/>
      </w:r>
      <w:r w:rsidR="00083967" w:rsidRPr="00E70BAB">
        <w:instrText xml:space="preserve"> REF _Ref81244971 \h </w:instrText>
      </w:r>
      <w:r w:rsidR="00E70BAB" w:rsidRPr="004815DE">
        <w:instrText xml:space="preserve"> \* MERGEFORMAT </w:instrText>
      </w:r>
      <w:r w:rsidR="00083967"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083967" w:rsidRPr="00E70BAB">
        <w:fldChar w:fldCharType="end"/>
      </w:r>
      <w:r w:rsidR="00083967" w:rsidRPr="00E70BAB">
        <w:t xml:space="preserve">. </w:t>
      </w:r>
      <w:r w:rsidR="005A1D45" w:rsidRPr="00E70BAB">
        <w:t>T</w:t>
      </w:r>
      <w:r w:rsidR="00CC1094">
        <w:t>he t</w:t>
      </w:r>
      <w:r w:rsidR="005A1D45" w:rsidRPr="00E70BAB">
        <w:t>rain and test set</w:t>
      </w:r>
      <w:r w:rsidR="008F2C00">
        <w:t xml:space="preserve"> </w:t>
      </w:r>
      <w:r w:rsidR="005A1D45" w:rsidRPr="00E70BAB">
        <w:t xml:space="preserve">from the </w:t>
      </w:r>
      <w:r w:rsidR="00A008C9" w:rsidRPr="00E70BAB">
        <w:t>first</w:t>
      </w:r>
      <w:r w:rsidR="005A1D45" w:rsidRPr="00E70BAB">
        <w:t xml:space="preserve"> fold </w:t>
      </w:r>
      <w:r w:rsidR="008F2C00">
        <w:t xml:space="preserve">and </w:t>
      </w:r>
      <w:proofErr w:type="spellStart"/>
      <w:r w:rsidR="008F2C00" w:rsidRPr="00E70BAB">
        <w:rPr>
          <w:rFonts w:eastAsia="Times New Roman" w:cs="Times New Roman"/>
          <w:kern w:val="0"/>
          <w:szCs w:val="24"/>
        </w:rPr>
        <w:t>nEMGNet</w:t>
      </w:r>
      <w:proofErr w:type="spellEnd"/>
      <w:r w:rsidR="008F2C00" w:rsidRPr="00E70BAB">
        <w:rPr>
          <w:rFonts w:eastAsia="Times New Roman" w:cs="Times New Roman"/>
          <w:kern w:val="0"/>
          <w:szCs w:val="24"/>
        </w:rPr>
        <w:t>-B</w:t>
      </w:r>
      <w:r w:rsidR="008F2C00" w:rsidRPr="00E70BAB">
        <w:t xml:space="preserve"> w</w:t>
      </w:r>
      <w:r w:rsidR="008F2C00">
        <w:t>ere</w:t>
      </w:r>
      <w:r w:rsidR="008F2C00" w:rsidRPr="00E70BAB">
        <w:t xml:space="preserve"> </w:t>
      </w:r>
      <w:r w:rsidR="005A1D45" w:rsidRPr="00E70BAB">
        <w:t>used to plot the figure.</w:t>
      </w:r>
      <w:r w:rsidR="007D1CD0" w:rsidRPr="00E70BAB">
        <w:rPr>
          <w:rFonts w:eastAsia="Times New Roman" w:cs="Times New Roman"/>
          <w:kern w:val="0"/>
          <w:szCs w:val="24"/>
        </w:rPr>
        <w:t xml:space="preserve"> </w:t>
      </w:r>
      <w:r w:rsidR="00447DB7" w:rsidRPr="00E70BAB">
        <w:fldChar w:fldCharType="begin"/>
      </w:r>
      <w:r w:rsidR="00447DB7" w:rsidRPr="00E70BAB">
        <w:instrText xml:space="preserve"> REF _Ref81244971 \h </w:instrText>
      </w:r>
      <w:r w:rsidR="00E70BAB" w:rsidRPr="004815DE">
        <w:instrText xml:space="preserve"> \* MERGEFORMAT </w:instrText>
      </w:r>
      <w:r w:rsidR="00447DB7"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447DB7" w:rsidRPr="00E70BAB">
        <w:fldChar w:fldCharType="end"/>
      </w:r>
      <w:r w:rsidR="003358F3" w:rsidRPr="00E70BAB">
        <w:t>A</w:t>
      </w:r>
      <w:r w:rsidR="00447DB7" w:rsidRPr="00E70BAB">
        <w:t xml:space="preserve"> </w:t>
      </w:r>
      <w:r w:rsidR="00BF3970" w:rsidRPr="00E70BAB">
        <w:t xml:space="preserve">shows that each </w:t>
      </w:r>
      <w:r w:rsidR="005A1D45" w:rsidRPr="00E70BAB">
        <w:t>subject possess</w:t>
      </w:r>
      <w:r w:rsidR="00BF3970" w:rsidRPr="00E70BAB">
        <w:t>e</w:t>
      </w:r>
      <w:r w:rsidR="008F2C00">
        <w:t>d</w:t>
      </w:r>
      <w:r w:rsidR="005A1D45" w:rsidRPr="00E70BAB">
        <w:t xml:space="preserve"> different types and number</w:t>
      </w:r>
      <w:r w:rsidR="008818D2" w:rsidRPr="00E70BAB">
        <w:t>s</w:t>
      </w:r>
      <w:r w:rsidR="005A1D45" w:rsidRPr="00E70BAB">
        <w:t xml:space="preserve"> of muscle signals.</w:t>
      </w:r>
      <w:r w:rsidR="0061550B" w:rsidRPr="00E70BAB">
        <w:t xml:space="preserve"> In addition, signals</w:t>
      </w:r>
      <w:r w:rsidR="005A1D45" w:rsidRPr="00E70BAB">
        <w:t xml:space="preserve"> </w:t>
      </w:r>
      <w:r w:rsidR="0061550B" w:rsidRPr="00E70BAB">
        <w:t>from myopathic or neuropathic subjects tend</w:t>
      </w:r>
      <w:r w:rsidR="002A6CF2">
        <w:t>ed</w:t>
      </w:r>
      <w:r w:rsidR="0061550B" w:rsidRPr="00E70BAB">
        <w:t xml:space="preserve"> to be </w:t>
      </w:r>
      <w:r w:rsidR="002B1E62" w:rsidRPr="00E70BAB">
        <w:t xml:space="preserve">predicted </w:t>
      </w:r>
      <w:r w:rsidR="0061550B" w:rsidRPr="00E70BAB">
        <w:t>as their respective labels, whereas signals from normal subjects tend</w:t>
      </w:r>
      <w:r w:rsidR="007B5164">
        <w:t>ed</w:t>
      </w:r>
      <w:r w:rsidR="0061550B" w:rsidRPr="00E70BAB">
        <w:t xml:space="preserve"> to be ambiguous</w:t>
      </w:r>
      <w:r w:rsidR="00DF1F48" w:rsidRPr="00E70BAB">
        <w:t>,</w:t>
      </w:r>
      <w:r w:rsidR="0061550B" w:rsidRPr="00E70BAB">
        <w:t xml:space="preserve"> which </w:t>
      </w:r>
      <w:r w:rsidR="005F4999">
        <w:t>is notable</w:t>
      </w:r>
      <w:r w:rsidR="005B63C5" w:rsidRPr="00E70BAB">
        <w:t xml:space="preserve"> </w:t>
      </w:r>
      <w:r w:rsidR="0061550B" w:rsidRPr="00E70BAB">
        <w:t>from the colors of the heatmap (</w:t>
      </w:r>
      <w:r w:rsidR="0061550B" w:rsidRPr="00E70BAB">
        <w:fldChar w:fldCharType="begin"/>
      </w:r>
      <w:r w:rsidR="0061550B" w:rsidRPr="00E70BAB">
        <w:instrText xml:space="preserve"> REF _Ref81244971 \h </w:instrText>
      </w:r>
      <w:r w:rsidR="00E70BAB" w:rsidRPr="004815DE">
        <w:instrText xml:space="preserve"> \* MERGEFORMAT </w:instrText>
      </w:r>
      <w:r w:rsidR="0061550B"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61550B" w:rsidRPr="00E70BAB">
        <w:fldChar w:fldCharType="end"/>
      </w:r>
      <w:r w:rsidR="0061550B" w:rsidRPr="00E70BAB">
        <w:t>A).</w:t>
      </w:r>
      <w:r w:rsidR="002B1E62" w:rsidRPr="00E70BAB">
        <w:t xml:space="preserve"> </w:t>
      </w:r>
      <w:r w:rsidR="007C52C1" w:rsidRPr="00E70BAB">
        <w:t>Note that subject features</w:t>
      </w:r>
      <w:r w:rsidR="001907D3" w:rsidRPr="00E70BAB">
        <w:t>-PD</w:t>
      </w:r>
      <w:r w:rsidR="007C52C1" w:rsidRPr="00E70BAB">
        <w:t xml:space="preserve"> cannot be plotted </w:t>
      </w:r>
      <w:r w:rsidR="00DF1F48" w:rsidRPr="00E70BAB">
        <w:t xml:space="preserve">similarly to </w:t>
      </w:r>
      <w:r w:rsidR="00547F2A" w:rsidRPr="00E70BAB">
        <w:fldChar w:fldCharType="begin"/>
      </w:r>
      <w:r w:rsidR="00547F2A" w:rsidRPr="00E70BAB">
        <w:instrText xml:space="preserve"> REF _Ref81244971 \h </w:instrText>
      </w:r>
      <w:r w:rsidR="00E70BAB" w:rsidRPr="004815DE">
        <w:instrText xml:space="preserve"> \* MERGEFORMAT </w:instrText>
      </w:r>
      <w:r w:rsidR="00547F2A"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547F2A" w:rsidRPr="00E70BAB">
        <w:fldChar w:fldCharType="end"/>
      </w:r>
      <w:r w:rsidR="00547F2A" w:rsidRPr="00E70BAB">
        <w:t>B</w:t>
      </w:r>
      <w:r w:rsidR="007C52C1">
        <w:t xml:space="preserve"> since subject features</w:t>
      </w:r>
      <w:r w:rsidR="001907D3">
        <w:t>-PD</w:t>
      </w:r>
      <w:r w:rsidR="007C52C1">
        <w:t xml:space="preserve"> </w:t>
      </w:r>
      <w:r w:rsidR="00A07F3A">
        <w:t xml:space="preserve">is </w:t>
      </w:r>
      <w:r w:rsidR="00911A99">
        <w:t>six</w:t>
      </w:r>
      <w:r w:rsidR="007C52C1">
        <w:t>-</w:t>
      </w:r>
      <w:r w:rsidR="007C52C1" w:rsidRPr="00E70BAB">
        <w:t xml:space="preserve">dimensional </w:t>
      </w:r>
      <w:r w:rsidR="00DF1F48" w:rsidRPr="00E70BAB">
        <w:t xml:space="preserve">and </w:t>
      </w:r>
      <w:r w:rsidR="007C52C1" w:rsidRPr="00E70BAB">
        <w:t xml:space="preserve">cannot be plotted in </w:t>
      </w:r>
      <w:r w:rsidR="00911A99" w:rsidRPr="00E70BAB">
        <w:t>three</w:t>
      </w:r>
      <w:r w:rsidR="007C52C1" w:rsidRPr="00E70BAB">
        <w:t>-dimensional space.</w:t>
      </w:r>
      <w:r w:rsidR="002B1E62" w:rsidRPr="00E70BAB">
        <w:t xml:space="preserve"> Due to ambiguous prediction </w:t>
      </w:r>
      <w:r w:rsidR="002B1E62" w:rsidRPr="00E70BAB">
        <w:lastRenderedPageBreak/>
        <w:t xml:space="preserve">results of </w:t>
      </w:r>
      <w:r w:rsidR="00DF1F48" w:rsidRPr="00E70BAB">
        <w:t xml:space="preserve">muscle signals from </w:t>
      </w:r>
      <w:r w:rsidR="002B1E62" w:rsidRPr="00E70BAB">
        <w:t xml:space="preserve">normal </w:t>
      </w:r>
      <w:r w:rsidR="00DF1F48" w:rsidRPr="00E70BAB">
        <w:t>subjects</w:t>
      </w:r>
      <w:r w:rsidR="002B1E62" w:rsidRPr="00E70BAB">
        <w:t xml:space="preserve">, subject features </w:t>
      </w:r>
      <w:r w:rsidR="00655D0E" w:rsidRPr="00E70BAB">
        <w:t xml:space="preserve">of normal subjects </w:t>
      </w:r>
      <w:r w:rsidR="00A07F3A">
        <w:t>were</w:t>
      </w:r>
      <w:r w:rsidR="00A07F3A" w:rsidRPr="00E70BAB">
        <w:t xml:space="preserve"> </w:t>
      </w:r>
      <w:r w:rsidR="002B1E62" w:rsidRPr="00E70BAB">
        <w:t xml:space="preserve">relatively biased </w:t>
      </w:r>
      <w:r w:rsidR="00F94B41">
        <w:t>toward</w:t>
      </w:r>
      <w:r w:rsidR="002B1E62" w:rsidRPr="00E70BAB">
        <w:t xml:space="preserve"> myopathic and neuropathic features</w:t>
      </w:r>
      <w:r w:rsidR="007C52C1" w:rsidRPr="00E70BAB">
        <w:t xml:space="preserve"> </w:t>
      </w:r>
      <w:r w:rsidR="002B1E62" w:rsidRPr="00E70BAB">
        <w:t>(</w:t>
      </w:r>
      <w:r w:rsidR="007C52C1" w:rsidRPr="00E70BAB">
        <w:fldChar w:fldCharType="begin"/>
      </w:r>
      <w:r w:rsidR="007C52C1" w:rsidRPr="00E70BAB">
        <w:instrText xml:space="preserve"> REF _Ref81244971 \h </w:instrText>
      </w:r>
      <w:r w:rsidR="00E70BAB" w:rsidRPr="004815DE">
        <w:instrText xml:space="preserve"> \* MERGEFORMAT </w:instrText>
      </w:r>
      <w:r w:rsidR="007C52C1"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7C52C1" w:rsidRPr="00E70BAB">
        <w:fldChar w:fldCharType="end"/>
      </w:r>
      <w:r w:rsidR="00FD3EB4" w:rsidRPr="00E70BAB">
        <w:t>B</w:t>
      </w:r>
      <w:r w:rsidR="002B1E62" w:rsidRPr="00E70BAB">
        <w:t>)</w:t>
      </w:r>
      <w:r w:rsidR="007C52C1" w:rsidRPr="00E70BAB">
        <w:t xml:space="preserve">. </w:t>
      </w:r>
      <w:r w:rsidR="005B4517" w:rsidRPr="00E70BAB">
        <w:t>An e</w:t>
      </w:r>
      <w:r w:rsidR="007C52C1" w:rsidRPr="00E70BAB">
        <w:t xml:space="preserve">lementary approach in deriving the final subject </w:t>
      </w:r>
      <w:r w:rsidR="00DC5DF3" w:rsidRPr="00E70BAB">
        <w:t xml:space="preserve">diagnosis </w:t>
      </w:r>
      <w:r w:rsidR="007C52C1" w:rsidRPr="00E70BAB">
        <w:t xml:space="preserve">prediction scores </w:t>
      </w:r>
      <w:r w:rsidR="005B4517" w:rsidRPr="00E70BAB">
        <w:t>involve</w:t>
      </w:r>
      <w:r w:rsidR="00525132">
        <w:t>d</w:t>
      </w:r>
      <w:r w:rsidR="005B4517" w:rsidRPr="00E70BAB">
        <w:t xml:space="preserve"> using </w:t>
      </w:r>
      <w:r w:rsidR="007C52C1" w:rsidRPr="00E70BAB">
        <w:t xml:space="preserve">the subject features from </w:t>
      </w:r>
      <w:r w:rsidR="007C52C1" w:rsidRPr="00E70BAB">
        <w:fldChar w:fldCharType="begin"/>
      </w:r>
      <w:r w:rsidR="007C52C1" w:rsidRPr="00E70BAB">
        <w:instrText xml:space="preserve"> REF _Ref81244971 \h </w:instrText>
      </w:r>
      <w:r w:rsidR="00E70BAB" w:rsidRPr="004815DE">
        <w:instrText xml:space="preserve"> \* MERGEFORMAT </w:instrText>
      </w:r>
      <w:r w:rsidR="007C52C1"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7C52C1" w:rsidRPr="00E70BAB">
        <w:fldChar w:fldCharType="end"/>
      </w:r>
      <w:r w:rsidR="00FD3EB4" w:rsidRPr="00E70BAB">
        <w:t>B</w:t>
      </w:r>
      <w:r w:rsidR="007C52C1" w:rsidRPr="00E70BAB">
        <w:t xml:space="preserve"> as the final subject prediction scores</w:t>
      </w:r>
      <w:r w:rsidR="005B4517" w:rsidRPr="00E70BAB">
        <w:t>,</w:t>
      </w:r>
      <w:r w:rsidR="002B1E62" w:rsidRPr="00E70BAB">
        <w:t xml:space="preserve"> </w:t>
      </w:r>
      <w:r w:rsidR="00756280">
        <w:t xml:space="preserve">for </w:t>
      </w:r>
      <w:r w:rsidR="002B1E62" w:rsidRPr="00E70BAB">
        <w:t xml:space="preserve">which </w:t>
      </w:r>
      <w:r w:rsidR="00B33222" w:rsidRPr="00E70BAB">
        <w:t xml:space="preserve">the decision boundary is presented in </w:t>
      </w:r>
      <w:r w:rsidR="007C52C1" w:rsidRPr="00E70BAB">
        <w:fldChar w:fldCharType="begin"/>
      </w:r>
      <w:r w:rsidR="007C52C1" w:rsidRPr="00E70BAB">
        <w:instrText xml:space="preserve"> REF _Ref81244971 \h </w:instrText>
      </w:r>
      <w:r w:rsidR="00E70BAB" w:rsidRPr="004815DE">
        <w:instrText xml:space="preserve"> \* MERGEFORMAT </w:instrText>
      </w:r>
      <w:r w:rsidR="007C52C1"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7C52C1" w:rsidRPr="00E70BAB">
        <w:fldChar w:fldCharType="end"/>
      </w:r>
      <w:r w:rsidR="00E9210E" w:rsidRPr="00E70BAB">
        <w:t>C</w:t>
      </w:r>
      <w:r w:rsidR="007C52C1" w:rsidRPr="00E70BAB">
        <w:t>.</w:t>
      </w:r>
      <w:r w:rsidR="00C83F8B">
        <w:t xml:space="preserve"> A</w:t>
      </w:r>
      <w:r w:rsidR="00C372BA" w:rsidRPr="00E70BAB">
        <w:t xml:space="preserve"> classifier </w:t>
      </w:r>
      <w:r w:rsidR="00F90D9F" w:rsidRPr="00E70BAB">
        <w:t>wa</w:t>
      </w:r>
      <w:r w:rsidR="00C372BA" w:rsidRPr="00E70BAB">
        <w:t>s trained</w:t>
      </w:r>
      <w:r w:rsidR="00A71455" w:rsidRPr="00E70BAB">
        <w:t xml:space="preserve"> using </w:t>
      </w:r>
      <w:r w:rsidR="00F90D9F" w:rsidRPr="00E70BAB">
        <w:t xml:space="preserve">the </w:t>
      </w:r>
      <w:r w:rsidR="00A71455" w:rsidRPr="00E70BAB">
        <w:t xml:space="preserve">subject features from </w:t>
      </w:r>
      <w:r w:rsidR="00A71455" w:rsidRPr="00E70BAB">
        <w:fldChar w:fldCharType="begin"/>
      </w:r>
      <w:r w:rsidR="00A71455" w:rsidRPr="00E70BAB">
        <w:instrText xml:space="preserve"> REF _Ref81244971 \h </w:instrText>
      </w:r>
      <w:r w:rsidR="00E70BAB" w:rsidRPr="004815DE">
        <w:instrText xml:space="preserve"> \* MERGEFORMAT </w:instrText>
      </w:r>
      <w:r w:rsidR="00A71455"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A71455" w:rsidRPr="00E70BAB">
        <w:fldChar w:fldCharType="end"/>
      </w:r>
      <w:r w:rsidR="00A71455" w:rsidRPr="00E70BAB">
        <w:t>B</w:t>
      </w:r>
      <w:r w:rsidR="00C83F8B">
        <w:t xml:space="preserve"> t</w:t>
      </w:r>
      <w:r w:rsidR="00C83F8B" w:rsidRPr="00E70BAB">
        <w:t>o mitigate the bias of subject features from normal subjects</w:t>
      </w:r>
      <w:r w:rsidR="00F90D9F" w:rsidRPr="00E70BAB">
        <w:t xml:space="preserve">, </w:t>
      </w:r>
      <w:r w:rsidR="00C83F8B">
        <w:t xml:space="preserve">thus </w:t>
      </w:r>
      <w:r w:rsidR="00C372BA" w:rsidRPr="00E70BAB">
        <w:t>mo</w:t>
      </w:r>
      <w:r w:rsidR="00F90D9F" w:rsidRPr="00E70BAB">
        <w:t>ving</w:t>
      </w:r>
      <w:r w:rsidR="00C372BA" w:rsidRPr="00E70BAB">
        <w:t xml:space="preserve"> the decision boundary </w:t>
      </w:r>
      <w:r w:rsidR="00C372BA" w:rsidRPr="00E70BAB">
        <w:t xml:space="preserve">in feature space </w:t>
      </w:r>
      <w:r w:rsidR="00C372BA" w:rsidRPr="00E70BAB">
        <w:t>(</w:t>
      </w:r>
      <w:r w:rsidR="00C372BA" w:rsidRPr="00E70BAB">
        <w:fldChar w:fldCharType="begin"/>
      </w:r>
      <w:r w:rsidR="00C372BA" w:rsidRPr="00E70BAB">
        <w:instrText xml:space="preserve"> REF _Ref81244971 \h </w:instrText>
      </w:r>
      <w:r w:rsidR="00E70BAB" w:rsidRPr="004815DE">
        <w:instrText xml:space="preserve"> \* MERGEFORMAT </w:instrText>
      </w:r>
      <w:r w:rsidR="00C372BA"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C372BA" w:rsidRPr="00E70BAB">
        <w:fldChar w:fldCharType="end"/>
      </w:r>
      <w:r w:rsidR="00E9210E" w:rsidRPr="00E70BAB">
        <w:t>D</w:t>
      </w:r>
      <w:r w:rsidR="00C372BA" w:rsidRPr="00E70BAB">
        <w:t>).</w:t>
      </w:r>
    </w:p>
    <w:p w14:paraId="362644F4" w14:textId="2EEE6046" w:rsidR="0057657F" w:rsidRDefault="00B37FCF" w:rsidP="00416576">
      <w:pPr>
        <w:pStyle w:val="Heading2"/>
        <w:numPr>
          <w:ilvl w:val="1"/>
          <w:numId w:val="12"/>
        </w:numPr>
      </w:pPr>
      <w:r>
        <w:t xml:space="preserve">Subject </w:t>
      </w:r>
      <w:r w:rsidR="00D9454B">
        <w:t>d</w:t>
      </w:r>
      <w:r w:rsidR="00E00790">
        <w:t>iagnosis</w:t>
      </w:r>
      <w:r w:rsidR="00AC2F2B">
        <w:t xml:space="preserve"> </w:t>
      </w:r>
      <w:r w:rsidR="00D9454B">
        <w:t>p</w:t>
      </w:r>
      <w:r w:rsidR="00AC2F2B">
        <w:t>rediction</w:t>
      </w:r>
    </w:p>
    <w:p w14:paraId="0CD9C706" w14:textId="4263DDF2" w:rsidR="002066FA" w:rsidRPr="0008537B" w:rsidRDefault="002066FA" w:rsidP="00F67024">
      <w:pPr>
        <w:pStyle w:val="Caption"/>
        <w:keepNext/>
        <w:jc w:val="left"/>
        <w:rPr>
          <w:rFonts w:ascii="Times New Roman" w:hAnsi="Times New Roman" w:cs="Times New Roman"/>
          <w:color w:val="auto"/>
        </w:rPr>
      </w:pPr>
      <w:bookmarkStart w:id="30" w:name="_Ref87968954"/>
      <w:r w:rsidRPr="0008537B">
        <w:rPr>
          <w:rFonts w:ascii="Times New Roman" w:hAnsi="Times New Roman" w:cs="Times New Roman"/>
          <w:b/>
          <w:bCs/>
          <w:color w:val="000000" w:themeColor="text1"/>
        </w:rPr>
        <w:t xml:space="preserve">Table </w:t>
      </w:r>
      <w:r w:rsidR="003A3377" w:rsidRPr="0008537B">
        <w:rPr>
          <w:rFonts w:ascii="Times New Roman" w:hAnsi="Times New Roman" w:cs="Times New Roman"/>
          <w:b/>
          <w:bCs/>
          <w:color w:val="000000" w:themeColor="text1"/>
        </w:rPr>
        <w:fldChar w:fldCharType="begin"/>
      </w:r>
      <w:r w:rsidR="003A3377" w:rsidRPr="0008537B">
        <w:rPr>
          <w:rFonts w:ascii="Times New Roman" w:hAnsi="Times New Roman" w:cs="Times New Roman"/>
          <w:b/>
          <w:bCs/>
          <w:color w:val="000000" w:themeColor="text1"/>
        </w:rPr>
        <w:instrText xml:space="preserve"> SEQ Table \* ARABIC </w:instrText>
      </w:r>
      <w:r w:rsidR="003A3377" w:rsidRPr="0008537B">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4</w:t>
      </w:r>
      <w:r w:rsidR="003A3377" w:rsidRPr="0008537B">
        <w:rPr>
          <w:rFonts w:ascii="Times New Roman" w:hAnsi="Times New Roman" w:cs="Times New Roman"/>
          <w:b/>
          <w:bCs/>
          <w:noProof/>
          <w:color w:val="000000" w:themeColor="text1"/>
        </w:rPr>
        <w:fldChar w:fldCharType="end"/>
      </w:r>
      <w:bookmarkEnd w:id="30"/>
      <w:r w:rsidRPr="0008537B">
        <w:rPr>
          <w:rFonts w:ascii="Times New Roman" w:hAnsi="Times New Roman" w:cs="Times New Roman"/>
          <w:color w:val="000000" w:themeColor="text1"/>
        </w:rPr>
        <w:t xml:space="preserve"> Subject </w:t>
      </w:r>
      <w:r w:rsidR="00E00790" w:rsidRPr="0008537B">
        <w:rPr>
          <w:rFonts w:ascii="Times New Roman" w:hAnsi="Times New Roman" w:cs="Times New Roman"/>
          <w:color w:val="000000" w:themeColor="text1"/>
        </w:rPr>
        <w:t xml:space="preserve">diagnosis </w:t>
      </w:r>
      <w:r w:rsidR="00136577">
        <w:rPr>
          <w:rFonts w:ascii="Times New Roman" w:hAnsi="Times New Roman" w:cs="Times New Roman"/>
          <w:color w:val="000000" w:themeColor="text1"/>
        </w:rPr>
        <w:t xml:space="preserve">prediction </w:t>
      </w:r>
      <w:r w:rsidRPr="0008537B">
        <w:rPr>
          <w:rFonts w:ascii="Times New Roman" w:hAnsi="Times New Roman" w:cs="Times New Roman"/>
          <w:color w:val="000000" w:themeColor="text1"/>
        </w:rPr>
        <w:t xml:space="preserve">accuracy of </w:t>
      </w:r>
      <w:proofErr w:type="spellStart"/>
      <w:r w:rsidR="00514A50" w:rsidRPr="0008537B">
        <w:rPr>
          <w:rFonts w:ascii="Times New Roman" w:hAnsi="Times New Roman" w:cs="Times New Roman"/>
          <w:color w:val="000000" w:themeColor="text1"/>
        </w:rPr>
        <w:t>nEMGNet</w:t>
      </w:r>
      <w:proofErr w:type="spellEnd"/>
      <w:r w:rsidRPr="0008537B">
        <w:rPr>
          <w:rFonts w:ascii="Times New Roman" w:hAnsi="Times New Roman" w:cs="Times New Roman"/>
          <w:color w:val="000000" w:themeColor="text1"/>
        </w:rPr>
        <w:t xml:space="preserve"> and </w:t>
      </w:r>
      <w:proofErr w:type="spellStart"/>
      <w:r w:rsidR="00FF3679" w:rsidRPr="0008537B">
        <w:rPr>
          <w:rFonts w:ascii="Times New Roman" w:hAnsi="Times New Roman" w:cs="Times New Roman"/>
          <w:color w:val="000000" w:themeColor="text1"/>
        </w:rPr>
        <w:t>DiVote</w:t>
      </w:r>
      <w:proofErr w:type="spellEnd"/>
      <w:r w:rsidR="00FF3679" w:rsidRPr="0008537B">
        <w:rPr>
          <w:rFonts w:ascii="Times New Roman" w:hAnsi="Times New Roman" w:cs="Times New Roman"/>
          <w:color w:val="000000" w:themeColor="text1"/>
        </w:rPr>
        <w:t xml:space="preserve"> algorithm. Different types of </w:t>
      </w:r>
      <w:proofErr w:type="spellStart"/>
      <w:r w:rsidR="00FF3679" w:rsidRPr="0008537B">
        <w:rPr>
          <w:rFonts w:ascii="Times New Roman" w:hAnsi="Times New Roman" w:cs="Times New Roman"/>
          <w:color w:val="000000" w:themeColor="text1"/>
        </w:rPr>
        <w:t>nEMGNet</w:t>
      </w:r>
      <w:proofErr w:type="spellEnd"/>
      <w:r w:rsidR="00FF3679" w:rsidRPr="0008537B">
        <w:rPr>
          <w:rFonts w:ascii="Times New Roman" w:hAnsi="Times New Roman" w:cs="Times New Roman"/>
          <w:color w:val="000000" w:themeColor="text1"/>
        </w:rPr>
        <w:t xml:space="preserve"> and </w:t>
      </w:r>
      <w:r w:rsidR="00482438" w:rsidRPr="0008537B">
        <w:rPr>
          <w:rFonts w:ascii="Times New Roman" w:hAnsi="Times New Roman" w:cs="Times New Roman"/>
          <w:color w:val="000000" w:themeColor="text1"/>
        </w:rPr>
        <w:t xml:space="preserve">subject features </w:t>
      </w:r>
      <w:r w:rsidR="00FF3679" w:rsidRPr="0008537B">
        <w:rPr>
          <w:rFonts w:ascii="Times New Roman" w:hAnsi="Times New Roman" w:cs="Times New Roman"/>
          <w:color w:val="000000" w:themeColor="text1"/>
        </w:rPr>
        <w:t xml:space="preserve">within the </w:t>
      </w:r>
      <w:proofErr w:type="spellStart"/>
      <w:r w:rsidR="00FF3679" w:rsidRPr="0008537B">
        <w:rPr>
          <w:rFonts w:ascii="Times New Roman" w:hAnsi="Times New Roman" w:cs="Times New Roman"/>
          <w:color w:val="000000" w:themeColor="text1"/>
        </w:rPr>
        <w:t>DiVote</w:t>
      </w:r>
      <w:proofErr w:type="spellEnd"/>
      <w:r w:rsidR="00FF3679" w:rsidRPr="0008537B">
        <w:rPr>
          <w:rFonts w:ascii="Times New Roman" w:hAnsi="Times New Roman" w:cs="Times New Roman"/>
          <w:color w:val="000000" w:themeColor="text1"/>
        </w:rPr>
        <w:t xml:space="preserve"> algorithm </w:t>
      </w:r>
      <w:r w:rsidR="00482438" w:rsidRPr="0008537B">
        <w:rPr>
          <w:rFonts w:ascii="Times New Roman" w:hAnsi="Times New Roman" w:cs="Times New Roman"/>
          <w:color w:val="000000" w:themeColor="text1"/>
        </w:rPr>
        <w:t>are compared.</w:t>
      </w:r>
      <w:r w:rsidR="00C92731" w:rsidRPr="0008537B">
        <w:rPr>
          <w:rFonts w:ascii="Times New Roman" w:hAnsi="Times New Roman" w:cs="Times New Roman"/>
          <w:color w:val="000000" w:themeColor="text1"/>
        </w:rPr>
        <w:t xml:space="preserve"> Subject features-all refers to </w:t>
      </w:r>
      <w:r w:rsidR="00675445">
        <w:rPr>
          <w:rFonts w:ascii="Times New Roman" w:hAnsi="Times New Roman" w:cs="Times New Roman"/>
          <w:color w:val="000000" w:themeColor="text1"/>
        </w:rPr>
        <w:t>those</w:t>
      </w:r>
      <w:r w:rsidR="00C92731" w:rsidRPr="0008537B">
        <w:rPr>
          <w:rFonts w:ascii="Times New Roman" w:hAnsi="Times New Roman" w:cs="Times New Roman"/>
          <w:color w:val="000000" w:themeColor="text1"/>
        </w:rPr>
        <w:t xml:space="preserve"> created </w:t>
      </w:r>
      <w:r w:rsidR="00111C5D">
        <w:rPr>
          <w:rFonts w:ascii="Times New Roman" w:hAnsi="Times New Roman" w:cs="Times New Roman"/>
          <w:color w:val="000000" w:themeColor="text1"/>
        </w:rPr>
        <w:t xml:space="preserve">by </w:t>
      </w:r>
      <w:r w:rsidR="00C92731" w:rsidRPr="0008537B">
        <w:rPr>
          <w:rFonts w:ascii="Times New Roman" w:hAnsi="Times New Roman" w:cs="Times New Roman"/>
          <w:color w:val="000000" w:themeColor="text1"/>
        </w:rPr>
        <w:t xml:space="preserve">soft voting the muscle signal prediction scores over all muscle types. Subject features-PD refers to subject features created </w:t>
      </w:r>
      <w:r w:rsidR="00111C5D">
        <w:rPr>
          <w:rFonts w:ascii="Times New Roman" w:hAnsi="Times New Roman" w:cs="Times New Roman"/>
          <w:color w:val="000000" w:themeColor="text1"/>
        </w:rPr>
        <w:t xml:space="preserve">by </w:t>
      </w:r>
      <w:r w:rsidR="00C92731" w:rsidRPr="0008537B">
        <w:rPr>
          <w:rFonts w:ascii="Times New Roman" w:hAnsi="Times New Roman" w:cs="Times New Roman"/>
          <w:color w:val="000000" w:themeColor="text1"/>
        </w:rPr>
        <w:t xml:space="preserve">soft voting the same scores over proximal and distal muscle types </w:t>
      </w:r>
      <w:r w:rsidR="00AB6935" w:rsidRPr="0008537B">
        <w:rPr>
          <w:rFonts w:ascii="Times New Roman" w:hAnsi="Times New Roman" w:cs="Times New Roman"/>
          <w:color w:val="000000" w:themeColor="text1"/>
        </w:rPr>
        <w:t>and</w:t>
      </w:r>
      <w:r w:rsidR="00C92731" w:rsidRPr="0008537B">
        <w:rPr>
          <w:rFonts w:ascii="Times New Roman" w:hAnsi="Times New Roman" w:cs="Times New Roman"/>
          <w:color w:val="000000" w:themeColor="text1"/>
        </w:rPr>
        <w:t xml:space="preserve"> concatenating the results.</w:t>
      </w:r>
      <w:r w:rsidR="001F163C" w:rsidRPr="0008537B">
        <w:rPr>
          <w:rFonts w:ascii="Times New Roman" w:hAnsi="Times New Roman" w:cs="Times New Roman"/>
          <w:color w:val="000000" w:themeColor="text1"/>
        </w:rPr>
        <w:t xml:space="preserve"> Best performance is described in bold font.</w:t>
      </w:r>
      <w:r w:rsidR="009813A7" w:rsidRPr="0008537B">
        <w:rPr>
          <w:rFonts w:ascii="Times New Roman" w:hAnsi="Times New Roman" w:cs="Times New Roman"/>
          <w:color w:val="000000" w:themeColor="text1"/>
        </w:rPr>
        <w:t xml:space="preserve"> Results are </w:t>
      </w:r>
      <w:r w:rsidR="009813A7" w:rsidRPr="0008537B">
        <w:rPr>
          <w:rFonts w:ascii="Times New Roman" w:hAnsi="Times New Roman" w:cs="Times New Roman"/>
          <w:color w:val="auto"/>
        </w:rPr>
        <w:t xml:space="preserve">expressed in </w:t>
      </w:r>
      <w:proofErr w:type="spellStart"/>
      <w:r w:rsidR="009813A7" w:rsidRPr="0008537B">
        <w:rPr>
          <w:rFonts w:ascii="Times New Roman" w:hAnsi="Times New Roman" w:cs="Times New Roman"/>
          <w:color w:val="auto"/>
        </w:rPr>
        <w:t>mean</w:t>
      </w:r>
      <w:r w:rsidR="00602885">
        <w:rPr>
          <w:rFonts w:ascii="Times New Roman" w:hAnsi="Times New Roman" w:cs="Times New Roman"/>
          <w:color w:val="auto"/>
        </w:rPr>
        <w:t>±</w:t>
      </w:r>
      <w:r w:rsidR="009813A7" w:rsidRPr="0008537B">
        <w:rPr>
          <w:rFonts w:ascii="Times New Roman" w:hAnsi="Times New Roman" w:cs="Times New Roman"/>
          <w:color w:val="auto"/>
          <w:kern w:val="0"/>
          <w:szCs w:val="24"/>
        </w:rPr>
        <w:t>standard</w:t>
      </w:r>
      <w:proofErr w:type="spellEnd"/>
      <w:r w:rsidR="009813A7" w:rsidRPr="0008537B">
        <w:rPr>
          <w:rFonts w:ascii="Times New Roman" w:hAnsi="Times New Roman" w:cs="Times New Roman"/>
          <w:color w:val="auto"/>
          <w:kern w:val="0"/>
          <w:szCs w:val="24"/>
        </w:rPr>
        <w:t xml:space="preserve"> deviation</w:t>
      </w:r>
      <w:r w:rsidR="00D727F5">
        <w:rPr>
          <w:rFonts w:ascii="Times New Roman" w:hAnsi="Times New Roman" w:cs="Times New Roman"/>
          <w:color w:val="auto"/>
          <w:kern w:val="0"/>
          <w:szCs w:val="24"/>
        </w:rPr>
        <w:t xml:space="preserve"> over all folds and random repetitions</w:t>
      </w:r>
      <w:r w:rsidR="009813A7" w:rsidRPr="0008537B">
        <w:rPr>
          <w:rFonts w:ascii="Times New Roman" w:hAnsi="Times New Roman" w:cs="Times New Roman"/>
          <w:color w:val="auto"/>
          <w:kern w:val="0"/>
          <w:szCs w:val="24"/>
        </w:rPr>
        <w:t>.</w:t>
      </w:r>
    </w:p>
    <w:tbl>
      <w:tblPr>
        <w:tblStyle w:val="TableGrid"/>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428"/>
        <w:gridCol w:w="2052"/>
        <w:gridCol w:w="2579"/>
        <w:gridCol w:w="2687"/>
      </w:tblGrid>
      <w:tr w:rsidR="009813A7" w14:paraId="1403ADB8" w14:textId="77777777" w:rsidTr="00527108">
        <w:tc>
          <w:tcPr>
            <w:tcW w:w="2428" w:type="dxa"/>
            <w:vMerge w:val="restart"/>
            <w:vAlign w:val="center"/>
          </w:tcPr>
          <w:p w14:paraId="76B31EBC" w14:textId="5CABDDB5" w:rsidR="009813A7" w:rsidRDefault="009813A7" w:rsidP="00BB1B66">
            <w:pPr>
              <w:jc w:val="center"/>
              <w:rPr>
                <w:rFonts w:eastAsia="굴림" w:cs="Times New Roman"/>
                <w:kern w:val="0"/>
                <w:szCs w:val="24"/>
              </w:rPr>
            </w:pPr>
            <w:proofErr w:type="spellStart"/>
            <w:r>
              <w:rPr>
                <w:rFonts w:eastAsia="굴림" w:cs="Times New Roman"/>
                <w:kern w:val="0"/>
                <w:szCs w:val="24"/>
              </w:rPr>
              <w:t>nEMGNet</w:t>
            </w:r>
            <w:proofErr w:type="spellEnd"/>
          </w:p>
        </w:tc>
        <w:tc>
          <w:tcPr>
            <w:tcW w:w="7318" w:type="dxa"/>
            <w:gridSpan w:val="3"/>
            <w:tcBorders>
              <w:bottom w:val="single" w:sz="4" w:space="0" w:color="auto"/>
            </w:tcBorders>
            <w:vAlign w:val="center"/>
          </w:tcPr>
          <w:p w14:paraId="29F4162E" w14:textId="4679FCB3" w:rsidR="009813A7" w:rsidRPr="003C6B60" w:rsidRDefault="009813A7" w:rsidP="00B73B01">
            <w:pPr>
              <w:widowControl/>
              <w:wordWrap/>
              <w:autoSpaceDE/>
              <w:autoSpaceDN/>
              <w:jc w:val="center"/>
              <w:rPr>
                <w:rFonts w:eastAsia="굴림" w:cs="Times New Roman"/>
                <w:kern w:val="0"/>
                <w:szCs w:val="24"/>
              </w:rPr>
            </w:pPr>
            <w:r>
              <w:rPr>
                <w:rFonts w:eastAsia="굴림" w:cs="Times New Roman"/>
                <w:kern w:val="0"/>
                <w:szCs w:val="24"/>
              </w:rPr>
              <w:t>Accuracy (%)</w:t>
            </w:r>
          </w:p>
        </w:tc>
      </w:tr>
      <w:tr w:rsidR="009813A7" w14:paraId="190C6901" w14:textId="77777777" w:rsidTr="0000377B">
        <w:tc>
          <w:tcPr>
            <w:tcW w:w="2428" w:type="dxa"/>
            <w:vMerge/>
            <w:tcBorders>
              <w:bottom w:val="single" w:sz="4" w:space="0" w:color="auto"/>
            </w:tcBorders>
            <w:vAlign w:val="center"/>
          </w:tcPr>
          <w:p w14:paraId="5B03B157" w14:textId="29F5FB06" w:rsidR="009813A7" w:rsidRPr="003C6B60" w:rsidRDefault="009813A7" w:rsidP="00BB1B66">
            <w:pPr>
              <w:widowControl/>
              <w:wordWrap/>
              <w:autoSpaceDE/>
              <w:autoSpaceDN/>
              <w:jc w:val="center"/>
              <w:rPr>
                <w:rFonts w:eastAsia="굴림" w:cs="Times New Roman"/>
                <w:kern w:val="0"/>
                <w:szCs w:val="24"/>
              </w:rPr>
            </w:pPr>
          </w:p>
        </w:tc>
        <w:tc>
          <w:tcPr>
            <w:tcW w:w="2052" w:type="dxa"/>
            <w:tcBorders>
              <w:bottom w:val="single" w:sz="4" w:space="0" w:color="auto"/>
            </w:tcBorders>
            <w:vAlign w:val="center"/>
          </w:tcPr>
          <w:p w14:paraId="51ED7251" w14:textId="4EB6C869" w:rsidR="009813A7" w:rsidRPr="0000377B" w:rsidRDefault="00FF3679">
            <w:pPr>
              <w:pStyle w:val="BodyText"/>
              <w:jc w:val="center"/>
            </w:pPr>
            <w:r>
              <w:t>Simple averaging</w:t>
            </w:r>
            <w:r w:rsidR="009813A7">
              <w:br/>
              <w:t>(</w:t>
            </w:r>
            <w:r w:rsidR="009813A7">
              <w:rPr>
                <w:rFonts w:eastAsia="굴림" w:cs="Times New Roman"/>
                <w:kern w:val="0"/>
                <w:szCs w:val="24"/>
              </w:rPr>
              <w:t>No classifier)</w:t>
            </w:r>
          </w:p>
        </w:tc>
        <w:tc>
          <w:tcPr>
            <w:tcW w:w="2579" w:type="dxa"/>
            <w:tcBorders>
              <w:bottom w:val="single" w:sz="4" w:space="0" w:color="auto"/>
            </w:tcBorders>
            <w:vAlign w:val="center"/>
          </w:tcPr>
          <w:p w14:paraId="0B3A4689" w14:textId="6DDF11BF" w:rsidR="009813A7" w:rsidRPr="003C6B60" w:rsidRDefault="009813A7" w:rsidP="00B73B01">
            <w:pPr>
              <w:widowControl/>
              <w:wordWrap/>
              <w:autoSpaceDE/>
              <w:autoSpaceDN/>
              <w:jc w:val="center"/>
            </w:pPr>
            <w:r w:rsidRPr="003C6B60">
              <w:rPr>
                <w:rFonts w:eastAsia="굴림" w:cs="Times New Roman"/>
                <w:kern w:val="0"/>
                <w:szCs w:val="24"/>
              </w:rPr>
              <w:t>Subject features</w:t>
            </w:r>
            <w:r>
              <w:rPr>
                <w:rFonts w:eastAsia="굴림" w:cs="Times New Roman"/>
                <w:kern w:val="0"/>
                <w:szCs w:val="24"/>
              </w:rPr>
              <w:t>-all</w:t>
            </w:r>
          </w:p>
        </w:tc>
        <w:tc>
          <w:tcPr>
            <w:tcW w:w="2687" w:type="dxa"/>
            <w:tcBorders>
              <w:bottom w:val="single" w:sz="4" w:space="0" w:color="auto"/>
            </w:tcBorders>
            <w:vAlign w:val="center"/>
          </w:tcPr>
          <w:p w14:paraId="76B857C7" w14:textId="45F897C8" w:rsidR="009813A7" w:rsidRPr="003C6B60" w:rsidRDefault="009813A7" w:rsidP="00B73B01">
            <w:pPr>
              <w:widowControl/>
              <w:wordWrap/>
              <w:autoSpaceDE/>
              <w:autoSpaceDN/>
              <w:jc w:val="center"/>
              <w:rPr>
                <w:rFonts w:cs="Times New Roman"/>
              </w:rPr>
            </w:pPr>
            <w:r w:rsidRPr="003C6B60">
              <w:rPr>
                <w:rFonts w:eastAsia="굴림" w:cs="Times New Roman"/>
                <w:kern w:val="0"/>
                <w:szCs w:val="24"/>
              </w:rPr>
              <w:t>Subject features</w:t>
            </w:r>
            <w:r>
              <w:rPr>
                <w:rFonts w:eastAsia="굴림" w:cs="Times New Roman"/>
                <w:kern w:val="0"/>
                <w:szCs w:val="24"/>
              </w:rPr>
              <w:t>-PD</w:t>
            </w:r>
          </w:p>
        </w:tc>
      </w:tr>
      <w:tr w:rsidR="0000377B" w14:paraId="6081A272" w14:textId="77777777" w:rsidTr="0000377B">
        <w:tc>
          <w:tcPr>
            <w:tcW w:w="2428" w:type="dxa"/>
            <w:tcBorders>
              <w:top w:val="single" w:sz="4" w:space="0" w:color="auto"/>
              <w:bottom w:val="nil"/>
            </w:tcBorders>
            <w:vAlign w:val="center"/>
          </w:tcPr>
          <w:p w14:paraId="0C24FAA6"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A</w:t>
            </w:r>
          </w:p>
        </w:tc>
        <w:tc>
          <w:tcPr>
            <w:tcW w:w="2052" w:type="dxa"/>
            <w:tcBorders>
              <w:top w:val="single" w:sz="4" w:space="0" w:color="auto"/>
              <w:bottom w:val="nil"/>
            </w:tcBorders>
          </w:tcPr>
          <w:p w14:paraId="586560F5" w14:textId="4CE23DAC"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67.17</w:t>
            </w:r>
            <m:oMath>
              <m:r>
                <w:rPr>
                  <w:rFonts w:ascii="Cambria Math" w:eastAsia="굴림" w:hAnsi="Cambria Math" w:cs="Times New Roman"/>
                  <w:kern w:val="0"/>
                  <w:szCs w:val="24"/>
                </w:rPr>
                <m:t>±</m:t>
              </m:r>
            </m:oMath>
            <w:r>
              <w:rPr>
                <w:rFonts w:eastAsia="굴림" w:cs="Times New Roman"/>
                <w:kern w:val="0"/>
                <w:szCs w:val="24"/>
              </w:rPr>
              <w:t>10.75</w:t>
            </w:r>
          </w:p>
        </w:tc>
        <w:tc>
          <w:tcPr>
            <w:tcW w:w="2579" w:type="dxa"/>
            <w:tcBorders>
              <w:top w:val="single" w:sz="4" w:space="0" w:color="auto"/>
              <w:bottom w:val="nil"/>
            </w:tcBorders>
            <w:vAlign w:val="center"/>
          </w:tcPr>
          <w:p w14:paraId="01B05706" w14:textId="7DDA8B6A"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76.06</w:t>
            </w:r>
            <m:oMath>
              <m:r>
                <w:rPr>
                  <w:rFonts w:ascii="Cambria Math" w:eastAsia="굴림" w:hAnsi="Cambria Math" w:cs="Times New Roman"/>
                  <w:kern w:val="0"/>
                  <w:szCs w:val="24"/>
                </w:rPr>
                <m:t>±</m:t>
              </m:r>
            </m:oMath>
            <w:r w:rsidRPr="003C6B60">
              <w:rPr>
                <w:rFonts w:eastAsia="굴림" w:cs="Times New Roman"/>
                <w:kern w:val="0"/>
                <w:szCs w:val="24"/>
              </w:rPr>
              <w:t>4.90</w:t>
            </w:r>
          </w:p>
        </w:tc>
        <w:tc>
          <w:tcPr>
            <w:tcW w:w="2687" w:type="dxa"/>
            <w:tcBorders>
              <w:top w:val="single" w:sz="4" w:space="0" w:color="auto"/>
              <w:bottom w:val="nil"/>
            </w:tcBorders>
            <w:vAlign w:val="center"/>
          </w:tcPr>
          <w:p w14:paraId="650734CE" w14:textId="11903BC5"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76.57</w:t>
            </w:r>
            <m:oMath>
              <m:r>
                <w:rPr>
                  <w:rFonts w:ascii="Cambria Math" w:eastAsia="굴림" w:hAnsi="Cambria Math" w:cs="Times New Roman"/>
                  <w:kern w:val="0"/>
                  <w:szCs w:val="24"/>
                </w:rPr>
                <m:t>±</m:t>
              </m:r>
            </m:oMath>
            <w:r w:rsidRPr="003C6B60">
              <w:rPr>
                <w:rFonts w:eastAsia="굴림" w:cs="Times New Roman"/>
                <w:kern w:val="0"/>
                <w:szCs w:val="24"/>
              </w:rPr>
              <w:t>10.23</w:t>
            </w:r>
          </w:p>
        </w:tc>
      </w:tr>
      <w:tr w:rsidR="0000377B" w14:paraId="2733C89A" w14:textId="77777777" w:rsidTr="0000377B">
        <w:tc>
          <w:tcPr>
            <w:tcW w:w="2428" w:type="dxa"/>
            <w:tcBorders>
              <w:top w:val="nil"/>
              <w:bottom w:val="nil"/>
            </w:tcBorders>
            <w:vAlign w:val="center"/>
          </w:tcPr>
          <w:p w14:paraId="6841D790"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B</w:t>
            </w:r>
          </w:p>
        </w:tc>
        <w:tc>
          <w:tcPr>
            <w:tcW w:w="2052" w:type="dxa"/>
            <w:tcBorders>
              <w:top w:val="nil"/>
              <w:bottom w:val="nil"/>
            </w:tcBorders>
          </w:tcPr>
          <w:p w14:paraId="3AE97365" w14:textId="191974A0"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73.64</w:t>
            </w:r>
            <m:oMath>
              <m:r>
                <w:rPr>
                  <w:rFonts w:ascii="Cambria Math" w:eastAsia="굴림" w:hAnsi="Cambria Math" w:cs="Times New Roman"/>
                  <w:kern w:val="0"/>
                  <w:szCs w:val="24"/>
                </w:rPr>
                <m:t>±</m:t>
              </m:r>
            </m:oMath>
            <w:r>
              <w:rPr>
                <w:rFonts w:eastAsia="굴림" w:cs="Times New Roman"/>
                <w:kern w:val="0"/>
                <w:szCs w:val="24"/>
              </w:rPr>
              <w:t>7.27</w:t>
            </w:r>
          </w:p>
        </w:tc>
        <w:tc>
          <w:tcPr>
            <w:tcW w:w="2579" w:type="dxa"/>
            <w:tcBorders>
              <w:top w:val="nil"/>
              <w:bottom w:val="nil"/>
            </w:tcBorders>
            <w:vAlign w:val="center"/>
          </w:tcPr>
          <w:p w14:paraId="40F79B96" w14:textId="60253811"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81.92</w:t>
            </w:r>
            <m:oMath>
              <m:r>
                <w:rPr>
                  <w:rFonts w:ascii="Cambria Math" w:eastAsia="굴림" w:hAnsi="Cambria Math" w:cs="Times New Roman"/>
                  <w:kern w:val="0"/>
                  <w:szCs w:val="24"/>
                </w:rPr>
                <m:t>±</m:t>
              </m:r>
            </m:oMath>
            <w:r w:rsidRPr="003C6B60">
              <w:rPr>
                <w:rFonts w:eastAsia="굴림" w:cs="Times New Roman"/>
                <w:kern w:val="0"/>
                <w:szCs w:val="24"/>
              </w:rPr>
              <w:t>4.83</w:t>
            </w:r>
          </w:p>
        </w:tc>
        <w:tc>
          <w:tcPr>
            <w:tcW w:w="2687" w:type="dxa"/>
            <w:tcBorders>
              <w:top w:val="nil"/>
              <w:bottom w:val="nil"/>
            </w:tcBorders>
            <w:vAlign w:val="center"/>
          </w:tcPr>
          <w:p w14:paraId="76188F06" w14:textId="0EE3E1D8" w:rsidR="0000377B" w:rsidRPr="0000234B" w:rsidRDefault="0000377B" w:rsidP="00BB1B66">
            <w:pPr>
              <w:widowControl/>
              <w:wordWrap/>
              <w:autoSpaceDE/>
              <w:autoSpaceDN/>
              <w:jc w:val="center"/>
              <w:rPr>
                <w:rFonts w:eastAsia="굴림" w:cs="Times New Roman"/>
                <w:b/>
                <w:bCs/>
                <w:kern w:val="0"/>
                <w:szCs w:val="24"/>
              </w:rPr>
            </w:pPr>
            <w:r w:rsidRPr="0000234B">
              <w:rPr>
                <w:rFonts w:eastAsia="굴림" w:cs="Times New Roman"/>
                <w:b/>
                <w:bCs/>
                <w:kern w:val="0"/>
                <w:szCs w:val="24"/>
              </w:rPr>
              <w:t>83.69</w:t>
            </w:r>
            <m:oMath>
              <m:r>
                <m:rPr>
                  <m:sty m:val="bi"/>
                </m:rPr>
                <w:rPr>
                  <w:rFonts w:ascii="Cambria Math" w:eastAsia="굴림" w:hAnsi="Cambria Math" w:cs="Times New Roman"/>
                  <w:kern w:val="0"/>
                  <w:szCs w:val="24"/>
                </w:rPr>
                <m:t>±</m:t>
              </m:r>
            </m:oMath>
            <w:r w:rsidRPr="0000234B">
              <w:rPr>
                <w:rFonts w:eastAsia="굴림" w:cs="Times New Roman"/>
                <w:b/>
                <w:bCs/>
                <w:kern w:val="0"/>
                <w:szCs w:val="24"/>
              </w:rPr>
              <w:t>5.28</w:t>
            </w:r>
          </w:p>
        </w:tc>
      </w:tr>
      <w:tr w:rsidR="0000377B" w14:paraId="41EF1341" w14:textId="77777777" w:rsidTr="0000377B">
        <w:tc>
          <w:tcPr>
            <w:tcW w:w="2428" w:type="dxa"/>
            <w:tcBorders>
              <w:top w:val="nil"/>
              <w:bottom w:val="nil"/>
            </w:tcBorders>
            <w:vAlign w:val="center"/>
          </w:tcPr>
          <w:p w14:paraId="08A37352"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C</w:t>
            </w:r>
          </w:p>
        </w:tc>
        <w:tc>
          <w:tcPr>
            <w:tcW w:w="2052" w:type="dxa"/>
            <w:tcBorders>
              <w:top w:val="nil"/>
              <w:bottom w:val="nil"/>
            </w:tcBorders>
          </w:tcPr>
          <w:p w14:paraId="02DD95FB" w14:textId="5D1D50AE"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69.95</w:t>
            </w:r>
            <m:oMath>
              <m:r>
                <w:rPr>
                  <w:rFonts w:ascii="Cambria Math" w:eastAsia="굴림" w:hAnsi="Cambria Math" w:cs="Times New Roman"/>
                  <w:kern w:val="0"/>
                  <w:szCs w:val="24"/>
                </w:rPr>
                <m:t>±</m:t>
              </m:r>
            </m:oMath>
            <w:r>
              <w:rPr>
                <w:rFonts w:eastAsia="굴림" w:cs="Times New Roman"/>
                <w:kern w:val="0"/>
                <w:szCs w:val="24"/>
              </w:rPr>
              <w:t>7.77</w:t>
            </w:r>
          </w:p>
        </w:tc>
        <w:tc>
          <w:tcPr>
            <w:tcW w:w="2579" w:type="dxa"/>
            <w:tcBorders>
              <w:top w:val="nil"/>
              <w:bottom w:val="nil"/>
            </w:tcBorders>
            <w:vAlign w:val="center"/>
          </w:tcPr>
          <w:p w14:paraId="018BCD2F" w14:textId="124ACB1F"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81.26</w:t>
            </w:r>
            <m:oMath>
              <m:r>
                <w:rPr>
                  <w:rFonts w:ascii="Cambria Math" w:eastAsia="굴림" w:hAnsi="Cambria Math" w:cs="Times New Roman"/>
                  <w:kern w:val="0"/>
                  <w:szCs w:val="24"/>
                </w:rPr>
                <m:t>±</m:t>
              </m:r>
            </m:oMath>
            <w:r w:rsidRPr="003C6B60">
              <w:rPr>
                <w:rFonts w:eastAsia="굴림" w:cs="Times New Roman"/>
                <w:kern w:val="0"/>
                <w:szCs w:val="24"/>
              </w:rPr>
              <w:t>6.35</w:t>
            </w:r>
          </w:p>
        </w:tc>
        <w:tc>
          <w:tcPr>
            <w:tcW w:w="2687" w:type="dxa"/>
            <w:tcBorders>
              <w:top w:val="nil"/>
              <w:bottom w:val="nil"/>
            </w:tcBorders>
            <w:vAlign w:val="center"/>
          </w:tcPr>
          <w:p w14:paraId="6B4B46FC" w14:textId="1AE32676"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81.87</w:t>
            </w:r>
            <m:oMath>
              <m:r>
                <w:rPr>
                  <w:rFonts w:ascii="Cambria Math" w:eastAsia="굴림" w:hAnsi="Cambria Math" w:cs="Times New Roman"/>
                  <w:kern w:val="0"/>
                  <w:szCs w:val="24"/>
                </w:rPr>
                <m:t>±</m:t>
              </m:r>
            </m:oMath>
            <w:r w:rsidRPr="003C6B60">
              <w:rPr>
                <w:rFonts w:eastAsia="굴림" w:cs="Times New Roman"/>
                <w:kern w:val="0"/>
                <w:szCs w:val="24"/>
              </w:rPr>
              <w:t>6.80</w:t>
            </w:r>
          </w:p>
        </w:tc>
      </w:tr>
      <w:tr w:rsidR="0000377B" w14:paraId="3BD2047E" w14:textId="77777777" w:rsidTr="0000377B">
        <w:tc>
          <w:tcPr>
            <w:tcW w:w="2428" w:type="dxa"/>
            <w:tcBorders>
              <w:top w:val="nil"/>
              <w:bottom w:val="single" w:sz="12" w:space="0" w:color="auto"/>
            </w:tcBorders>
            <w:vAlign w:val="center"/>
          </w:tcPr>
          <w:p w14:paraId="0BC2849A" w14:textId="77777777"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D</w:t>
            </w:r>
          </w:p>
        </w:tc>
        <w:tc>
          <w:tcPr>
            <w:tcW w:w="2052" w:type="dxa"/>
            <w:tcBorders>
              <w:top w:val="nil"/>
              <w:bottom w:val="single" w:sz="12" w:space="0" w:color="auto"/>
            </w:tcBorders>
          </w:tcPr>
          <w:p w14:paraId="758A7A9A" w14:textId="1B866862" w:rsidR="0000377B" w:rsidRPr="003C6B60" w:rsidRDefault="0000377B" w:rsidP="00BB1B66">
            <w:pPr>
              <w:widowControl/>
              <w:wordWrap/>
              <w:autoSpaceDE/>
              <w:autoSpaceDN/>
              <w:jc w:val="center"/>
              <w:rPr>
                <w:rFonts w:eastAsia="굴림" w:cs="Times New Roman"/>
                <w:kern w:val="0"/>
                <w:szCs w:val="24"/>
              </w:rPr>
            </w:pPr>
            <w:r>
              <w:rPr>
                <w:rFonts w:eastAsia="굴림" w:cs="Times New Roman"/>
                <w:kern w:val="0"/>
                <w:szCs w:val="24"/>
              </w:rPr>
              <w:t>75.35</w:t>
            </w:r>
            <m:oMath>
              <m:r>
                <w:rPr>
                  <w:rFonts w:ascii="Cambria Math" w:eastAsia="굴림" w:hAnsi="Cambria Math" w:cs="Times New Roman"/>
                  <w:kern w:val="0"/>
                  <w:szCs w:val="24"/>
                </w:rPr>
                <m:t>±</m:t>
              </m:r>
            </m:oMath>
            <w:r>
              <w:rPr>
                <w:rFonts w:eastAsia="굴림" w:cs="Times New Roman"/>
                <w:kern w:val="0"/>
                <w:szCs w:val="24"/>
              </w:rPr>
              <w:t>6.93</w:t>
            </w:r>
          </w:p>
        </w:tc>
        <w:tc>
          <w:tcPr>
            <w:tcW w:w="2579" w:type="dxa"/>
            <w:tcBorders>
              <w:top w:val="nil"/>
              <w:bottom w:val="single" w:sz="12" w:space="0" w:color="auto"/>
            </w:tcBorders>
            <w:vAlign w:val="center"/>
          </w:tcPr>
          <w:p w14:paraId="4065AF35" w14:textId="3019FA2E"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81.26</w:t>
            </w:r>
            <m:oMath>
              <m:r>
                <w:rPr>
                  <w:rFonts w:ascii="Cambria Math" w:eastAsia="굴림" w:hAnsi="Cambria Math" w:cs="Times New Roman"/>
                  <w:kern w:val="0"/>
                  <w:szCs w:val="24"/>
                </w:rPr>
                <m:t>±</m:t>
              </m:r>
            </m:oMath>
            <w:r w:rsidRPr="003C6B60">
              <w:rPr>
                <w:rFonts w:eastAsia="굴림" w:cs="Times New Roman"/>
                <w:kern w:val="0"/>
                <w:szCs w:val="24"/>
              </w:rPr>
              <w:t>6.35</w:t>
            </w:r>
          </w:p>
        </w:tc>
        <w:tc>
          <w:tcPr>
            <w:tcW w:w="2687" w:type="dxa"/>
            <w:tcBorders>
              <w:top w:val="nil"/>
              <w:bottom w:val="single" w:sz="12" w:space="0" w:color="auto"/>
            </w:tcBorders>
            <w:vAlign w:val="center"/>
          </w:tcPr>
          <w:p w14:paraId="17FF64FD" w14:textId="08A35239" w:rsidR="0000377B" w:rsidRPr="003C6B60" w:rsidRDefault="0000377B" w:rsidP="00BB1B66">
            <w:pPr>
              <w:widowControl/>
              <w:wordWrap/>
              <w:autoSpaceDE/>
              <w:autoSpaceDN/>
              <w:jc w:val="center"/>
              <w:rPr>
                <w:rFonts w:eastAsia="굴림" w:cs="Times New Roman"/>
                <w:kern w:val="0"/>
                <w:szCs w:val="24"/>
              </w:rPr>
            </w:pPr>
            <w:r w:rsidRPr="003C6B60">
              <w:rPr>
                <w:rFonts w:eastAsia="굴림" w:cs="Times New Roman"/>
                <w:kern w:val="0"/>
                <w:szCs w:val="24"/>
              </w:rPr>
              <w:t>80.81</w:t>
            </w:r>
            <m:oMath>
              <m:r>
                <w:rPr>
                  <w:rFonts w:ascii="Cambria Math" w:eastAsia="굴림" w:hAnsi="Cambria Math" w:cs="Times New Roman"/>
                  <w:kern w:val="0"/>
                  <w:szCs w:val="24"/>
                </w:rPr>
                <m:t>±</m:t>
              </m:r>
            </m:oMath>
            <w:r w:rsidRPr="003C6B60">
              <w:rPr>
                <w:rFonts w:eastAsia="굴림" w:cs="Times New Roman"/>
                <w:kern w:val="0"/>
                <w:szCs w:val="24"/>
              </w:rPr>
              <w:t>5.31</w:t>
            </w:r>
          </w:p>
        </w:tc>
      </w:tr>
    </w:tbl>
    <w:p w14:paraId="45BA6E85" w14:textId="1C2EC294" w:rsidR="00F75352" w:rsidRDefault="00F75352" w:rsidP="00F75352">
      <w:pPr>
        <w:pStyle w:val="BodyText"/>
      </w:pPr>
    </w:p>
    <w:p w14:paraId="1666C938" w14:textId="35F19496" w:rsidR="00806046" w:rsidRDefault="00B37FCF" w:rsidP="005E3106">
      <w:pPr>
        <w:pStyle w:val="BodyText"/>
        <w:spacing w:line="480" w:lineRule="auto"/>
        <w:ind w:firstLine="800"/>
      </w:pPr>
      <w:r>
        <w:t>Subject</w:t>
      </w:r>
      <w:r w:rsidR="00020239">
        <w:t xml:space="preserve"> diagnosis</w:t>
      </w:r>
      <w:r w:rsidR="00AC5A3B">
        <w:t xml:space="preserve"> </w:t>
      </w:r>
      <w:r w:rsidR="00136577">
        <w:t xml:space="preserve">prediction </w:t>
      </w:r>
      <w:r w:rsidR="00AC5A3B">
        <w:t>accuracies</w:t>
      </w:r>
      <w:r w:rsidR="0016365C">
        <w:t xml:space="preserve"> of </w:t>
      </w:r>
      <w:r w:rsidR="0016365C" w:rsidRPr="00E70BAB">
        <w:t xml:space="preserve">different </w:t>
      </w:r>
      <w:proofErr w:type="spellStart"/>
      <w:r w:rsidR="0016365C" w:rsidRPr="00E70BAB">
        <w:t>nEMGNet</w:t>
      </w:r>
      <w:proofErr w:type="spellEnd"/>
      <w:r w:rsidR="0016365C" w:rsidRPr="00E70BAB">
        <w:t xml:space="preserve"> versions and various</w:t>
      </w:r>
      <w:r w:rsidR="00D3660A" w:rsidRPr="00E70BAB">
        <w:t xml:space="preserve"> prediction methods within</w:t>
      </w:r>
      <w:r w:rsidR="0016365C" w:rsidRPr="00E70BAB">
        <w:t xml:space="preserve"> </w:t>
      </w:r>
      <w:r w:rsidR="00CC14F9" w:rsidRPr="00E70BAB">
        <w:t xml:space="preserve">the </w:t>
      </w:r>
      <w:proofErr w:type="spellStart"/>
      <w:r w:rsidR="0016365C" w:rsidRPr="00E70BAB">
        <w:t>DiVote</w:t>
      </w:r>
      <w:proofErr w:type="spellEnd"/>
      <w:r w:rsidR="0016365C" w:rsidRPr="00E70BAB">
        <w:t xml:space="preserve"> </w:t>
      </w:r>
      <w:r w:rsidR="00D3660A" w:rsidRPr="00E70BAB">
        <w:t>algorithm</w:t>
      </w:r>
      <w:r w:rsidR="0016365C" w:rsidRPr="00E70BAB">
        <w:t xml:space="preserve"> </w:t>
      </w:r>
      <w:r w:rsidR="00AC5A3B" w:rsidRPr="00E70BAB">
        <w:t>were compared</w:t>
      </w:r>
      <w:r w:rsidR="0016365C" w:rsidRPr="00E70BAB">
        <w:t xml:space="preserve"> (</w:t>
      </w:r>
      <w:r w:rsidR="001849A2" w:rsidRPr="00E70BAB">
        <w:fldChar w:fldCharType="begin"/>
      </w:r>
      <w:r w:rsidR="001849A2" w:rsidRPr="00E70BAB">
        <w:instrText xml:space="preserve"> REF _Ref87968954 \h </w:instrText>
      </w:r>
      <w:r w:rsidR="00E70BAB" w:rsidRPr="004815DE">
        <w:instrText xml:space="preserve"> \* MERGEFORMAT </w:instrText>
      </w:r>
      <w:r w:rsidR="001849A2" w:rsidRPr="00E70BAB">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4</w:t>
      </w:r>
      <w:r w:rsidR="001849A2" w:rsidRPr="00E70BAB">
        <w:fldChar w:fldCharType="end"/>
      </w:r>
      <w:r w:rsidR="0016365C" w:rsidRPr="00E70BAB">
        <w:t>)</w:t>
      </w:r>
      <w:r w:rsidRPr="00E70BAB">
        <w:t>.</w:t>
      </w:r>
      <w:r w:rsidR="00CA11FA" w:rsidRPr="00E70BAB">
        <w:t xml:space="preserve"> </w:t>
      </w:r>
      <w:r w:rsidR="006A4360">
        <w:t>The s</w:t>
      </w:r>
      <w:r w:rsidR="006A4360" w:rsidRPr="00E70BAB">
        <w:t xml:space="preserve">imple </w:t>
      </w:r>
      <w:r w:rsidR="000F2ACC" w:rsidRPr="00E70BAB">
        <w:t xml:space="preserve">averaging </w:t>
      </w:r>
      <w:r w:rsidR="0012171C" w:rsidRPr="00E70BAB">
        <w:t xml:space="preserve">setting </w:t>
      </w:r>
      <w:r w:rsidR="000F2ACC" w:rsidRPr="00E70BAB">
        <w:t xml:space="preserve">used </w:t>
      </w:r>
      <w:r w:rsidR="006A4360">
        <w:t xml:space="preserve">the </w:t>
      </w:r>
      <w:r w:rsidR="000F2ACC" w:rsidRPr="00E70BAB">
        <w:t>average of muscle signal prediction scores as the final subject prediction score, which is equivalent to using subject features-all as the final subject prediction score. As there was</w:t>
      </w:r>
      <w:r w:rsidR="000F2ACC">
        <w:t xml:space="preserve"> no additional classifier, the </w:t>
      </w:r>
      <w:r w:rsidR="00555AA2">
        <w:t xml:space="preserve">decision boundary of </w:t>
      </w:r>
      <w:r w:rsidR="000F2ACC">
        <w:t xml:space="preserve">simple averaging </w:t>
      </w:r>
      <w:r w:rsidR="00127C26">
        <w:t xml:space="preserve">in feature space </w:t>
      </w:r>
      <w:r w:rsidR="00555AA2">
        <w:t>was equal to the standard argmax function (</w:t>
      </w:r>
      <w:r w:rsidR="000F2ACC" w:rsidRPr="000F2ACC">
        <w:fldChar w:fldCharType="begin"/>
      </w:r>
      <w:r w:rsidR="000F2ACC" w:rsidRPr="000F2ACC">
        <w:instrText xml:space="preserve"> REF _Ref81244971 \h </w:instrText>
      </w:r>
      <w:r w:rsidR="000F2ACC" w:rsidRPr="007032DF">
        <w:instrText xml:space="preserve"> \* MERGEFORMAT </w:instrText>
      </w:r>
      <w:r w:rsidR="000F2ACC" w:rsidRPr="000F2ACC">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0F2ACC" w:rsidRPr="000F2ACC">
        <w:fldChar w:fldCharType="end"/>
      </w:r>
      <w:r w:rsidR="000F2ACC">
        <w:t>C)</w:t>
      </w:r>
      <w:r w:rsidR="0012171C" w:rsidRPr="000F2ACC">
        <w:t>.</w:t>
      </w:r>
      <w:r w:rsidR="00555AA2">
        <w:t xml:space="preserve"> </w:t>
      </w:r>
      <w:r w:rsidR="00270D85">
        <w:t>Using an additional classifier always resulted in better performance regardless of</w:t>
      </w:r>
      <w:r w:rsidR="00B26396">
        <w:t xml:space="preserve"> </w:t>
      </w:r>
      <w:r w:rsidR="006A4360">
        <w:t xml:space="preserve">the </w:t>
      </w:r>
      <w:proofErr w:type="spellStart"/>
      <w:r w:rsidR="00B26396">
        <w:t>nEMGNet</w:t>
      </w:r>
      <w:proofErr w:type="spellEnd"/>
      <w:r w:rsidR="00B26396">
        <w:t xml:space="preserve"> version and</w:t>
      </w:r>
      <w:r w:rsidR="00270D85">
        <w:t xml:space="preserve"> subject feature type. </w:t>
      </w:r>
      <w:r w:rsidR="00F05FA5">
        <w:t>Using subject features</w:t>
      </w:r>
      <w:r w:rsidR="00906D97">
        <w:t>-PD</w:t>
      </w:r>
      <w:r w:rsidR="00F05FA5">
        <w:t xml:space="preserve"> resulted in better performance </w:t>
      </w:r>
      <w:r w:rsidR="0072373A">
        <w:t xml:space="preserve">than </w:t>
      </w:r>
      <w:r w:rsidR="00906D97">
        <w:t xml:space="preserve">using subject features-all </w:t>
      </w:r>
      <w:r w:rsidR="00F05FA5">
        <w:t xml:space="preserve">for most </w:t>
      </w:r>
      <w:proofErr w:type="spellStart"/>
      <w:r w:rsidR="00F05FA5">
        <w:t>nEMGNet</w:t>
      </w:r>
      <w:proofErr w:type="spellEnd"/>
      <w:r w:rsidR="00F05FA5">
        <w:t xml:space="preserve"> models. </w:t>
      </w:r>
      <w:proofErr w:type="spellStart"/>
      <w:r w:rsidR="00F05FA5">
        <w:t>nEMGNet</w:t>
      </w:r>
      <w:proofErr w:type="spellEnd"/>
      <w:r w:rsidR="00F05FA5">
        <w:t>-B,</w:t>
      </w:r>
      <w:r w:rsidR="00F05FA5" w:rsidRPr="00F05FA5">
        <w:t xml:space="preserve"> </w:t>
      </w:r>
      <w:r w:rsidR="00F05FA5">
        <w:t>which contains two residual blocks between SR blocks, presented the best performance a</w:t>
      </w:r>
      <w:r w:rsidR="003F59FD">
        <w:t>mong</w:t>
      </w:r>
      <w:r w:rsidR="006A4360">
        <w:t xml:space="preserve"> the</w:t>
      </w:r>
      <w:r w:rsidR="003F59FD">
        <w:t xml:space="preserve"> different </w:t>
      </w:r>
      <w:proofErr w:type="spellStart"/>
      <w:r w:rsidR="006A4360">
        <w:t>nEMGNet</w:t>
      </w:r>
      <w:proofErr w:type="spellEnd"/>
      <w:r w:rsidR="006A4360">
        <w:t xml:space="preserve"> </w:t>
      </w:r>
      <w:r w:rsidR="003F59FD">
        <w:t>versions</w:t>
      </w:r>
      <w:r w:rsidR="00F05FA5">
        <w:t xml:space="preserve">. </w:t>
      </w:r>
      <w:proofErr w:type="spellStart"/>
      <w:r w:rsidR="00514A50">
        <w:t>nEMGNet</w:t>
      </w:r>
      <w:proofErr w:type="spellEnd"/>
      <w:r w:rsidR="00A057D7">
        <w:t>-A</w:t>
      </w:r>
      <w:r w:rsidR="00F05FA5">
        <w:t>,</w:t>
      </w:r>
      <w:r w:rsidR="00A057D7">
        <w:t xml:space="preserve"> which </w:t>
      </w:r>
      <w:r w:rsidR="00370D56">
        <w:t>has no</w:t>
      </w:r>
      <w:r w:rsidR="00A057D7">
        <w:t xml:space="preserve"> residual blocks</w:t>
      </w:r>
      <w:r w:rsidR="00F05FA5">
        <w:t>, presented the worst performance.</w:t>
      </w:r>
      <w:r w:rsidR="00A057D7">
        <w:t xml:space="preserve"> </w:t>
      </w:r>
      <w:r w:rsidR="00DC3458">
        <w:t>I</w:t>
      </w:r>
      <w:r w:rsidR="00A057D7">
        <w:t xml:space="preserve">ncreasing </w:t>
      </w:r>
      <w:r w:rsidR="003F59FD">
        <w:t xml:space="preserve">the number </w:t>
      </w:r>
      <w:r w:rsidR="003F59FD">
        <w:lastRenderedPageBreak/>
        <w:t>of residual blocks did not</w:t>
      </w:r>
      <w:r w:rsidR="0013221F">
        <w:t xml:space="preserve"> consistently</w:t>
      </w:r>
      <w:r w:rsidR="003F59FD">
        <w:t xml:space="preserve"> increase model performance</w:t>
      </w:r>
      <w:r w:rsidR="00DC487F">
        <w:t>.</w:t>
      </w:r>
    </w:p>
    <w:p w14:paraId="38808B09" w14:textId="01A5F91F" w:rsidR="000825DF" w:rsidRPr="00F67024" w:rsidRDefault="000825DF" w:rsidP="00F67024">
      <w:pPr>
        <w:pStyle w:val="Caption"/>
        <w:keepNext/>
        <w:jc w:val="left"/>
        <w:rPr>
          <w:rFonts w:ascii="Times New Roman" w:hAnsi="Times New Roman" w:cs="Times New Roman"/>
          <w:color w:val="000000" w:themeColor="text1"/>
        </w:rPr>
      </w:pPr>
      <w:bookmarkStart w:id="31" w:name="_Ref83048351"/>
      <w:r w:rsidRPr="00F67024">
        <w:rPr>
          <w:rFonts w:ascii="Times New Roman" w:hAnsi="Times New Roman" w:cs="Times New Roman"/>
          <w:b/>
          <w:bCs/>
          <w:color w:val="000000" w:themeColor="text1"/>
        </w:rPr>
        <w:t xml:space="preserve">Table </w:t>
      </w:r>
      <w:r w:rsidR="003A3377" w:rsidRPr="00F67024">
        <w:rPr>
          <w:rFonts w:ascii="Times New Roman" w:hAnsi="Times New Roman" w:cs="Times New Roman"/>
          <w:b/>
          <w:bCs/>
          <w:color w:val="000000" w:themeColor="text1"/>
        </w:rPr>
        <w:fldChar w:fldCharType="begin"/>
      </w:r>
      <w:r w:rsidR="003A3377" w:rsidRPr="00F67024">
        <w:rPr>
          <w:rFonts w:ascii="Times New Roman" w:hAnsi="Times New Roman" w:cs="Times New Roman"/>
          <w:b/>
          <w:bCs/>
          <w:color w:val="000000" w:themeColor="text1"/>
        </w:rPr>
        <w:instrText xml:space="preserve"> SEQ Table \* ARABIC </w:instrText>
      </w:r>
      <w:r w:rsidR="003A3377" w:rsidRPr="00F67024">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5</w:t>
      </w:r>
      <w:r w:rsidR="003A3377" w:rsidRPr="00F67024">
        <w:rPr>
          <w:rFonts w:ascii="Times New Roman" w:hAnsi="Times New Roman" w:cs="Times New Roman"/>
          <w:b/>
          <w:bCs/>
          <w:noProof/>
          <w:color w:val="000000" w:themeColor="text1"/>
        </w:rPr>
        <w:fldChar w:fldCharType="end"/>
      </w:r>
      <w:bookmarkEnd w:id="31"/>
      <w:r w:rsidRPr="00F67024">
        <w:rPr>
          <w:rFonts w:ascii="Times New Roman" w:hAnsi="Times New Roman" w:cs="Times New Roman"/>
          <w:color w:val="000000" w:themeColor="text1"/>
        </w:rPr>
        <w:t xml:space="preserve"> Subject </w:t>
      </w:r>
      <w:r w:rsidR="00AC609C">
        <w:rPr>
          <w:rFonts w:ascii="Times New Roman" w:hAnsi="Times New Roman" w:cs="Times New Roman"/>
          <w:color w:val="000000" w:themeColor="text1"/>
        </w:rPr>
        <w:t xml:space="preserve">diagnosis </w:t>
      </w:r>
      <w:r w:rsidR="00EE0B15">
        <w:rPr>
          <w:rFonts w:ascii="Times New Roman" w:hAnsi="Times New Roman" w:cs="Times New Roman"/>
          <w:color w:val="000000" w:themeColor="text1"/>
        </w:rPr>
        <w:t xml:space="preserve">prediction </w:t>
      </w:r>
      <w:r w:rsidRPr="00F67024">
        <w:rPr>
          <w:rFonts w:ascii="Times New Roman" w:hAnsi="Times New Roman" w:cs="Times New Roman"/>
          <w:color w:val="000000" w:themeColor="text1"/>
        </w:rPr>
        <w:t xml:space="preserve">result of </w:t>
      </w:r>
      <w:proofErr w:type="spellStart"/>
      <w:r w:rsidRPr="00F67024">
        <w:rPr>
          <w:rFonts w:ascii="Times New Roman" w:hAnsi="Times New Roman" w:cs="Times New Roman"/>
          <w:color w:val="000000" w:themeColor="text1"/>
        </w:rPr>
        <w:t>nEMGNet</w:t>
      </w:r>
      <w:proofErr w:type="spellEnd"/>
      <w:r w:rsidRPr="00F67024">
        <w:rPr>
          <w:rFonts w:ascii="Times New Roman" w:hAnsi="Times New Roman" w:cs="Times New Roman"/>
          <w:color w:val="000000" w:themeColor="text1"/>
        </w:rPr>
        <w:t xml:space="preserve"> and baseline </w:t>
      </w:r>
      <w:r w:rsidR="00F74348">
        <w:rPr>
          <w:rFonts w:ascii="Times New Roman" w:hAnsi="Times New Roman" w:cs="Times New Roman"/>
          <w:color w:val="000000" w:themeColor="text1"/>
        </w:rPr>
        <w:t>models</w:t>
      </w:r>
      <w:r w:rsidR="00EE75D5" w:rsidRPr="00F67024">
        <w:rPr>
          <w:rFonts w:ascii="Times New Roman" w:hAnsi="Times New Roman" w:cs="Times New Roman"/>
          <w:color w:val="000000" w:themeColor="text1"/>
        </w:rPr>
        <w:t xml:space="preserve">. </w:t>
      </w:r>
      <w:r w:rsidR="00AE4C33">
        <w:rPr>
          <w:rFonts w:ascii="Times New Roman" w:hAnsi="Times New Roman" w:cs="Times New Roman"/>
          <w:color w:val="000000" w:themeColor="text1"/>
        </w:rPr>
        <w:t xml:space="preserve">Baseline models were used as </w:t>
      </w:r>
      <w:r w:rsidR="00EE75D5" w:rsidRPr="00F67024">
        <w:rPr>
          <w:rFonts w:ascii="Times New Roman" w:hAnsi="Times New Roman" w:cs="Times New Roman"/>
          <w:color w:val="000000" w:themeColor="text1"/>
        </w:rPr>
        <w:t xml:space="preserve">feature extractors within the </w:t>
      </w:r>
      <w:proofErr w:type="spellStart"/>
      <w:r w:rsidR="00EE75D5" w:rsidRPr="00F67024">
        <w:rPr>
          <w:rFonts w:ascii="Times New Roman" w:hAnsi="Times New Roman" w:cs="Times New Roman"/>
          <w:color w:val="000000" w:themeColor="text1"/>
        </w:rPr>
        <w:t>DiVote</w:t>
      </w:r>
      <w:proofErr w:type="spellEnd"/>
      <w:r w:rsidR="00EE75D5" w:rsidRPr="00F67024">
        <w:rPr>
          <w:rFonts w:ascii="Times New Roman" w:hAnsi="Times New Roman" w:cs="Times New Roman"/>
          <w:color w:val="000000" w:themeColor="text1"/>
        </w:rPr>
        <w:t xml:space="preserve"> </w:t>
      </w:r>
      <w:r w:rsidR="00D3660A">
        <w:rPr>
          <w:rFonts w:ascii="Times New Roman" w:hAnsi="Times New Roman" w:cs="Times New Roman"/>
          <w:color w:val="000000" w:themeColor="text1"/>
        </w:rPr>
        <w:t>algorithm</w:t>
      </w:r>
      <w:r w:rsidR="00EE75D5" w:rsidRPr="00F67024">
        <w:rPr>
          <w:rFonts w:ascii="Times New Roman" w:hAnsi="Times New Roman" w:cs="Times New Roman"/>
          <w:color w:val="000000" w:themeColor="text1"/>
        </w:rPr>
        <w:t xml:space="preserve"> to compare</w:t>
      </w:r>
      <w:r w:rsidR="000E1361">
        <w:rPr>
          <w:rFonts w:ascii="Times New Roman" w:hAnsi="Times New Roman" w:cs="Times New Roman"/>
          <w:color w:val="000000" w:themeColor="text1"/>
        </w:rPr>
        <w:t xml:space="preserve"> the</w:t>
      </w:r>
      <w:r w:rsidR="00EE75D5" w:rsidRPr="00F67024">
        <w:rPr>
          <w:rFonts w:ascii="Times New Roman" w:hAnsi="Times New Roman" w:cs="Times New Roman"/>
          <w:color w:val="000000" w:themeColor="text1"/>
        </w:rPr>
        <w:t xml:space="preserve"> performance.</w:t>
      </w:r>
      <w:r w:rsidR="009E5910" w:rsidRPr="00F67024">
        <w:rPr>
          <w:rFonts w:ascii="Times New Roman" w:hAnsi="Times New Roman" w:cs="Times New Roman"/>
          <w:color w:val="000000" w:themeColor="text1"/>
        </w:rPr>
        <w:t xml:space="preserve"> </w:t>
      </w:r>
      <w:r w:rsidR="00EC1377">
        <w:rPr>
          <w:rFonts w:ascii="Times New Roman" w:hAnsi="Times New Roman" w:cs="Times New Roman"/>
          <w:color w:val="000000" w:themeColor="text1"/>
        </w:rPr>
        <w:t xml:space="preserve">Subject features-PD was generated from the </w:t>
      </w:r>
      <w:proofErr w:type="spellStart"/>
      <w:r w:rsidR="00EC1377">
        <w:rPr>
          <w:rFonts w:ascii="Times New Roman" w:hAnsi="Times New Roman" w:cs="Times New Roman"/>
          <w:color w:val="000000" w:themeColor="text1"/>
        </w:rPr>
        <w:t>DiVote</w:t>
      </w:r>
      <w:proofErr w:type="spellEnd"/>
      <w:r w:rsidR="00EC1377">
        <w:rPr>
          <w:rFonts w:ascii="Times New Roman" w:hAnsi="Times New Roman" w:cs="Times New Roman"/>
          <w:color w:val="000000" w:themeColor="text1"/>
        </w:rPr>
        <w:t xml:space="preserve"> algorithm. </w:t>
      </w:r>
      <w:r w:rsidR="009E5910" w:rsidRPr="00F67024">
        <w:rPr>
          <w:rFonts w:ascii="Times New Roman" w:hAnsi="Times New Roman" w:cs="Times New Roman"/>
          <w:color w:val="000000" w:themeColor="text1"/>
        </w:rPr>
        <w:t xml:space="preserve">Metrics are mean values </w:t>
      </w:r>
      <w:r w:rsidR="00B13C4E">
        <w:rPr>
          <w:rFonts w:ascii="Times New Roman" w:hAnsi="Times New Roman" w:cs="Times New Roman"/>
          <w:color w:val="000000" w:themeColor="text1"/>
        </w:rPr>
        <w:t xml:space="preserve">over all </w:t>
      </w:r>
      <w:r w:rsidR="009E5910" w:rsidRPr="00F67024">
        <w:rPr>
          <w:rFonts w:ascii="Times New Roman" w:hAnsi="Times New Roman" w:cs="Times New Roman"/>
          <w:color w:val="000000" w:themeColor="text1"/>
        </w:rPr>
        <w:t>fold</w:t>
      </w:r>
      <w:r w:rsidR="007672F8">
        <w:rPr>
          <w:rFonts w:ascii="Times New Roman" w:hAnsi="Times New Roman" w:cs="Times New Roman"/>
          <w:color w:val="000000" w:themeColor="text1"/>
        </w:rPr>
        <w:t>s</w:t>
      </w:r>
      <w:r w:rsidR="009E5910" w:rsidRPr="00F67024">
        <w:rPr>
          <w:rFonts w:ascii="Times New Roman" w:hAnsi="Times New Roman" w:cs="Times New Roman"/>
          <w:color w:val="000000" w:themeColor="text1"/>
        </w:rPr>
        <w:t xml:space="preserve"> and random repetitions.</w:t>
      </w:r>
      <w:r w:rsidR="007A17D2">
        <w:rPr>
          <w:rFonts w:ascii="Times New Roman" w:hAnsi="Times New Roman" w:cs="Times New Roman"/>
          <w:color w:val="000000" w:themeColor="text1"/>
        </w:rPr>
        <w:t xml:space="preserve"> Best evaluation metrics are described in bold font.</w:t>
      </w:r>
    </w:p>
    <w:tbl>
      <w:tblPr>
        <w:tblStyle w:val="TableGrid"/>
        <w:tblW w:w="5000" w:type="pct"/>
        <w:tblLook w:val="04A0" w:firstRow="1" w:lastRow="0" w:firstColumn="1" w:lastColumn="0" w:noHBand="0" w:noVBand="1"/>
      </w:tblPr>
      <w:tblGrid>
        <w:gridCol w:w="1679"/>
        <w:gridCol w:w="1557"/>
        <w:gridCol w:w="1084"/>
        <w:gridCol w:w="1084"/>
        <w:gridCol w:w="1084"/>
        <w:gridCol w:w="1084"/>
        <w:gridCol w:w="1084"/>
        <w:gridCol w:w="1090"/>
      </w:tblGrid>
      <w:tr w:rsidR="00AC387F" w:rsidRPr="00F46DBC" w14:paraId="3662DEC0" w14:textId="77777777" w:rsidTr="00E160F0">
        <w:trPr>
          <w:trHeight w:val="561"/>
        </w:trPr>
        <w:tc>
          <w:tcPr>
            <w:tcW w:w="862" w:type="pct"/>
            <w:vMerge w:val="restart"/>
            <w:tcBorders>
              <w:left w:val="nil"/>
              <w:right w:val="nil"/>
            </w:tcBorders>
            <w:vAlign w:val="center"/>
          </w:tcPr>
          <w:p w14:paraId="542A869E" w14:textId="3F5E08A6" w:rsidR="00AC387F" w:rsidRPr="00F46DBC" w:rsidRDefault="00AC387F" w:rsidP="00F46DBC">
            <w:pPr>
              <w:pStyle w:val="BodyText"/>
              <w:jc w:val="center"/>
              <w:rPr>
                <w:sz w:val="20"/>
                <w:szCs w:val="18"/>
              </w:rPr>
            </w:pPr>
            <w:r w:rsidRPr="00F46DBC">
              <w:rPr>
                <w:sz w:val="20"/>
                <w:szCs w:val="18"/>
              </w:rPr>
              <w:t>Reference</w:t>
            </w:r>
          </w:p>
        </w:tc>
        <w:tc>
          <w:tcPr>
            <w:tcW w:w="799" w:type="pct"/>
            <w:vMerge w:val="restart"/>
            <w:tcBorders>
              <w:left w:val="nil"/>
              <w:right w:val="nil"/>
            </w:tcBorders>
            <w:vAlign w:val="center"/>
          </w:tcPr>
          <w:p w14:paraId="7E7B4472" w14:textId="5620F96F" w:rsidR="00AC387F" w:rsidRPr="00F46DBC" w:rsidRDefault="00AC387F" w:rsidP="00F46DBC">
            <w:pPr>
              <w:pStyle w:val="BodyText"/>
              <w:jc w:val="center"/>
              <w:rPr>
                <w:sz w:val="20"/>
                <w:szCs w:val="18"/>
              </w:rPr>
            </w:pPr>
            <w:r w:rsidRPr="00F46DBC">
              <w:rPr>
                <w:sz w:val="20"/>
                <w:szCs w:val="18"/>
              </w:rPr>
              <w:t>Feature extractor</w:t>
            </w:r>
          </w:p>
        </w:tc>
        <w:tc>
          <w:tcPr>
            <w:tcW w:w="3339" w:type="pct"/>
            <w:gridSpan w:val="6"/>
            <w:tcBorders>
              <w:left w:val="nil"/>
              <w:bottom w:val="single" w:sz="4" w:space="0" w:color="auto"/>
              <w:right w:val="nil"/>
            </w:tcBorders>
            <w:vAlign w:val="center"/>
          </w:tcPr>
          <w:p w14:paraId="48E28DB3" w14:textId="0E6C32E8" w:rsidR="00AC387F" w:rsidRPr="00F46DBC" w:rsidRDefault="00AC387F" w:rsidP="00F46DBC">
            <w:pPr>
              <w:pStyle w:val="BodyText"/>
              <w:jc w:val="center"/>
              <w:rPr>
                <w:sz w:val="20"/>
                <w:szCs w:val="18"/>
              </w:rPr>
            </w:pPr>
            <w:r>
              <w:rPr>
                <w:sz w:val="20"/>
                <w:szCs w:val="18"/>
              </w:rPr>
              <w:t>Evaluation Metrics (%)</w:t>
            </w:r>
          </w:p>
        </w:tc>
      </w:tr>
      <w:tr w:rsidR="00AC387F" w:rsidRPr="00F46DBC" w14:paraId="5F84A758" w14:textId="659F3C56" w:rsidTr="00E160F0">
        <w:trPr>
          <w:trHeight w:val="561"/>
        </w:trPr>
        <w:tc>
          <w:tcPr>
            <w:tcW w:w="862" w:type="pct"/>
            <w:vMerge/>
            <w:tcBorders>
              <w:left w:val="nil"/>
              <w:bottom w:val="single" w:sz="4" w:space="0" w:color="auto"/>
              <w:right w:val="nil"/>
            </w:tcBorders>
            <w:vAlign w:val="center"/>
          </w:tcPr>
          <w:p w14:paraId="78254BF4" w14:textId="6F5C34AF" w:rsidR="00AC387F" w:rsidRPr="00F46DBC" w:rsidRDefault="00AC387F" w:rsidP="00F46DBC">
            <w:pPr>
              <w:pStyle w:val="BodyText"/>
              <w:jc w:val="center"/>
              <w:rPr>
                <w:sz w:val="20"/>
                <w:szCs w:val="18"/>
              </w:rPr>
            </w:pPr>
          </w:p>
        </w:tc>
        <w:tc>
          <w:tcPr>
            <w:tcW w:w="799" w:type="pct"/>
            <w:vMerge/>
            <w:tcBorders>
              <w:left w:val="nil"/>
              <w:bottom w:val="single" w:sz="4" w:space="0" w:color="auto"/>
              <w:right w:val="nil"/>
            </w:tcBorders>
            <w:vAlign w:val="center"/>
          </w:tcPr>
          <w:p w14:paraId="724B83E9" w14:textId="2B2F7179" w:rsidR="00AC387F" w:rsidRPr="00F46DBC" w:rsidRDefault="00AC387F" w:rsidP="00F46DBC">
            <w:pPr>
              <w:pStyle w:val="BodyText"/>
              <w:jc w:val="center"/>
              <w:rPr>
                <w:sz w:val="20"/>
                <w:szCs w:val="18"/>
              </w:rPr>
            </w:pPr>
          </w:p>
        </w:tc>
        <w:tc>
          <w:tcPr>
            <w:tcW w:w="556" w:type="pct"/>
            <w:tcBorders>
              <w:left w:val="nil"/>
              <w:bottom w:val="single" w:sz="4" w:space="0" w:color="auto"/>
              <w:right w:val="nil"/>
            </w:tcBorders>
            <w:vAlign w:val="center"/>
          </w:tcPr>
          <w:p w14:paraId="56108897" w14:textId="30E3122C" w:rsidR="00AC387F" w:rsidRPr="00F46DBC" w:rsidRDefault="00AC387F" w:rsidP="00F46DBC">
            <w:pPr>
              <w:pStyle w:val="BodyText"/>
              <w:jc w:val="center"/>
              <w:rPr>
                <w:sz w:val="20"/>
                <w:szCs w:val="18"/>
              </w:rPr>
            </w:pPr>
            <w:r w:rsidRPr="00F46DBC">
              <w:rPr>
                <w:sz w:val="20"/>
                <w:szCs w:val="18"/>
              </w:rPr>
              <w:t>Accuracy</w:t>
            </w:r>
          </w:p>
        </w:tc>
        <w:tc>
          <w:tcPr>
            <w:tcW w:w="556" w:type="pct"/>
            <w:tcBorders>
              <w:left w:val="nil"/>
              <w:bottom w:val="single" w:sz="4" w:space="0" w:color="auto"/>
              <w:right w:val="nil"/>
            </w:tcBorders>
            <w:vAlign w:val="center"/>
          </w:tcPr>
          <w:p w14:paraId="5354E7F0" w14:textId="70C54273" w:rsidR="00AC387F" w:rsidRPr="00F46DBC" w:rsidRDefault="00AC387F" w:rsidP="00F46DBC">
            <w:pPr>
              <w:pStyle w:val="BodyText"/>
              <w:jc w:val="center"/>
              <w:rPr>
                <w:sz w:val="20"/>
                <w:szCs w:val="18"/>
              </w:rPr>
            </w:pPr>
            <w:r w:rsidRPr="00F46DBC">
              <w:rPr>
                <w:sz w:val="20"/>
                <w:szCs w:val="18"/>
              </w:rPr>
              <w:t>F1</w:t>
            </w:r>
          </w:p>
        </w:tc>
        <w:tc>
          <w:tcPr>
            <w:tcW w:w="556" w:type="pct"/>
            <w:tcBorders>
              <w:left w:val="nil"/>
              <w:bottom w:val="single" w:sz="4" w:space="0" w:color="auto"/>
              <w:right w:val="nil"/>
            </w:tcBorders>
            <w:vAlign w:val="center"/>
          </w:tcPr>
          <w:p w14:paraId="266D3896" w14:textId="31E678AD" w:rsidR="00AC387F" w:rsidRPr="00F46DBC" w:rsidRDefault="00AC387F" w:rsidP="00F46DBC">
            <w:pPr>
              <w:pStyle w:val="BodyText"/>
              <w:jc w:val="center"/>
              <w:rPr>
                <w:sz w:val="20"/>
                <w:szCs w:val="18"/>
              </w:rPr>
            </w:pPr>
            <w:r>
              <w:rPr>
                <w:sz w:val="20"/>
                <w:szCs w:val="18"/>
              </w:rPr>
              <w:t>Precision</w:t>
            </w:r>
          </w:p>
        </w:tc>
        <w:tc>
          <w:tcPr>
            <w:tcW w:w="556" w:type="pct"/>
            <w:tcBorders>
              <w:left w:val="nil"/>
              <w:bottom w:val="single" w:sz="4" w:space="0" w:color="auto"/>
              <w:right w:val="nil"/>
            </w:tcBorders>
            <w:vAlign w:val="center"/>
          </w:tcPr>
          <w:p w14:paraId="00290874" w14:textId="5912C370" w:rsidR="00AC387F" w:rsidRPr="00F46DBC" w:rsidRDefault="00AC387F" w:rsidP="00F46DBC">
            <w:pPr>
              <w:pStyle w:val="BodyText"/>
              <w:jc w:val="center"/>
              <w:rPr>
                <w:sz w:val="20"/>
                <w:szCs w:val="18"/>
              </w:rPr>
            </w:pPr>
            <w:r>
              <w:rPr>
                <w:sz w:val="20"/>
                <w:szCs w:val="18"/>
              </w:rPr>
              <w:t>Recall</w:t>
            </w:r>
          </w:p>
        </w:tc>
        <w:tc>
          <w:tcPr>
            <w:tcW w:w="556" w:type="pct"/>
            <w:tcBorders>
              <w:left w:val="nil"/>
              <w:bottom w:val="single" w:sz="4" w:space="0" w:color="auto"/>
              <w:right w:val="nil"/>
            </w:tcBorders>
            <w:vAlign w:val="center"/>
          </w:tcPr>
          <w:p w14:paraId="7B52CF48" w14:textId="381B08B0" w:rsidR="00AC387F" w:rsidRPr="00F46DBC" w:rsidRDefault="00AC387F" w:rsidP="00F46DBC">
            <w:pPr>
              <w:pStyle w:val="BodyText"/>
              <w:jc w:val="center"/>
              <w:rPr>
                <w:sz w:val="20"/>
                <w:szCs w:val="18"/>
              </w:rPr>
            </w:pPr>
            <w:r w:rsidRPr="00F46DBC">
              <w:rPr>
                <w:sz w:val="20"/>
                <w:szCs w:val="18"/>
              </w:rPr>
              <w:t>AUROC</w:t>
            </w:r>
          </w:p>
        </w:tc>
        <w:tc>
          <w:tcPr>
            <w:tcW w:w="558" w:type="pct"/>
            <w:tcBorders>
              <w:left w:val="nil"/>
              <w:bottom w:val="single" w:sz="4" w:space="0" w:color="auto"/>
              <w:right w:val="nil"/>
            </w:tcBorders>
            <w:vAlign w:val="center"/>
          </w:tcPr>
          <w:p w14:paraId="28DAA555" w14:textId="0478BD86" w:rsidR="00AC387F" w:rsidRPr="00F46DBC" w:rsidRDefault="00AC387F" w:rsidP="00F46DBC">
            <w:pPr>
              <w:pStyle w:val="BodyText"/>
              <w:jc w:val="center"/>
              <w:rPr>
                <w:sz w:val="20"/>
                <w:szCs w:val="18"/>
              </w:rPr>
            </w:pPr>
            <w:r w:rsidRPr="00F46DBC">
              <w:rPr>
                <w:sz w:val="20"/>
                <w:szCs w:val="18"/>
              </w:rPr>
              <w:t>MCC</w:t>
            </w:r>
          </w:p>
        </w:tc>
      </w:tr>
      <w:tr w:rsidR="00AC387F" w:rsidRPr="00F46DBC" w14:paraId="76CBAF39" w14:textId="67056B8B" w:rsidTr="00E160F0">
        <w:trPr>
          <w:trHeight w:val="354"/>
        </w:trPr>
        <w:tc>
          <w:tcPr>
            <w:tcW w:w="862" w:type="pct"/>
            <w:tcBorders>
              <w:left w:val="nil"/>
              <w:bottom w:val="nil"/>
              <w:right w:val="nil"/>
            </w:tcBorders>
            <w:vAlign w:val="center"/>
          </w:tcPr>
          <w:p w14:paraId="2719271E" w14:textId="6713BECB" w:rsidR="00AC387F" w:rsidRPr="00F46DBC" w:rsidRDefault="00653C6C" w:rsidP="00F46DBC">
            <w:pPr>
              <w:pStyle w:val="BodyText"/>
              <w:jc w:val="center"/>
              <w:rPr>
                <w:sz w:val="20"/>
                <w:szCs w:val="18"/>
              </w:rPr>
            </w:pPr>
            <w:r>
              <w:rPr>
                <w:sz w:val="20"/>
                <w:szCs w:val="18"/>
              </w:rPr>
              <w:t>Current study</w:t>
            </w:r>
          </w:p>
        </w:tc>
        <w:tc>
          <w:tcPr>
            <w:tcW w:w="799" w:type="pct"/>
            <w:tcBorders>
              <w:left w:val="nil"/>
              <w:bottom w:val="nil"/>
              <w:right w:val="nil"/>
            </w:tcBorders>
            <w:vAlign w:val="center"/>
          </w:tcPr>
          <w:p w14:paraId="7F14C3B7" w14:textId="022A7B59" w:rsidR="00AC387F" w:rsidRPr="00F46DBC" w:rsidRDefault="00B064C7" w:rsidP="00F46DBC">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rFonts w:hint="eastAsia"/>
                <w:sz w:val="20"/>
                <w:szCs w:val="18"/>
              </w:rPr>
              <w:t>A</w:t>
            </w:r>
          </w:p>
        </w:tc>
        <w:tc>
          <w:tcPr>
            <w:tcW w:w="556" w:type="pct"/>
            <w:tcBorders>
              <w:left w:val="nil"/>
              <w:bottom w:val="nil"/>
              <w:right w:val="nil"/>
            </w:tcBorders>
            <w:vAlign w:val="center"/>
          </w:tcPr>
          <w:p w14:paraId="5AA54122" w14:textId="059A88E3" w:rsidR="00AC387F" w:rsidRPr="000642B9" w:rsidRDefault="000642B9" w:rsidP="00F46DBC">
            <w:pPr>
              <w:pStyle w:val="BodyText"/>
              <w:jc w:val="center"/>
              <w:rPr>
                <w:sz w:val="20"/>
                <w:szCs w:val="18"/>
              </w:rPr>
            </w:pPr>
            <w:r w:rsidRPr="000642B9">
              <w:rPr>
                <w:sz w:val="20"/>
                <w:szCs w:val="18"/>
              </w:rPr>
              <w:t>76.57</w:t>
            </w:r>
          </w:p>
        </w:tc>
        <w:tc>
          <w:tcPr>
            <w:tcW w:w="556" w:type="pct"/>
            <w:tcBorders>
              <w:left w:val="nil"/>
              <w:bottom w:val="nil"/>
              <w:right w:val="nil"/>
            </w:tcBorders>
            <w:vAlign w:val="center"/>
          </w:tcPr>
          <w:p w14:paraId="10C0A6B9" w14:textId="33463C8B" w:rsidR="00AC387F" w:rsidRPr="000642B9" w:rsidRDefault="000642B9" w:rsidP="00F46DBC">
            <w:pPr>
              <w:pStyle w:val="BodyText"/>
              <w:jc w:val="center"/>
              <w:rPr>
                <w:sz w:val="20"/>
                <w:szCs w:val="18"/>
              </w:rPr>
            </w:pPr>
            <w:r>
              <w:rPr>
                <w:sz w:val="20"/>
                <w:szCs w:val="18"/>
              </w:rPr>
              <w:t>74.67</w:t>
            </w:r>
          </w:p>
        </w:tc>
        <w:tc>
          <w:tcPr>
            <w:tcW w:w="556" w:type="pct"/>
            <w:tcBorders>
              <w:left w:val="nil"/>
              <w:bottom w:val="nil"/>
              <w:right w:val="nil"/>
            </w:tcBorders>
            <w:vAlign w:val="center"/>
          </w:tcPr>
          <w:p w14:paraId="4AF05104" w14:textId="468DF8C7" w:rsidR="00AC387F" w:rsidRPr="000642B9" w:rsidRDefault="000642B9" w:rsidP="00F46DBC">
            <w:pPr>
              <w:pStyle w:val="BodyText"/>
              <w:jc w:val="center"/>
              <w:rPr>
                <w:sz w:val="20"/>
                <w:szCs w:val="18"/>
              </w:rPr>
            </w:pPr>
            <w:r>
              <w:rPr>
                <w:sz w:val="20"/>
                <w:szCs w:val="18"/>
              </w:rPr>
              <w:t>79.17</w:t>
            </w:r>
          </w:p>
        </w:tc>
        <w:tc>
          <w:tcPr>
            <w:tcW w:w="556" w:type="pct"/>
            <w:tcBorders>
              <w:left w:val="nil"/>
              <w:bottom w:val="nil"/>
              <w:right w:val="nil"/>
            </w:tcBorders>
            <w:vAlign w:val="center"/>
          </w:tcPr>
          <w:p w14:paraId="51912E14" w14:textId="3446045A" w:rsidR="00AC387F" w:rsidRPr="000642B9" w:rsidRDefault="000642B9" w:rsidP="00F46DBC">
            <w:pPr>
              <w:pStyle w:val="BodyText"/>
              <w:jc w:val="center"/>
              <w:rPr>
                <w:sz w:val="20"/>
                <w:szCs w:val="18"/>
              </w:rPr>
            </w:pPr>
            <w:r>
              <w:rPr>
                <w:sz w:val="20"/>
                <w:szCs w:val="18"/>
              </w:rPr>
              <w:t>76.57</w:t>
            </w:r>
          </w:p>
        </w:tc>
        <w:tc>
          <w:tcPr>
            <w:tcW w:w="556" w:type="pct"/>
            <w:tcBorders>
              <w:left w:val="nil"/>
              <w:bottom w:val="nil"/>
              <w:right w:val="nil"/>
            </w:tcBorders>
            <w:vAlign w:val="center"/>
          </w:tcPr>
          <w:p w14:paraId="49C8B3DD" w14:textId="2737B252" w:rsidR="00AC387F" w:rsidRPr="000642B9" w:rsidRDefault="000642B9" w:rsidP="00F46DBC">
            <w:pPr>
              <w:pStyle w:val="BodyText"/>
              <w:jc w:val="center"/>
              <w:rPr>
                <w:sz w:val="20"/>
                <w:szCs w:val="18"/>
              </w:rPr>
            </w:pPr>
            <w:r>
              <w:rPr>
                <w:sz w:val="20"/>
                <w:szCs w:val="18"/>
              </w:rPr>
              <w:t>89.43</w:t>
            </w:r>
          </w:p>
        </w:tc>
        <w:tc>
          <w:tcPr>
            <w:tcW w:w="558" w:type="pct"/>
            <w:tcBorders>
              <w:left w:val="nil"/>
              <w:bottom w:val="nil"/>
              <w:right w:val="nil"/>
            </w:tcBorders>
            <w:vAlign w:val="center"/>
          </w:tcPr>
          <w:p w14:paraId="55FBA024" w14:textId="34013733" w:rsidR="00AC387F" w:rsidRPr="000642B9" w:rsidRDefault="000642B9" w:rsidP="00F46DBC">
            <w:pPr>
              <w:pStyle w:val="BodyText"/>
              <w:jc w:val="center"/>
              <w:rPr>
                <w:sz w:val="20"/>
                <w:szCs w:val="18"/>
              </w:rPr>
            </w:pPr>
            <w:r>
              <w:rPr>
                <w:sz w:val="20"/>
                <w:szCs w:val="18"/>
              </w:rPr>
              <w:t>68.33</w:t>
            </w:r>
          </w:p>
        </w:tc>
      </w:tr>
      <w:tr w:rsidR="00E160F0" w:rsidRPr="00F46DBC" w14:paraId="525ED570" w14:textId="77777777" w:rsidTr="00E160F0">
        <w:trPr>
          <w:trHeight w:val="339"/>
        </w:trPr>
        <w:tc>
          <w:tcPr>
            <w:tcW w:w="862" w:type="pct"/>
            <w:tcBorders>
              <w:top w:val="nil"/>
              <w:left w:val="nil"/>
              <w:bottom w:val="nil"/>
              <w:right w:val="nil"/>
            </w:tcBorders>
            <w:vAlign w:val="center"/>
          </w:tcPr>
          <w:p w14:paraId="0D6506EA"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77C6EB24" w14:textId="248E40FB"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-B</w:t>
            </w:r>
          </w:p>
        </w:tc>
        <w:tc>
          <w:tcPr>
            <w:tcW w:w="556" w:type="pct"/>
            <w:tcBorders>
              <w:top w:val="nil"/>
              <w:left w:val="nil"/>
              <w:bottom w:val="nil"/>
              <w:right w:val="nil"/>
            </w:tcBorders>
            <w:vAlign w:val="center"/>
          </w:tcPr>
          <w:p w14:paraId="2537B466" w14:textId="39F64A00" w:rsidR="00E160F0" w:rsidRDefault="00E160F0" w:rsidP="00E160F0">
            <w:pPr>
              <w:pStyle w:val="BodyText"/>
              <w:jc w:val="center"/>
              <w:rPr>
                <w:sz w:val="20"/>
                <w:szCs w:val="18"/>
              </w:rPr>
            </w:pPr>
            <w:r w:rsidRPr="00743FBF">
              <w:rPr>
                <w:b/>
                <w:bCs/>
                <w:sz w:val="20"/>
                <w:szCs w:val="18"/>
              </w:rPr>
              <w:t>83.69</w:t>
            </w:r>
          </w:p>
        </w:tc>
        <w:tc>
          <w:tcPr>
            <w:tcW w:w="556" w:type="pct"/>
            <w:tcBorders>
              <w:top w:val="nil"/>
              <w:left w:val="nil"/>
              <w:bottom w:val="nil"/>
              <w:right w:val="nil"/>
            </w:tcBorders>
            <w:vAlign w:val="center"/>
          </w:tcPr>
          <w:p w14:paraId="65106B51" w14:textId="3881BB64" w:rsidR="00E160F0" w:rsidRDefault="00E160F0" w:rsidP="00E160F0">
            <w:pPr>
              <w:pStyle w:val="BodyText"/>
              <w:jc w:val="center"/>
              <w:rPr>
                <w:sz w:val="20"/>
                <w:szCs w:val="18"/>
              </w:rPr>
            </w:pPr>
            <w:r w:rsidRPr="00743FBF">
              <w:rPr>
                <w:b/>
                <w:bCs/>
                <w:sz w:val="20"/>
                <w:szCs w:val="18"/>
              </w:rPr>
              <w:t>83.59</w:t>
            </w:r>
          </w:p>
        </w:tc>
        <w:tc>
          <w:tcPr>
            <w:tcW w:w="556" w:type="pct"/>
            <w:tcBorders>
              <w:top w:val="nil"/>
              <w:left w:val="nil"/>
              <w:bottom w:val="nil"/>
              <w:right w:val="nil"/>
            </w:tcBorders>
            <w:vAlign w:val="center"/>
          </w:tcPr>
          <w:p w14:paraId="41F20075" w14:textId="63FEB98D" w:rsidR="00E160F0" w:rsidRDefault="00E160F0" w:rsidP="00E160F0">
            <w:pPr>
              <w:pStyle w:val="BodyText"/>
              <w:jc w:val="center"/>
              <w:rPr>
                <w:sz w:val="20"/>
                <w:szCs w:val="18"/>
              </w:rPr>
            </w:pPr>
            <w:r w:rsidRPr="00743FBF">
              <w:rPr>
                <w:b/>
                <w:bCs/>
                <w:sz w:val="20"/>
                <w:szCs w:val="18"/>
              </w:rPr>
              <w:t>87.96</w:t>
            </w:r>
          </w:p>
        </w:tc>
        <w:tc>
          <w:tcPr>
            <w:tcW w:w="556" w:type="pct"/>
            <w:tcBorders>
              <w:top w:val="nil"/>
              <w:left w:val="nil"/>
              <w:bottom w:val="nil"/>
              <w:right w:val="nil"/>
            </w:tcBorders>
            <w:vAlign w:val="center"/>
          </w:tcPr>
          <w:p w14:paraId="7C084FE8" w14:textId="3E214857" w:rsidR="00E160F0" w:rsidRDefault="00E160F0" w:rsidP="00E160F0">
            <w:pPr>
              <w:pStyle w:val="BodyText"/>
              <w:jc w:val="center"/>
              <w:rPr>
                <w:sz w:val="20"/>
                <w:szCs w:val="18"/>
              </w:rPr>
            </w:pPr>
            <w:r w:rsidRPr="00743FBF">
              <w:rPr>
                <w:b/>
                <w:bCs/>
                <w:sz w:val="20"/>
                <w:szCs w:val="18"/>
              </w:rPr>
              <w:t>83.69</w:t>
            </w:r>
          </w:p>
        </w:tc>
        <w:tc>
          <w:tcPr>
            <w:tcW w:w="556" w:type="pct"/>
            <w:tcBorders>
              <w:top w:val="nil"/>
              <w:left w:val="nil"/>
              <w:bottom w:val="nil"/>
              <w:right w:val="nil"/>
            </w:tcBorders>
            <w:vAlign w:val="center"/>
          </w:tcPr>
          <w:p w14:paraId="65EE7B74" w14:textId="1DE0FD96" w:rsidR="00E160F0" w:rsidRDefault="00E160F0" w:rsidP="00E160F0">
            <w:pPr>
              <w:pStyle w:val="BodyText"/>
              <w:jc w:val="center"/>
              <w:rPr>
                <w:sz w:val="20"/>
                <w:szCs w:val="18"/>
              </w:rPr>
            </w:pPr>
            <w:r w:rsidRPr="00743FBF">
              <w:rPr>
                <w:b/>
                <w:bCs/>
                <w:sz w:val="20"/>
                <w:szCs w:val="18"/>
              </w:rPr>
              <w:t>91.45</w:t>
            </w:r>
          </w:p>
        </w:tc>
        <w:tc>
          <w:tcPr>
            <w:tcW w:w="558" w:type="pct"/>
            <w:tcBorders>
              <w:top w:val="nil"/>
              <w:left w:val="nil"/>
              <w:bottom w:val="nil"/>
              <w:right w:val="nil"/>
            </w:tcBorders>
            <w:vAlign w:val="center"/>
          </w:tcPr>
          <w:p w14:paraId="0902FADE" w14:textId="04252D9D" w:rsidR="00E160F0" w:rsidRDefault="00E160F0" w:rsidP="00E160F0">
            <w:pPr>
              <w:pStyle w:val="BodyText"/>
              <w:jc w:val="center"/>
              <w:rPr>
                <w:sz w:val="20"/>
                <w:szCs w:val="18"/>
              </w:rPr>
            </w:pPr>
            <w:r w:rsidRPr="00743FBF">
              <w:rPr>
                <w:b/>
                <w:bCs/>
                <w:sz w:val="20"/>
                <w:szCs w:val="18"/>
              </w:rPr>
              <w:t>77.70</w:t>
            </w:r>
          </w:p>
        </w:tc>
      </w:tr>
      <w:tr w:rsidR="00E160F0" w:rsidRPr="00F46DBC" w14:paraId="36BBD3A0" w14:textId="77777777" w:rsidTr="00E160F0">
        <w:trPr>
          <w:trHeight w:val="339"/>
        </w:trPr>
        <w:tc>
          <w:tcPr>
            <w:tcW w:w="862" w:type="pct"/>
            <w:tcBorders>
              <w:top w:val="nil"/>
              <w:left w:val="nil"/>
              <w:bottom w:val="nil"/>
              <w:right w:val="nil"/>
            </w:tcBorders>
            <w:vAlign w:val="center"/>
          </w:tcPr>
          <w:p w14:paraId="47EE57FC"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1DB22C7A" w14:textId="70D82B8D"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sz w:val="20"/>
                <w:szCs w:val="18"/>
              </w:rPr>
              <w:t>C</w:t>
            </w:r>
          </w:p>
        </w:tc>
        <w:tc>
          <w:tcPr>
            <w:tcW w:w="556" w:type="pct"/>
            <w:tcBorders>
              <w:top w:val="nil"/>
              <w:left w:val="nil"/>
              <w:bottom w:val="nil"/>
              <w:right w:val="nil"/>
            </w:tcBorders>
            <w:vAlign w:val="center"/>
          </w:tcPr>
          <w:p w14:paraId="5760F433" w14:textId="1E771D85" w:rsidR="00E160F0" w:rsidRDefault="000642B9" w:rsidP="00E160F0">
            <w:pPr>
              <w:pStyle w:val="BodyText"/>
              <w:jc w:val="center"/>
              <w:rPr>
                <w:sz w:val="20"/>
                <w:szCs w:val="18"/>
              </w:rPr>
            </w:pPr>
            <w:r>
              <w:rPr>
                <w:sz w:val="20"/>
                <w:szCs w:val="18"/>
              </w:rPr>
              <w:t>81.87</w:t>
            </w:r>
          </w:p>
        </w:tc>
        <w:tc>
          <w:tcPr>
            <w:tcW w:w="556" w:type="pct"/>
            <w:tcBorders>
              <w:top w:val="nil"/>
              <w:left w:val="nil"/>
              <w:bottom w:val="nil"/>
              <w:right w:val="nil"/>
            </w:tcBorders>
            <w:vAlign w:val="center"/>
          </w:tcPr>
          <w:p w14:paraId="3D8524FD" w14:textId="0A8B057D" w:rsidR="00E160F0" w:rsidRDefault="000642B9" w:rsidP="00E160F0">
            <w:pPr>
              <w:pStyle w:val="BodyText"/>
              <w:jc w:val="center"/>
              <w:rPr>
                <w:sz w:val="20"/>
                <w:szCs w:val="18"/>
              </w:rPr>
            </w:pPr>
            <w:r>
              <w:rPr>
                <w:sz w:val="20"/>
                <w:szCs w:val="18"/>
              </w:rPr>
              <w:t>81.61</w:t>
            </w:r>
          </w:p>
        </w:tc>
        <w:tc>
          <w:tcPr>
            <w:tcW w:w="556" w:type="pct"/>
            <w:tcBorders>
              <w:top w:val="nil"/>
              <w:left w:val="nil"/>
              <w:bottom w:val="nil"/>
              <w:right w:val="nil"/>
            </w:tcBorders>
            <w:vAlign w:val="center"/>
          </w:tcPr>
          <w:p w14:paraId="37E8DD4B" w14:textId="451EC905" w:rsidR="00E160F0" w:rsidRDefault="000642B9" w:rsidP="00E160F0">
            <w:pPr>
              <w:pStyle w:val="BodyText"/>
              <w:jc w:val="center"/>
              <w:rPr>
                <w:sz w:val="20"/>
                <w:szCs w:val="18"/>
              </w:rPr>
            </w:pPr>
            <w:r>
              <w:rPr>
                <w:sz w:val="20"/>
                <w:szCs w:val="18"/>
              </w:rPr>
              <w:t>85.74</w:t>
            </w:r>
          </w:p>
        </w:tc>
        <w:tc>
          <w:tcPr>
            <w:tcW w:w="556" w:type="pct"/>
            <w:tcBorders>
              <w:top w:val="nil"/>
              <w:left w:val="nil"/>
              <w:bottom w:val="nil"/>
              <w:right w:val="nil"/>
            </w:tcBorders>
            <w:vAlign w:val="center"/>
          </w:tcPr>
          <w:p w14:paraId="7B7E68D9" w14:textId="45C3A339" w:rsidR="00E160F0" w:rsidRDefault="000642B9" w:rsidP="00E160F0">
            <w:pPr>
              <w:pStyle w:val="BodyText"/>
              <w:jc w:val="center"/>
              <w:rPr>
                <w:sz w:val="20"/>
                <w:szCs w:val="18"/>
              </w:rPr>
            </w:pPr>
            <w:r>
              <w:rPr>
                <w:sz w:val="20"/>
                <w:szCs w:val="18"/>
              </w:rPr>
              <w:t>81.87</w:t>
            </w:r>
          </w:p>
        </w:tc>
        <w:tc>
          <w:tcPr>
            <w:tcW w:w="556" w:type="pct"/>
            <w:tcBorders>
              <w:top w:val="nil"/>
              <w:left w:val="nil"/>
              <w:bottom w:val="nil"/>
              <w:right w:val="nil"/>
            </w:tcBorders>
            <w:vAlign w:val="center"/>
          </w:tcPr>
          <w:p w14:paraId="3B894E89" w14:textId="68973B37" w:rsidR="00E160F0" w:rsidRDefault="000642B9" w:rsidP="00E160F0">
            <w:pPr>
              <w:pStyle w:val="BodyText"/>
              <w:jc w:val="center"/>
              <w:rPr>
                <w:sz w:val="20"/>
                <w:szCs w:val="18"/>
              </w:rPr>
            </w:pPr>
            <w:r>
              <w:rPr>
                <w:sz w:val="20"/>
                <w:szCs w:val="18"/>
              </w:rPr>
              <w:t>91.21</w:t>
            </w:r>
          </w:p>
        </w:tc>
        <w:tc>
          <w:tcPr>
            <w:tcW w:w="558" w:type="pct"/>
            <w:tcBorders>
              <w:top w:val="nil"/>
              <w:left w:val="nil"/>
              <w:bottom w:val="nil"/>
              <w:right w:val="nil"/>
            </w:tcBorders>
            <w:vAlign w:val="center"/>
          </w:tcPr>
          <w:p w14:paraId="1D96A16F" w14:textId="1F4AAD11" w:rsidR="00E160F0" w:rsidRDefault="000642B9" w:rsidP="00E160F0">
            <w:pPr>
              <w:pStyle w:val="BodyText"/>
              <w:jc w:val="center"/>
              <w:rPr>
                <w:sz w:val="20"/>
                <w:szCs w:val="18"/>
              </w:rPr>
            </w:pPr>
            <w:r>
              <w:rPr>
                <w:sz w:val="20"/>
                <w:szCs w:val="18"/>
              </w:rPr>
              <w:t>74.66</w:t>
            </w:r>
          </w:p>
        </w:tc>
      </w:tr>
      <w:tr w:rsidR="00E160F0" w:rsidRPr="00F46DBC" w14:paraId="218CA9F4" w14:textId="77777777" w:rsidTr="00E160F0">
        <w:trPr>
          <w:trHeight w:val="339"/>
        </w:trPr>
        <w:tc>
          <w:tcPr>
            <w:tcW w:w="862" w:type="pct"/>
            <w:tcBorders>
              <w:top w:val="nil"/>
              <w:left w:val="nil"/>
              <w:bottom w:val="nil"/>
              <w:right w:val="nil"/>
            </w:tcBorders>
            <w:vAlign w:val="center"/>
          </w:tcPr>
          <w:p w14:paraId="3C33BD7C"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27F91BEF" w14:textId="4B0AB660" w:rsidR="00E160F0" w:rsidRPr="00F46DBC" w:rsidRDefault="00B064C7" w:rsidP="00E160F0">
            <w:pPr>
              <w:pStyle w:val="BodyText"/>
              <w:jc w:val="center"/>
              <w:rPr>
                <w:sz w:val="20"/>
                <w:szCs w:val="18"/>
              </w:rPr>
            </w:pPr>
            <w:proofErr w:type="spellStart"/>
            <w:r>
              <w:rPr>
                <w:sz w:val="20"/>
                <w:szCs w:val="18"/>
              </w:rPr>
              <w:t>n</w:t>
            </w:r>
            <w:r w:rsidR="00D86F6F">
              <w:rPr>
                <w:sz w:val="20"/>
                <w:szCs w:val="18"/>
              </w:rPr>
              <w:t>EMGNet</w:t>
            </w:r>
            <w:proofErr w:type="spellEnd"/>
            <w:r w:rsidR="00E160F0" w:rsidRPr="00F46DBC">
              <w:rPr>
                <w:sz w:val="20"/>
                <w:szCs w:val="18"/>
              </w:rPr>
              <w:t>-</w:t>
            </w:r>
            <w:r w:rsidR="00E160F0">
              <w:rPr>
                <w:sz w:val="20"/>
                <w:szCs w:val="18"/>
              </w:rPr>
              <w:t>D</w:t>
            </w:r>
          </w:p>
        </w:tc>
        <w:tc>
          <w:tcPr>
            <w:tcW w:w="556" w:type="pct"/>
            <w:tcBorders>
              <w:top w:val="nil"/>
              <w:left w:val="nil"/>
              <w:bottom w:val="nil"/>
              <w:right w:val="nil"/>
            </w:tcBorders>
            <w:vAlign w:val="center"/>
          </w:tcPr>
          <w:p w14:paraId="1AB16A28" w14:textId="27DB44EB" w:rsidR="00E160F0" w:rsidRDefault="000642B9" w:rsidP="00E160F0">
            <w:pPr>
              <w:pStyle w:val="BodyText"/>
              <w:jc w:val="center"/>
              <w:rPr>
                <w:sz w:val="20"/>
                <w:szCs w:val="18"/>
              </w:rPr>
            </w:pPr>
            <w:r>
              <w:rPr>
                <w:sz w:val="20"/>
                <w:szCs w:val="18"/>
              </w:rPr>
              <w:t>80.81</w:t>
            </w:r>
          </w:p>
        </w:tc>
        <w:tc>
          <w:tcPr>
            <w:tcW w:w="556" w:type="pct"/>
            <w:tcBorders>
              <w:top w:val="nil"/>
              <w:left w:val="nil"/>
              <w:bottom w:val="nil"/>
              <w:right w:val="nil"/>
            </w:tcBorders>
            <w:vAlign w:val="center"/>
          </w:tcPr>
          <w:p w14:paraId="23423B34" w14:textId="36BECC78" w:rsidR="00E160F0" w:rsidRDefault="000642B9" w:rsidP="00E160F0">
            <w:pPr>
              <w:pStyle w:val="BodyText"/>
              <w:jc w:val="center"/>
              <w:rPr>
                <w:sz w:val="20"/>
                <w:szCs w:val="18"/>
              </w:rPr>
            </w:pPr>
            <w:r>
              <w:rPr>
                <w:sz w:val="20"/>
                <w:szCs w:val="18"/>
              </w:rPr>
              <w:t>80.56</w:t>
            </w:r>
          </w:p>
        </w:tc>
        <w:tc>
          <w:tcPr>
            <w:tcW w:w="556" w:type="pct"/>
            <w:tcBorders>
              <w:top w:val="nil"/>
              <w:left w:val="nil"/>
              <w:bottom w:val="nil"/>
              <w:right w:val="nil"/>
            </w:tcBorders>
            <w:vAlign w:val="center"/>
          </w:tcPr>
          <w:p w14:paraId="3EE5F5FC" w14:textId="7E4267D4" w:rsidR="00E160F0" w:rsidRDefault="000642B9" w:rsidP="00E160F0">
            <w:pPr>
              <w:pStyle w:val="BodyText"/>
              <w:jc w:val="center"/>
              <w:rPr>
                <w:sz w:val="20"/>
                <w:szCs w:val="18"/>
              </w:rPr>
            </w:pPr>
            <w:r>
              <w:rPr>
                <w:sz w:val="20"/>
                <w:szCs w:val="18"/>
              </w:rPr>
              <w:t>86.65</w:t>
            </w:r>
          </w:p>
        </w:tc>
        <w:tc>
          <w:tcPr>
            <w:tcW w:w="556" w:type="pct"/>
            <w:tcBorders>
              <w:top w:val="nil"/>
              <w:left w:val="nil"/>
              <w:bottom w:val="nil"/>
              <w:right w:val="nil"/>
            </w:tcBorders>
            <w:vAlign w:val="center"/>
          </w:tcPr>
          <w:p w14:paraId="171A91F3" w14:textId="76836409" w:rsidR="00E160F0" w:rsidRDefault="000642B9" w:rsidP="00E160F0">
            <w:pPr>
              <w:pStyle w:val="BodyText"/>
              <w:jc w:val="center"/>
              <w:rPr>
                <w:sz w:val="20"/>
                <w:szCs w:val="18"/>
              </w:rPr>
            </w:pPr>
            <w:r>
              <w:rPr>
                <w:sz w:val="20"/>
                <w:szCs w:val="18"/>
              </w:rPr>
              <w:t>80.81</w:t>
            </w:r>
          </w:p>
        </w:tc>
        <w:tc>
          <w:tcPr>
            <w:tcW w:w="556" w:type="pct"/>
            <w:tcBorders>
              <w:top w:val="nil"/>
              <w:left w:val="nil"/>
              <w:bottom w:val="nil"/>
              <w:right w:val="nil"/>
            </w:tcBorders>
            <w:vAlign w:val="center"/>
          </w:tcPr>
          <w:p w14:paraId="715DE31A" w14:textId="1CF001E1" w:rsidR="00E160F0" w:rsidRDefault="000642B9" w:rsidP="00E160F0">
            <w:pPr>
              <w:pStyle w:val="BodyText"/>
              <w:jc w:val="center"/>
              <w:rPr>
                <w:sz w:val="20"/>
                <w:szCs w:val="18"/>
              </w:rPr>
            </w:pPr>
            <w:r>
              <w:rPr>
                <w:sz w:val="20"/>
                <w:szCs w:val="18"/>
              </w:rPr>
              <w:t>90.53</w:t>
            </w:r>
          </w:p>
        </w:tc>
        <w:tc>
          <w:tcPr>
            <w:tcW w:w="558" w:type="pct"/>
            <w:tcBorders>
              <w:top w:val="nil"/>
              <w:left w:val="nil"/>
              <w:bottom w:val="nil"/>
              <w:right w:val="nil"/>
            </w:tcBorders>
            <w:vAlign w:val="center"/>
          </w:tcPr>
          <w:p w14:paraId="39DE55C1" w14:textId="1DE63758" w:rsidR="00E160F0" w:rsidRDefault="000642B9" w:rsidP="00E160F0">
            <w:pPr>
              <w:pStyle w:val="BodyText"/>
              <w:jc w:val="center"/>
              <w:rPr>
                <w:sz w:val="20"/>
                <w:szCs w:val="18"/>
              </w:rPr>
            </w:pPr>
            <w:r>
              <w:rPr>
                <w:sz w:val="20"/>
                <w:szCs w:val="18"/>
              </w:rPr>
              <w:t>74.16</w:t>
            </w:r>
          </w:p>
        </w:tc>
      </w:tr>
      <w:tr w:rsidR="00E160F0" w:rsidRPr="00F46DBC" w14:paraId="2B8A4C74" w14:textId="313B6D74" w:rsidTr="00E160F0">
        <w:trPr>
          <w:trHeight w:val="339"/>
        </w:trPr>
        <w:tc>
          <w:tcPr>
            <w:tcW w:w="862" w:type="pct"/>
            <w:tcBorders>
              <w:top w:val="nil"/>
              <w:left w:val="nil"/>
              <w:bottom w:val="nil"/>
              <w:right w:val="nil"/>
            </w:tcBorders>
            <w:vAlign w:val="center"/>
          </w:tcPr>
          <w:p w14:paraId="5BEF166F" w14:textId="50640DA0" w:rsidR="00E160F0" w:rsidRPr="00F46DBC" w:rsidRDefault="00E160F0" w:rsidP="00E160F0">
            <w:pPr>
              <w:pStyle w:val="BodyText"/>
              <w:jc w:val="center"/>
              <w:rPr>
                <w:sz w:val="20"/>
                <w:szCs w:val="18"/>
              </w:rPr>
            </w:pPr>
            <w:r w:rsidRPr="00F46DBC">
              <w:rPr>
                <w:sz w:val="20"/>
                <w:szCs w:val="18"/>
              </w:rPr>
              <w:t xml:space="preserve">Nam et al. </w:t>
            </w:r>
            <w:r w:rsidR="004868DD">
              <w:rPr>
                <w:sz w:val="20"/>
                <w:szCs w:val="18"/>
              </w:rPr>
              <w:fldChar w:fldCharType="begin"/>
            </w:r>
            <w:r w:rsidR="00E8500B">
              <w:rPr>
                <w:sz w:val="20"/>
                <w:szCs w:val="18"/>
              </w:rPr>
              <w:instrText xml:space="preserve"> ADDIN EN.CITE &lt;EndNote&gt;&lt;Cite&gt;&lt;Author&gt;Nam&lt;/Author&gt;&lt;Year&gt;2019&lt;/Year&gt;&lt;RecNum&gt;2&lt;/RecNum&gt;&lt;DisplayText&gt;[25]&lt;/DisplayText&gt;&lt;record&gt;&lt;rec-number&gt;2&lt;/rec-number&gt;&lt;foreign-keys&gt;&lt;key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004868DD">
              <w:rPr>
                <w:sz w:val="20"/>
                <w:szCs w:val="18"/>
              </w:rPr>
              <w:fldChar w:fldCharType="separate"/>
            </w:r>
            <w:r w:rsidR="003737BF">
              <w:rPr>
                <w:noProof/>
                <w:sz w:val="20"/>
                <w:szCs w:val="18"/>
              </w:rPr>
              <w:t>[25]</w:t>
            </w:r>
            <w:r w:rsidR="004868DD">
              <w:rPr>
                <w:sz w:val="20"/>
                <w:szCs w:val="18"/>
              </w:rPr>
              <w:fldChar w:fldCharType="end"/>
            </w:r>
          </w:p>
        </w:tc>
        <w:tc>
          <w:tcPr>
            <w:tcW w:w="799" w:type="pct"/>
            <w:tcBorders>
              <w:top w:val="nil"/>
              <w:left w:val="nil"/>
              <w:bottom w:val="nil"/>
              <w:right w:val="nil"/>
            </w:tcBorders>
            <w:vAlign w:val="center"/>
          </w:tcPr>
          <w:p w14:paraId="7F0E1690" w14:textId="3FE08CC9" w:rsidR="00E160F0" w:rsidRPr="00F46DBC" w:rsidRDefault="00E160F0" w:rsidP="00E160F0">
            <w:pPr>
              <w:pStyle w:val="BodyText"/>
              <w:jc w:val="center"/>
              <w:rPr>
                <w:sz w:val="20"/>
                <w:szCs w:val="18"/>
              </w:rPr>
            </w:pPr>
            <w:r w:rsidRPr="00F46DBC">
              <w:rPr>
                <w:sz w:val="20"/>
                <w:szCs w:val="18"/>
              </w:rPr>
              <w:t>Inception-v4</w:t>
            </w:r>
          </w:p>
        </w:tc>
        <w:tc>
          <w:tcPr>
            <w:tcW w:w="556" w:type="pct"/>
            <w:tcBorders>
              <w:top w:val="nil"/>
              <w:left w:val="nil"/>
              <w:bottom w:val="nil"/>
              <w:right w:val="nil"/>
            </w:tcBorders>
            <w:vAlign w:val="center"/>
          </w:tcPr>
          <w:p w14:paraId="5A849210" w14:textId="05A6E5D5" w:rsidR="00E160F0" w:rsidRPr="00F46DBC" w:rsidRDefault="00E160F0" w:rsidP="00E160F0">
            <w:pPr>
              <w:pStyle w:val="BodyText"/>
              <w:jc w:val="center"/>
              <w:rPr>
                <w:sz w:val="20"/>
                <w:szCs w:val="18"/>
              </w:rPr>
            </w:pPr>
            <w:r>
              <w:rPr>
                <w:sz w:val="20"/>
                <w:szCs w:val="18"/>
              </w:rPr>
              <w:t>57.47</w:t>
            </w:r>
          </w:p>
        </w:tc>
        <w:tc>
          <w:tcPr>
            <w:tcW w:w="556" w:type="pct"/>
            <w:tcBorders>
              <w:top w:val="nil"/>
              <w:left w:val="nil"/>
              <w:bottom w:val="nil"/>
              <w:right w:val="nil"/>
            </w:tcBorders>
            <w:vAlign w:val="center"/>
          </w:tcPr>
          <w:p w14:paraId="2AE4647A" w14:textId="212E465F" w:rsidR="00E160F0" w:rsidRPr="00F46DBC" w:rsidRDefault="00E160F0" w:rsidP="00E160F0">
            <w:pPr>
              <w:pStyle w:val="BodyText"/>
              <w:jc w:val="center"/>
              <w:rPr>
                <w:sz w:val="20"/>
                <w:szCs w:val="18"/>
              </w:rPr>
            </w:pPr>
            <w:r>
              <w:rPr>
                <w:sz w:val="20"/>
                <w:szCs w:val="18"/>
              </w:rPr>
              <w:t>51.38</w:t>
            </w:r>
          </w:p>
        </w:tc>
        <w:tc>
          <w:tcPr>
            <w:tcW w:w="556" w:type="pct"/>
            <w:tcBorders>
              <w:top w:val="nil"/>
              <w:left w:val="nil"/>
              <w:bottom w:val="nil"/>
              <w:right w:val="nil"/>
            </w:tcBorders>
            <w:vAlign w:val="center"/>
          </w:tcPr>
          <w:p w14:paraId="219A5720" w14:textId="629073AC" w:rsidR="00E160F0" w:rsidRPr="00F46DBC" w:rsidRDefault="00E160F0" w:rsidP="00E160F0">
            <w:pPr>
              <w:pStyle w:val="BodyText"/>
              <w:jc w:val="center"/>
              <w:rPr>
                <w:sz w:val="20"/>
                <w:szCs w:val="18"/>
              </w:rPr>
            </w:pPr>
            <w:r>
              <w:rPr>
                <w:sz w:val="20"/>
                <w:szCs w:val="18"/>
              </w:rPr>
              <w:t>56.53</w:t>
            </w:r>
          </w:p>
        </w:tc>
        <w:tc>
          <w:tcPr>
            <w:tcW w:w="556" w:type="pct"/>
            <w:tcBorders>
              <w:top w:val="nil"/>
              <w:left w:val="nil"/>
              <w:bottom w:val="nil"/>
              <w:right w:val="nil"/>
            </w:tcBorders>
            <w:vAlign w:val="center"/>
          </w:tcPr>
          <w:p w14:paraId="54AB7F9C" w14:textId="29D23C59" w:rsidR="00E160F0" w:rsidRPr="00F46DBC" w:rsidRDefault="00E160F0" w:rsidP="00E160F0">
            <w:pPr>
              <w:pStyle w:val="BodyText"/>
              <w:jc w:val="center"/>
              <w:rPr>
                <w:sz w:val="20"/>
                <w:szCs w:val="18"/>
              </w:rPr>
            </w:pPr>
            <w:r>
              <w:rPr>
                <w:sz w:val="20"/>
                <w:szCs w:val="18"/>
              </w:rPr>
              <w:t>57.47</w:t>
            </w:r>
          </w:p>
        </w:tc>
        <w:tc>
          <w:tcPr>
            <w:tcW w:w="556" w:type="pct"/>
            <w:tcBorders>
              <w:top w:val="nil"/>
              <w:left w:val="nil"/>
              <w:bottom w:val="nil"/>
              <w:right w:val="nil"/>
            </w:tcBorders>
            <w:vAlign w:val="center"/>
          </w:tcPr>
          <w:p w14:paraId="16EF6F0B" w14:textId="3C6CCDBE" w:rsidR="00E160F0" w:rsidRPr="00F46DBC" w:rsidRDefault="00E160F0" w:rsidP="00E160F0">
            <w:pPr>
              <w:pStyle w:val="BodyText"/>
              <w:jc w:val="center"/>
              <w:rPr>
                <w:sz w:val="20"/>
                <w:szCs w:val="18"/>
              </w:rPr>
            </w:pPr>
            <w:r>
              <w:rPr>
                <w:sz w:val="20"/>
                <w:szCs w:val="18"/>
              </w:rPr>
              <w:t>78.39</w:t>
            </w:r>
          </w:p>
        </w:tc>
        <w:tc>
          <w:tcPr>
            <w:tcW w:w="558" w:type="pct"/>
            <w:tcBorders>
              <w:top w:val="nil"/>
              <w:left w:val="nil"/>
              <w:bottom w:val="nil"/>
              <w:right w:val="nil"/>
            </w:tcBorders>
            <w:vAlign w:val="center"/>
          </w:tcPr>
          <w:p w14:paraId="4FE2D5F4" w14:textId="0F1B2EFD" w:rsidR="00E160F0" w:rsidRPr="00F46DBC" w:rsidRDefault="00E160F0" w:rsidP="00E160F0">
            <w:pPr>
              <w:pStyle w:val="BodyText"/>
              <w:jc w:val="center"/>
              <w:rPr>
                <w:sz w:val="20"/>
                <w:szCs w:val="18"/>
              </w:rPr>
            </w:pPr>
            <w:r>
              <w:rPr>
                <w:sz w:val="20"/>
                <w:szCs w:val="18"/>
              </w:rPr>
              <w:t>42.03</w:t>
            </w:r>
          </w:p>
        </w:tc>
      </w:tr>
      <w:tr w:rsidR="00E160F0" w:rsidRPr="00F46DBC" w14:paraId="6CC9F586" w14:textId="4C36D12C" w:rsidTr="00E160F0">
        <w:trPr>
          <w:trHeight w:val="339"/>
        </w:trPr>
        <w:tc>
          <w:tcPr>
            <w:tcW w:w="862" w:type="pct"/>
            <w:tcBorders>
              <w:top w:val="nil"/>
              <w:left w:val="nil"/>
              <w:bottom w:val="nil"/>
              <w:right w:val="nil"/>
            </w:tcBorders>
            <w:vAlign w:val="center"/>
          </w:tcPr>
          <w:p w14:paraId="719D49A0" w14:textId="0538F261" w:rsidR="00E160F0" w:rsidRPr="00F46DBC" w:rsidRDefault="00E160F0" w:rsidP="00E160F0">
            <w:pPr>
              <w:pStyle w:val="BodyText"/>
              <w:jc w:val="center"/>
              <w:rPr>
                <w:sz w:val="20"/>
                <w:szCs w:val="18"/>
              </w:rPr>
            </w:pPr>
            <w:proofErr w:type="spellStart"/>
            <w:r w:rsidRPr="00F46DBC">
              <w:rPr>
                <w:sz w:val="20"/>
                <w:szCs w:val="18"/>
              </w:rPr>
              <w:t>Nodera</w:t>
            </w:r>
            <w:proofErr w:type="spellEnd"/>
            <w:r w:rsidRPr="00F46DBC">
              <w:rPr>
                <w:sz w:val="20"/>
                <w:szCs w:val="18"/>
              </w:rPr>
              <w:t xml:space="preserve"> et al. </w:t>
            </w:r>
            <w:r w:rsidR="004868DD">
              <w:rPr>
                <w:sz w:val="20"/>
                <w:szCs w:val="18"/>
              </w:rPr>
              <w:fldChar w:fldCharType="begin"/>
            </w:r>
            <w:r w:rsidR="00E8500B">
              <w:rPr>
                <w:sz w:val="20"/>
                <w:szCs w:val="18"/>
              </w:rPr>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4868DD">
              <w:rPr>
                <w:sz w:val="20"/>
                <w:szCs w:val="18"/>
              </w:rPr>
              <w:fldChar w:fldCharType="separate"/>
            </w:r>
            <w:r w:rsidR="003737BF">
              <w:rPr>
                <w:noProof/>
                <w:sz w:val="20"/>
                <w:szCs w:val="18"/>
              </w:rPr>
              <w:t>[24]</w:t>
            </w:r>
            <w:r w:rsidR="004868DD">
              <w:rPr>
                <w:sz w:val="20"/>
                <w:szCs w:val="18"/>
              </w:rPr>
              <w:fldChar w:fldCharType="end"/>
            </w:r>
          </w:p>
        </w:tc>
        <w:tc>
          <w:tcPr>
            <w:tcW w:w="799" w:type="pct"/>
            <w:tcBorders>
              <w:top w:val="nil"/>
              <w:left w:val="nil"/>
              <w:bottom w:val="nil"/>
              <w:right w:val="nil"/>
            </w:tcBorders>
            <w:vAlign w:val="center"/>
          </w:tcPr>
          <w:p w14:paraId="73A3CF49" w14:textId="5E29C54D" w:rsidR="00E160F0" w:rsidRPr="00F46DBC" w:rsidRDefault="008407B6" w:rsidP="00E160F0">
            <w:pPr>
              <w:pStyle w:val="BodyText"/>
              <w:jc w:val="center"/>
              <w:rPr>
                <w:sz w:val="20"/>
                <w:szCs w:val="18"/>
              </w:rPr>
            </w:pPr>
            <w:r>
              <w:rPr>
                <w:sz w:val="20"/>
                <w:szCs w:val="18"/>
              </w:rPr>
              <w:t>ResNet-</w:t>
            </w:r>
            <w:r w:rsidR="00E160F0" w:rsidRPr="00F46DBC">
              <w:rPr>
                <w:sz w:val="20"/>
                <w:szCs w:val="18"/>
              </w:rPr>
              <w:t>50</w:t>
            </w:r>
          </w:p>
        </w:tc>
        <w:tc>
          <w:tcPr>
            <w:tcW w:w="556" w:type="pct"/>
            <w:tcBorders>
              <w:top w:val="nil"/>
              <w:left w:val="nil"/>
              <w:bottom w:val="nil"/>
              <w:right w:val="nil"/>
            </w:tcBorders>
            <w:vAlign w:val="center"/>
          </w:tcPr>
          <w:p w14:paraId="6E5418DB" w14:textId="44712B10" w:rsidR="00E160F0" w:rsidRPr="00F46DBC" w:rsidRDefault="00E160F0" w:rsidP="00E160F0">
            <w:pPr>
              <w:pStyle w:val="BodyText"/>
              <w:jc w:val="center"/>
              <w:rPr>
                <w:sz w:val="20"/>
                <w:szCs w:val="18"/>
              </w:rPr>
            </w:pPr>
            <w:r>
              <w:rPr>
                <w:sz w:val="20"/>
                <w:szCs w:val="18"/>
              </w:rPr>
              <w:t>73.84</w:t>
            </w:r>
          </w:p>
        </w:tc>
        <w:tc>
          <w:tcPr>
            <w:tcW w:w="556" w:type="pct"/>
            <w:tcBorders>
              <w:top w:val="nil"/>
              <w:left w:val="nil"/>
              <w:bottom w:val="nil"/>
              <w:right w:val="nil"/>
            </w:tcBorders>
            <w:vAlign w:val="center"/>
          </w:tcPr>
          <w:p w14:paraId="2B4A74C8" w14:textId="005AB75E" w:rsidR="00E160F0" w:rsidRPr="00F46DBC" w:rsidRDefault="00E160F0" w:rsidP="00E160F0">
            <w:pPr>
              <w:pStyle w:val="BodyText"/>
              <w:jc w:val="center"/>
              <w:rPr>
                <w:sz w:val="20"/>
                <w:szCs w:val="18"/>
              </w:rPr>
            </w:pPr>
            <w:r>
              <w:rPr>
                <w:sz w:val="20"/>
                <w:szCs w:val="18"/>
              </w:rPr>
              <w:t>72.59</w:t>
            </w:r>
          </w:p>
        </w:tc>
        <w:tc>
          <w:tcPr>
            <w:tcW w:w="556" w:type="pct"/>
            <w:tcBorders>
              <w:top w:val="nil"/>
              <w:left w:val="nil"/>
              <w:bottom w:val="nil"/>
              <w:right w:val="nil"/>
            </w:tcBorders>
            <w:vAlign w:val="center"/>
          </w:tcPr>
          <w:p w14:paraId="47F6E8C3" w14:textId="2DB230E5" w:rsidR="00E160F0" w:rsidRPr="00F46DBC" w:rsidRDefault="00E160F0" w:rsidP="00E160F0">
            <w:pPr>
              <w:pStyle w:val="BodyText"/>
              <w:jc w:val="center"/>
              <w:rPr>
                <w:sz w:val="20"/>
                <w:szCs w:val="18"/>
              </w:rPr>
            </w:pPr>
            <w:r>
              <w:rPr>
                <w:sz w:val="20"/>
                <w:szCs w:val="18"/>
              </w:rPr>
              <w:t>81.94</w:t>
            </w:r>
          </w:p>
        </w:tc>
        <w:tc>
          <w:tcPr>
            <w:tcW w:w="556" w:type="pct"/>
            <w:tcBorders>
              <w:top w:val="nil"/>
              <w:left w:val="nil"/>
              <w:bottom w:val="nil"/>
              <w:right w:val="nil"/>
            </w:tcBorders>
            <w:vAlign w:val="center"/>
          </w:tcPr>
          <w:p w14:paraId="33827768" w14:textId="280A9BA2" w:rsidR="00E160F0" w:rsidRPr="00F46DBC" w:rsidRDefault="00E160F0" w:rsidP="00E160F0">
            <w:pPr>
              <w:pStyle w:val="BodyText"/>
              <w:jc w:val="center"/>
              <w:rPr>
                <w:sz w:val="20"/>
                <w:szCs w:val="18"/>
              </w:rPr>
            </w:pPr>
            <w:r>
              <w:rPr>
                <w:sz w:val="20"/>
                <w:szCs w:val="18"/>
              </w:rPr>
              <w:t>73.84</w:t>
            </w:r>
          </w:p>
        </w:tc>
        <w:tc>
          <w:tcPr>
            <w:tcW w:w="556" w:type="pct"/>
            <w:tcBorders>
              <w:top w:val="nil"/>
              <w:left w:val="nil"/>
              <w:bottom w:val="nil"/>
              <w:right w:val="nil"/>
            </w:tcBorders>
            <w:vAlign w:val="center"/>
          </w:tcPr>
          <w:p w14:paraId="626EF3CC" w14:textId="63A972A9" w:rsidR="00E160F0" w:rsidRPr="00F46DBC" w:rsidRDefault="00E160F0" w:rsidP="00E160F0">
            <w:pPr>
              <w:pStyle w:val="BodyText"/>
              <w:jc w:val="center"/>
              <w:rPr>
                <w:sz w:val="20"/>
                <w:szCs w:val="18"/>
              </w:rPr>
            </w:pPr>
            <w:r>
              <w:rPr>
                <w:sz w:val="20"/>
                <w:szCs w:val="18"/>
              </w:rPr>
              <w:t>81.27</w:t>
            </w:r>
          </w:p>
        </w:tc>
        <w:tc>
          <w:tcPr>
            <w:tcW w:w="558" w:type="pct"/>
            <w:tcBorders>
              <w:top w:val="nil"/>
              <w:left w:val="nil"/>
              <w:bottom w:val="nil"/>
              <w:right w:val="nil"/>
            </w:tcBorders>
            <w:vAlign w:val="center"/>
          </w:tcPr>
          <w:p w14:paraId="6E037586" w14:textId="424EC3B0" w:rsidR="00E160F0" w:rsidRPr="00F46DBC" w:rsidRDefault="00E160F0" w:rsidP="00E160F0">
            <w:pPr>
              <w:pStyle w:val="BodyText"/>
              <w:jc w:val="center"/>
              <w:rPr>
                <w:sz w:val="20"/>
                <w:szCs w:val="18"/>
              </w:rPr>
            </w:pPr>
            <w:r>
              <w:rPr>
                <w:sz w:val="20"/>
                <w:szCs w:val="18"/>
              </w:rPr>
              <w:t>64.76</w:t>
            </w:r>
          </w:p>
        </w:tc>
      </w:tr>
      <w:tr w:rsidR="00E160F0" w:rsidRPr="00F46DBC" w14:paraId="1BE5A193" w14:textId="15C08F24" w:rsidTr="00E160F0">
        <w:trPr>
          <w:trHeight w:val="354"/>
        </w:trPr>
        <w:tc>
          <w:tcPr>
            <w:tcW w:w="862" w:type="pct"/>
            <w:tcBorders>
              <w:top w:val="nil"/>
              <w:left w:val="nil"/>
              <w:bottom w:val="nil"/>
              <w:right w:val="nil"/>
            </w:tcBorders>
            <w:vAlign w:val="center"/>
          </w:tcPr>
          <w:p w14:paraId="3CA626AE"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1ADCFCC9" w14:textId="038304C7" w:rsidR="00E160F0" w:rsidRPr="00F46DBC" w:rsidRDefault="008407B6" w:rsidP="00E160F0">
            <w:pPr>
              <w:pStyle w:val="BodyText"/>
              <w:jc w:val="center"/>
              <w:rPr>
                <w:sz w:val="20"/>
                <w:szCs w:val="18"/>
              </w:rPr>
            </w:pPr>
            <w:r>
              <w:rPr>
                <w:sz w:val="20"/>
                <w:szCs w:val="18"/>
              </w:rPr>
              <w:t>ResNet-</w:t>
            </w:r>
            <w:r w:rsidR="00E160F0" w:rsidRPr="00F46DBC">
              <w:rPr>
                <w:sz w:val="20"/>
                <w:szCs w:val="18"/>
              </w:rPr>
              <w:t>152</w:t>
            </w:r>
          </w:p>
        </w:tc>
        <w:tc>
          <w:tcPr>
            <w:tcW w:w="556" w:type="pct"/>
            <w:tcBorders>
              <w:top w:val="nil"/>
              <w:left w:val="nil"/>
              <w:bottom w:val="nil"/>
              <w:right w:val="nil"/>
            </w:tcBorders>
            <w:vAlign w:val="center"/>
          </w:tcPr>
          <w:p w14:paraId="2ADA5C19" w14:textId="49315348" w:rsidR="00E160F0" w:rsidRPr="00F46DBC" w:rsidRDefault="00E160F0" w:rsidP="00E160F0">
            <w:pPr>
              <w:pStyle w:val="BodyText"/>
              <w:jc w:val="center"/>
              <w:rPr>
                <w:sz w:val="20"/>
                <w:szCs w:val="18"/>
              </w:rPr>
            </w:pPr>
            <w:r>
              <w:rPr>
                <w:sz w:val="20"/>
                <w:szCs w:val="18"/>
              </w:rPr>
              <w:t>75.61</w:t>
            </w:r>
          </w:p>
        </w:tc>
        <w:tc>
          <w:tcPr>
            <w:tcW w:w="556" w:type="pct"/>
            <w:tcBorders>
              <w:top w:val="nil"/>
              <w:left w:val="nil"/>
              <w:bottom w:val="nil"/>
              <w:right w:val="nil"/>
            </w:tcBorders>
            <w:vAlign w:val="center"/>
          </w:tcPr>
          <w:p w14:paraId="160C03F3" w14:textId="1E12F916" w:rsidR="00E160F0" w:rsidRPr="00F46DBC" w:rsidRDefault="00E160F0" w:rsidP="00E160F0">
            <w:pPr>
              <w:pStyle w:val="BodyText"/>
              <w:jc w:val="center"/>
              <w:rPr>
                <w:sz w:val="20"/>
                <w:szCs w:val="18"/>
              </w:rPr>
            </w:pPr>
            <w:r>
              <w:rPr>
                <w:sz w:val="20"/>
                <w:szCs w:val="18"/>
              </w:rPr>
              <w:t>74.90</w:t>
            </w:r>
          </w:p>
        </w:tc>
        <w:tc>
          <w:tcPr>
            <w:tcW w:w="556" w:type="pct"/>
            <w:tcBorders>
              <w:top w:val="nil"/>
              <w:left w:val="nil"/>
              <w:bottom w:val="nil"/>
              <w:right w:val="nil"/>
            </w:tcBorders>
            <w:vAlign w:val="center"/>
          </w:tcPr>
          <w:p w14:paraId="180C303C" w14:textId="18EC0F06" w:rsidR="00E160F0" w:rsidRPr="00F46DBC" w:rsidRDefault="00E160F0" w:rsidP="00E160F0">
            <w:pPr>
              <w:pStyle w:val="BodyText"/>
              <w:jc w:val="center"/>
              <w:rPr>
                <w:sz w:val="20"/>
                <w:szCs w:val="18"/>
              </w:rPr>
            </w:pPr>
            <w:r>
              <w:rPr>
                <w:sz w:val="20"/>
                <w:szCs w:val="18"/>
              </w:rPr>
              <w:t>81.11</w:t>
            </w:r>
          </w:p>
        </w:tc>
        <w:tc>
          <w:tcPr>
            <w:tcW w:w="556" w:type="pct"/>
            <w:tcBorders>
              <w:top w:val="nil"/>
              <w:left w:val="nil"/>
              <w:bottom w:val="nil"/>
              <w:right w:val="nil"/>
            </w:tcBorders>
            <w:vAlign w:val="center"/>
          </w:tcPr>
          <w:p w14:paraId="35A2B0F3" w14:textId="511A0244" w:rsidR="00E160F0" w:rsidRPr="00F46DBC" w:rsidRDefault="00E160F0" w:rsidP="00E160F0">
            <w:pPr>
              <w:pStyle w:val="BodyText"/>
              <w:jc w:val="center"/>
              <w:rPr>
                <w:sz w:val="20"/>
                <w:szCs w:val="18"/>
              </w:rPr>
            </w:pPr>
            <w:r>
              <w:rPr>
                <w:sz w:val="20"/>
                <w:szCs w:val="18"/>
              </w:rPr>
              <w:t>75.61</w:t>
            </w:r>
          </w:p>
        </w:tc>
        <w:tc>
          <w:tcPr>
            <w:tcW w:w="556" w:type="pct"/>
            <w:tcBorders>
              <w:top w:val="nil"/>
              <w:left w:val="nil"/>
              <w:bottom w:val="nil"/>
              <w:right w:val="nil"/>
            </w:tcBorders>
            <w:vAlign w:val="center"/>
          </w:tcPr>
          <w:p w14:paraId="66004516" w14:textId="022FF62F" w:rsidR="00E160F0" w:rsidRPr="00F46DBC" w:rsidRDefault="00E160F0" w:rsidP="00E160F0">
            <w:pPr>
              <w:pStyle w:val="BodyText"/>
              <w:jc w:val="center"/>
              <w:rPr>
                <w:sz w:val="20"/>
                <w:szCs w:val="18"/>
              </w:rPr>
            </w:pPr>
            <w:r>
              <w:rPr>
                <w:sz w:val="20"/>
                <w:szCs w:val="18"/>
              </w:rPr>
              <w:t>85.30</w:t>
            </w:r>
          </w:p>
        </w:tc>
        <w:tc>
          <w:tcPr>
            <w:tcW w:w="558" w:type="pct"/>
            <w:tcBorders>
              <w:top w:val="nil"/>
              <w:left w:val="nil"/>
              <w:bottom w:val="nil"/>
              <w:right w:val="nil"/>
            </w:tcBorders>
            <w:vAlign w:val="center"/>
          </w:tcPr>
          <w:p w14:paraId="17401C7E" w14:textId="3337D58A" w:rsidR="00E160F0" w:rsidRPr="00F46DBC" w:rsidRDefault="00E160F0" w:rsidP="00E160F0">
            <w:pPr>
              <w:pStyle w:val="BodyText"/>
              <w:jc w:val="center"/>
              <w:rPr>
                <w:sz w:val="20"/>
                <w:szCs w:val="18"/>
              </w:rPr>
            </w:pPr>
            <w:r>
              <w:rPr>
                <w:sz w:val="20"/>
                <w:szCs w:val="18"/>
              </w:rPr>
              <w:t>65.50</w:t>
            </w:r>
          </w:p>
        </w:tc>
      </w:tr>
      <w:tr w:rsidR="00E160F0" w:rsidRPr="00F46DBC" w14:paraId="64F44D2D" w14:textId="1191BB09" w:rsidTr="00E160F0">
        <w:trPr>
          <w:trHeight w:val="339"/>
        </w:trPr>
        <w:tc>
          <w:tcPr>
            <w:tcW w:w="862" w:type="pct"/>
            <w:tcBorders>
              <w:top w:val="nil"/>
              <w:left w:val="nil"/>
              <w:bottom w:val="nil"/>
              <w:right w:val="nil"/>
            </w:tcBorders>
            <w:vAlign w:val="center"/>
          </w:tcPr>
          <w:p w14:paraId="618F5725"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69ACCA87" w14:textId="2B7277B0" w:rsidR="00E160F0" w:rsidRPr="00F46DBC" w:rsidRDefault="00E160F0" w:rsidP="00E160F0">
            <w:pPr>
              <w:pStyle w:val="BodyText"/>
              <w:jc w:val="center"/>
              <w:rPr>
                <w:sz w:val="20"/>
                <w:szCs w:val="18"/>
              </w:rPr>
            </w:pPr>
            <w:r w:rsidRPr="00F46DBC">
              <w:rPr>
                <w:sz w:val="20"/>
                <w:szCs w:val="18"/>
              </w:rPr>
              <w:t>VGG16</w:t>
            </w:r>
          </w:p>
        </w:tc>
        <w:tc>
          <w:tcPr>
            <w:tcW w:w="556" w:type="pct"/>
            <w:tcBorders>
              <w:top w:val="nil"/>
              <w:left w:val="nil"/>
              <w:bottom w:val="nil"/>
              <w:right w:val="nil"/>
            </w:tcBorders>
            <w:vAlign w:val="center"/>
          </w:tcPr>
          <w:p w14:paraId="24E29CA6" w14:textId="05153E2A" w:rsidR="00E160F0" w:rsidRPr="00F46DBC" w:rsidRDefault="00E160F0" w:rsidP="00E160F0">
            <w:pPr>
              <w:pStyle w:val="BodyText"/>
              <w:jc w:val="center"/>
              <w:rPr>
                <w:sz w:val="20"/>
                <w:szCs w:val="18"/>
              </w:rPr>
            </w:pPr>
            <w:r>
              <w:rPr>
                <w:sz w:val="20"/>
                <w:szCs w:val="18"/>
              </w:rPr>
              <w:t>68.23</w:t>
            </w:r>
          </w:p>
        </w:tc>
        <w:tc>
          <w:tcPr>
            <w:tcW w:w="556" w:type="pct"/>
            <w:tcBorders>
              <w:top w:val="nil"/>
              <w:left w:val="nil"/>
              <w:bottom w:val="nil"/>
              <w:right w:val="nil"/>
            </w:tcBorders>
            <w:vAlign w:val="center"/>
          </w:tcPr>
          <w:p w14:paraId="24A04C98" w14:textId="570B6C80" w:rsidR="00E160F0" w:rsidRPr="00F46DBC" w:rsidRDefault="00E160F0" w:rsidP="00E160F0">
            <w:pPr>
              <w:pStyle w:val="BodyText"/>
              <w:jc w:val="center"/>
              <w:rPr>
                <w:sz w:val="20"/>
                <w:szCs w:val="18"/>
              </w:rPr>
            </w:pPr>
            <w:r>
              <w:rPr>
                <w:sz w:val="20"/>
                <w:szCs w:val="18"/>
              </w:rPr>
              <w:t>65.47</w:t>
            </w:r>
          </w:p>
        </w:tc>
        <w:tc>
          <w:tcPr>
            <w:tcW w:w="556" w:type="pct"/>
            <w:tcBorders>
              <w:top w:val="nil"/>
              <w:left w:val="nil"/>
              <w:bottom w:val="nil"/>
              <w:right w:val="nil"/>
            </w:tcBorders>
            <w:vAlign w:val="center"/>
          </w:tcPr>
          <w:p w14:paraId="5B7F8941" w14:textId="4941CAE6" w:rsidR="00E160F0" w:rsidRPr="00F46DBC" w:rsidRDefault="00E160F0" w:rsidP="00E160F0">
            <w:pPr>
              <w:pStyle w:val="BodyText"/>
              <w:jc w:val="center"/>
              <w:rPr>
                <w:sz w:val="20"/>
                <w:szCs w:val="18"/>
              </w:rPr>
            </w:pPr>
            <w:r>
              <w:rPr>
                <w:sz w:val="20"/>
                <w:szCs w:val="18"/>
              </w:rPr>
              <w:t>66.86</w:t>
            </w:r>
          </w:p>
        </w:tc>
        <w:tc>
          <w:tcPr>
            <w:tcW w:w="556" w:type="pct"/>
            <w:tcBorders>
              <w:top w:val="nil"/>
              <w:left w:val="nil"/>
              <w:bottom w:val="nil"/>
              <w:right w:val="nil"/>
            </w:tcBorders>
            <w:vAlign w:val="center"/>
          </w:tcPr>
          <w:p w14:paraId="51B0379E" w14:textId="47B9E92E" w:rsidR="00E160F0" w:rsidRPr="00F46DBC" w:rsidRDefault="00E160F0" w:rsidP="00E160F0">
            <w:pPr>
              <w:pStyle w:val="BodyText"/>
              <w:jc w:val="center"/>
              <w:rPr>
                <w:sz w:val="20"/>
                <w:szCs w:val="18"/>
              </w:rPr>
            </w:pPr>
            <w:r>
              <w:rPr>
                <w:sz w:val="20"/>
                <w:szCs w:val="18"/>
              </w:rPr>
              <w:t>68.23</w:t>
            </w:r>
          </w:p>
        </w:tc>
        <w:tc>
          <w:tcPr>
            <w:tcW w:w="556" w:type="pct"/>
            <w:tcBorders>
              <w:top w:val="nil"/>
              <w:left w:val="nil"/>
              <w:bottom w:val="nil"/>
              <w:right w:val="nil"/>
            </w:tcBorders>
            <w:vAlign w:val="center"/>
          </w:tcPr>
          <w:p w14:paraId="34A73737" w14:textId="3B0633E3" w:rsidR="00E160F0" w:rsidRPr="00F46DBC" w:rsidRDefault="00E160F0" w:rsidP="00E160F0">
            <w:pPr>
              <w:pStyle w:val="BodyText"/>
              <w:jc w:val="center"/>
              <w:rPr>
                <w:sz w:val="20"/>
                <w:szCs w:val="18"/>
              </w:rPr>
            </w:pPr>
            <w:r>
              <w:rPr>
                <w:sz w:val="20"/>
                <w:szCs w:val="18"/>
              </w:rPr>
              <w:t>79.85</w:t>
            </w:r>
          </w:p>
        </w:tc>
        <w:tc>
          <w:tcPr>
            <w:tcW w:w="558" w:type="pct"/>
            <w:tcBorders>
              <w:top w:val="nil"/>
              <w:left w:val="nil"/>
              <w:bottom w:val="nil"/>
              <w:right w:val="nil"/>
            </w:tcBorders>
            <w:vAlign w:val="center"/>
          </w:tcPr>
          <w:p w14:paraId="1EC0F0A9" w14:textId="57DEB7AF" w:rsidR="00E160F0" w:rsidRPr="00F46DBC" w:rsidRDefault="00E160F0" w:rsidP="00E160F0">
            <w:pPr>
              <w:pStyle w:val="BodyText"/>
              <w:jc w:val="center"/>
              <w:rPr>
                <w:sz w:val="20"/>
                <w:szCs w:val="18"/>
              </w:rPr>
            </w:pPr>
            <w:r>
              <w:rPr>
                <w:sz w:val="20"/>
                <w:szCs w:val="18"/>
              </w:rPr>
              <w:t>55.42</w:t>
            </w:r>
          </w:p>
        </w:tc>
      </w:tr>
      <w:tr w:rsidR="00E160F0" w:rsidRPr="00F46DBC" w14:paraId="23697DCB" w14:textId="6ADD3332" w:rsidTr="00E160F0">
        <w:trPr>
          <w:trHeight w:val="339"/>
        </w:trPr>
        <w:tc>
          <w:tcPr>
            <w:tcW w:w="862" w:type="pct"/>
            <w:tcBorders>
              <w:top w:val="nil"/>
              <w:left w:val="nil"/>
              <w:bottom w:val="nil"/>
              <w:right w:val="nil"/>
            </w:tcBorders>
            <w:vAlign w:val="center"/>
          </w:tcPr>
          <w:p w14:paraId="0222F4FA" w14:textId="77777777" w:rsidR="00E160F0" w:rsidRPr="00F46DBC" w:rsidRDefault="00E160F0" w:rsidP="00E160F0">
            <w:pPr>
              <w:pStyle w:val="BodyText"/>
              <w:jc w:val="center"/>
              <w:rPr>
                <w:sz w:val="20"/>
                <w:szCs w:val="18"/>
              </w:rPr>
            </w:pPr>
          </w:p>
        </w:tc>
        <w:tc>
          <w:tcPr>
            <w:tcW w:w="799" w:type="pct"/>
            <w:tcBorders>
              <w:top w:val="nil"/>
              <w:left w:val="nil"/>
              <w:bottom w:val="nil"/>
              <w:right w:val="nil"/>
            </w:tcBorders>
            <w:vAlign w:val="center"/>
          </w:tcPr>
          <w:p w14:paraId="772636BD" w14:textId="2E78F78F" w:rsidR="00E160F0" w:rsidRPr="00F46DBC" w:rsidRDefault="00E160F0" w:rsidP="00E160F0">
            <w:pPr>
              <w:pStyle w:val="BodyText"/>
              <w:jc w:val="center"/>
              <w:rPr>
                <w:sz w:val="20"/>
                <w:szCs w:val="18"/>
              </w:rPr>
            </w:pPr>
            <w:r w:rsidRPr="00F46DBC">
              <w:rPr>
                <w:sz w:val="20"/>
                <w:szCs w:val="18"/>
              </w:rPr>
              <w:t>VGG19</w:t>
            </w:r>
          </w:p>
        </w:tc>
        <w:tc>
          <w:tcPr>
            <w:tcW w:w="556" w:type="pct"/>
            <w:tcBorders>
              <w:top w:val="nil"/>
              <w:left w:val="nil"/>
              <w:bottom w:val="nil"/>
              <w:right w:val="nil"/>
            </w:tcBorders>
            <w:vAlign w:val="center"/>
          </w:tcPr>
          <w:p w14:paraId="100EE2B4" w14:textId="06040CDE" w:rsidR="00E160F0" w:rsidRPr="00F46DBC" w:rsidRDefault="00E160F0" w:rsidP="00E160F0">
            <w:pPr>
              <w:pStyle w:val="BodyText"/>
              <w:jc w:val="center"/>
              <w:rPr>
                <w:sz w:val="20"/>
                <w:szCs w:val="18"/>
              </w:rPr>
            </w:pPr>
            <w:r>
              <w:rPr>
                <w:sz w:val="20"/>
                <w:szCs w:val="18"/>
              </w:rPr>
              <w:t>72.32</w:t>
            </w:r>
          </w:p>
        </w:tc>
        <w:tc>
          <w:tcPr>
            <w:tcW w:w="556" w:type="pct"/>
            <w:tcBorders>
              <w:top w:val="nil"/>
              <w:left w:val="nil"/>
              <w:bottom w:val="nil"/>
              <w:right w:val="nil"/>
            </w:tcBorders>
            <w:vAlign w:val="center"/>
          </w:tcPr>
          <w:p w14:paraId="261BD88D" w14:textId="5D1BF9D6" w:rsidR="00E160F0" w:rsidRPr="00F46DBC" w:rsidRDefault="00E160F0" w:rsidP="00E160F0">
            <w:pPr>
              <w:pStyle w:val="BodyText"/>
              <w:jc w:val="center"/>
              <w:rPr>
                <w:sz w:val="20"/>
                <w:szCs w:val="18"/>
              </w:rPr>
            </w:pPr>
            <w:r>
              <w:rPr>
                <w:sz w:val="20"/>
                <w:szCs w:val="18"/>
              </w:rPr>
              <w:t>69.66</w:t>
            </w:r>
          </w:p>
        </w:tc>
        <w:tc>
          <w:tcPr>
            <w:tcW w:w="556" w:type="pct"/>
            <w:tcBorders>
              <w:top w:val="nil"/>
              <w:left w:val="nil"/>
              <w:bottom w:val="nil"/>
              <w:right w:val="nil"/>
            </w:tcBorders>
            <w:vAlign w:val="center"/>
          </w:tcPr>
          <w:p w14:paraId="069C766F" w14:textId="068D61A1" w:rsidR="00E160F0" w:rsidRPr="00F46DBC" w:rsidRDefault="00E160F0" w:rsidP="00E160F0">
            <w:pPr>
              <w:pStyle w:val="BodyText"/>
              <w:jc w:val="center"/>
              <w:rPr>
                <w:sz w:val="20"/>
                <w:szCs w:val="18"/>
              </w:rPr>
            </w:pPr>
            <w:r>
              <w:rPr>
                <w:sz w:val="20"/>
                <w:szCs w:val="18"/>
              </w:rPr>
              <w:t>74.71</w:t>
            </w:r>
          </w:p>
        </w:tc>
        <w:tc>
          <w:tcPr>
            <w:tcW w:w="556" w:type="pct"/>
            <w:tcBorders>
              <w:top w:val="nil"/>
              <w:left w:val="nil"/>
              <w:bottom w:val="nil"/>
              <w:right w:val="nil"/>
            </w:tcBorders>
            <w:vAlign w:val="center"/>
          </w:tcPr>
          <w:p w14:paraId="28EDC93D" w14:textId="1B4DADE7" w:rsidR="00E160F0" w:rsidRPr="00F46DBC" w:rsidRDefault="00E160F0" w:rsidP="00E160F0">
            <w:pPr>
              <w:pStyle w:val="BodyText"/>
              <w:jc w:val="center"/>
              <w:rPr>
                <w:sz w:val="20"/>
                <w:szCs w:val="18"/>
              </w:rPr>
            </w:pPr>
            <w:r>
              <w:rPr>
                <w:sz w:val="20"/>
                <w:szCs w:val="18"/>
              </w:rPr>
              <w:t>72.32</w:t>
            </w:r>
          </w:p>
        </w:tc>
        <w:tc>
          <w:tcPr>
            <w:tcW w:w="556" w:type="pct"/>
            <w:tcBorders>
              <w:top w:val="nil"/>
              <w:left w:val="nil"/>
              <w:bottom w:val="nil"/>
              <w:right w:val="nil"/>
            </w:tcBorders>
            <w:vAlign w:val="center"/>
          </w:tcPr>
          <w:p w14:paraId="154F65CD" w14:textId="041A6247" w:rsidR="00E160F0" w:rsidRPr="00F46DBC" w:rsidRDefault="00E160F0" w:rsidP="00E160F0">
            <w:pPr>
              <w:pStyle w:val="BodyText"/>
              <w:jc w:val="center"/>
              <w:rPr>
                <w:sz w:val="20"/>
                <w:szCs w:val="18"/>
              </w:rPr>
            </w:pPr>
            <w:r>
              <w:rPr>
                <w:sz w:val="20"/>
                <w:szCs w:val="18"/>
              </w:rPr>
              <w:t>81.10</w:t>
            </w:r>
          </w:p>
        </w:tc>
        <w:tc>
          <w:tcPr>
            <w:tcW w:w="558" w:type="pct"/>
            <w:tcBorders>
              <w:top w:val="nil"/>
              <w:left w:val="nil"/>
              <w:bottom w:val="nil"/>
              <w:right w:val="nil"/>
            </w:tcBorders>
            <w:vAlign w:val="center"/>
          </w:tcPr>
          <w:p w14:paraId="43020105" w14:textId="2CFF7EE5" w:rsidR="00E160F0" w:rsidRPr="00F46DBC" w:rsidRDefault="00E160F0" w:rsidP="00E160F0">
            <w:pPr>
              <w:pStyle w:val="BodyText"/>
              <w:jc w:val="center"/>
              <w:rPr>
                <w:sz w:val="20"/>
                <w:szCs w:val="18"/>
              </w:rPr>
            </w:pPr>
            <w:r>
              <w:rPr>
                <w:sz w:val="20"/>
                <w:szCs w:val="18"/>
              </w:rPr>
              <w:t>62.91</w:t>
            </w:r>
          </w:p>
        </w:tc>
      </w:tr>
      <w:tr w:rsidR="00E160F0" w:rsidRPr="00F46DBC" w14:paraId="14EBF178" w14:textId="3EEE0066" w:rsidTr="00E160F0">
        <w:trPr>
          <w:trHeight w:val="339"/>
        </w:trPr>
        <w:tc>
          <w:tcPr>
            <w:tcW w:w="862" w:type="pct"/>
            <w:tcBorders>
              <w:top w:val="nil"/>
              <w:left w:val="nil"/>
              <w:right w:val="nil"/>
            </w:tcBorders>
            <w:vAlign w:val="center"/>
          </w:tcPr>
          <w:p w14:paraId="77D517C1" w14:textId="41926B2B" w:rsidR="00E160F0" w:rsidRPr="00F46DBC" w:rsidRDefault="00E160F0" w:rsidP="00E160F0">
            <w:pPr>
              <w:pStyle w:val="BodyText"/>
              <w:jc w:val="center"/>
              <w:rPr>
                <w:sz w:val="20"/>
                <w:szCs w:val="18"/>
              </w:rPr>
            </w:pPr>
          </w:p>
        </w:tc>
        <w:tc>
          <w:tcPr>
            <w:tcW w:w="799" w:type="pct"/>
            <w:tcBorders>
              <w:top w:val="nil"/>
              <w:left w:val="nil"/>
              <w:right w:val="nil"/>
            </w:tcBorders>
            <w:vAlign w:val="center"/>
          </w:tcPr>
          <w:p w14:paraId="45A5CEA1" w14:textId="7B201E5E" w:rsidR="00E160F0" w:rsidRPr="00F46DBC" w:rsidRDefault="00E160F0" w:rsidP="00E160F0">
            <w:pPr>
              <w:pStyle w:val="BodyText"/>
              <w:jc w:val="center"/>
              <w:rPr>
                <w:sz w:val="20"/>
                <w:szCs w:val="18"/>
              </w:rPr>
            </w:pPr>
            <w:r w:rsidRPr="00F46DBC">
              <w:rPr>
                <w:sz w:val="20"/>
                <w:szCs w:val="18"/>
              </w:rPr>
              <w:t>Inception-v3</w:t>
            </w:r>
          </w:p>
        </w:tc>
        <w:tc>
          <w:tcPr>
            <w:tcW w:w="556" w:type="pct"/>
            <w:tcBorders>
              <w:top w:val="nil"/>
              <w:left w:val="nil"/>
              <w:right w:val="nil"/>
            </w:tcBorders>
            <w:vAlign w:val="center"/>
          </w:tcPr>
          <w:p w14:paraId="04F4BFEC" w14:textId="7BB0D5BF" w:rsidR="00E160F0" w:rsidRPr="00F46DBC" w:rsidRDefault="00E160F0" w:rsidP="00E160F0">
            <w:pPr>
              <w:pStyle w:val="BodyText"/>
              <w:jc w:val="center"/>
              <w:rPr>
                <w:sz w:val="20"/>
                <w:szCs w:val="18"/>
              </w:rPr>
            </w:pPr>
            <w:r>
              <w:rPr>
                <w:sz w:val="20"/>
                <w:szCs w:val="18"/>
              </w:rPr>
              <w:t>71.92</w:t>
            </w:r>
          </w:p>
        </w:tc>
        <w:tc>
          <w:tcPr>
            <w:tcW w:w="556" w:type="pct"/>
            <w:tcBorders>
              <w:top w:val="nil"/>
              <w:left w:val="nil"/>
              <w:right w:val="nil"/>
            </w:tcBorders>
            <w:vAlign w:val="center"/>
          </w:tcPr>
          <w:p w14:paraId="3C737483" w14:textId="57B80F48" w:rsidR="00E160F0" w:rsidRPr="00F46DBC" w:rsidRDefault="00E160F0" w:rsidP="00E160F0">
            <w:pPr>
              <w:pStyle w:val="BodyText"/>
              <w:jc w:val="center"/>
              <w:rPr>
                <w:sz w:val="20"/>
                <w:szCs w:val="18"/>
              </w:rPr>
            </w:pPr>
            <w:r>
              <w:rPr>
                <w:sz w:val="20"/>
                <w:szCs w:val="18"/>
              </w:rPr>
              <w:t>70.64</w:t>
            </w:r>
          </w:p>
        </w:tc>
        <w:tc>
          <w:tcPr>
            <w:tcW w:w="556" w:type="pct"/>
            <w:tcBorders>
              <w:top w:val="nil"/>
              <w:left w:val="nil"/>
              <w:right w:val="nil"/>
            </w:tcBorders>
            <w:vAlign w:val="center"/>
          </w:tcPr>
          <w:p w14:paraId="0B2EEAC1" w14:textId="340834BB" w:rsidR="00E160F0" w:rsidRPr="00F46DBC" w:rsidRDefault="00E160F0" w:rsidP="00E160F0">
            <w:pPr>
              <w:pStyle w:val="BodyText"/>
              <w:jc w:val="center"/>
              <w:rPr>
                <w:sz w:val="20"/>
                <w:szCs w:val="18"/>
              </w:rPr>
            </w:pPr>
            <w:r>
              <w:rPr>
                <w:sz w:val="20"/>
                <w:szCs w:val="18"/>
              </w:rPr>
              <w:t>79.29</w:t>
            </w:r>
          </w:p>
        </w:tc>
        <w:tc>
          <w:tcPr>
            <w:tcW w:w="556" w:type="pct"/>
            <w:tcBorders>
              <w:top w:val="nil"/>
              <w:left w:val="nil"/>
              <w:right w:val="nil"/>
            </w:tcBorders>
            <w:vAlign w:val="center"/>
          </w:tcPr>
          <w:p w14:paraId="5A074901" w14:textId="487329D6" w:rsidR="00E160F0" w:rsidRPr="00F46DBC" w:rsidRDefault="00E160F0" w:rsidP="00E160F0">
            <w:pPr>
              <w:pStyle w:val="BodyText"/>
              <w:jc w:val="center"/>
              <w:rPr>
                <w:sz w:val="20"/>
                <w:szCs w:val="18"/>
              </w:rPr>
            </w:pPr>
            <w:r>
              <w:rPr>
                <w:sz w:val="20"/>
                <w:szCs w:val="18"/>
              </w:rPr>
              <w:t>71.92</w:t>
            </w:r>
          </w:p>
        </w:tc>
        <w:tc>
          <w:tcPr>
            <w:tcW w:w="556" w:type="pct"/>
            <w:tcBorders>
              <w:top w:val="nil"/>
              <w:left w:val="nil"/>
              <w:right w:val="nil"/>
            </w:tcBorders>
            <w:vAlign w:val="center"/>
          </w:tcPr>
          <w:p w14:paraId="34498CC6" w14:textId="01BE6675" w:rsidR="00E160F0" w:rsidRPr="00F46DBC" w:rsidRDefault="00E160F0" w:rsidP="00E160F0">
            <w:pPr>
              <w:pStyle w:val="BodyText"/>
              <w:jc w:val="center"/>
              <w:rPr>
                <w:sz w:val="20"/>
                <w:szCs w:val="18"/>
              </w:rPr>
            </w:pPr>
            <w:r>
              <w:rPr>
                <w:sz w:val="20"/>
                <w:szCs w:val="18"/>
              </w:rPr>
              <w:t>83.48</w:t>
            </w:r>
          </w:p>
        </w:tc>
        <w:tc>
          <w:tcPr>
            <w:tcW w:w="558" w:type="pct"/>
            <w:tcBorders>
              <w:top w:val="nil"/>
              <w:left w:val="nil"/>
              <w:right w:val="nil"/>
            </w:tcBorders>
            <w:vAlign w:val="center"/>
          </w:tcPr>
          <w:p w14:paraId="4B920BE4" w14:textId="5787126B" w:rsidR="00E160F0" w:rsidRPr="00F46DBC" w:rsidRDefault="00E160F0" w:rsidP="00E160F0">
            <w:pPr>
              <w:pStyle w:val="BodyText"/>
              <w:jc w:val="center"/>
              <w:rPr>
                <w:sz w:val="20"/>
                <w:szCs w:val="18"/>
              </w:rPr>
            </w:pPr>
            <w:r>
              <w:rPr>
                <w:sz w:val="20"/>
                <w:szCs w:val="18"/>
              </w:rPr>
              <w:t>61.60</w:t>
            </w:r>
          </w:p>
        </w:tc>
      </w:tr>
    </w:tbl>
    <w:p w14:paraId="79B77A07" w14:textId="3E288D8E" w:rsidR="00030F89" w:rsidRPr="00F46DBC" w:rsidRDefault="00030F89" w:rsidP="00030F89">
      <w:pPr>
        <w:pStyle w:val="BodyText"/>
        <w:rPr>
          <w:sz w:val="20"/>
          <w:szCs w:val="18"/>
        </w:rPr>
      </w:pPr>
    </w:p>
    <w:p w14:paraId="1C562F7E" w14:textId="004837E6" w:rsidR="00FF1019" w:rsidRDefault="00A84602" w:rsidP="00C940E7">
      <w:pPr>
        <w:pStyle w:val="BodyText"/>
        <w:spacing w:line="480" w:lineRule="auto"/>
        <w:ind w:firstLine="800"/>
      </w:pPr>
      <w:r>
        <w:t>T</w:t>
      </w:r>
      <w:r w:rsidR="00C85F1A">
        <w:t xml:space="preserve">he performance of </w:t>
      </w:r>
      <w:proofErr w:type="spellStart"/>
      <w:r w:rsidR="00514A50">
        <w:t>nEMGNet</w:t>
      </w:r>
      <w:proofErr w:type="spellEnd"/>
      <w:r w:rsidR="00C85F1A">
        <w:t xml:space="preserve"> </w:t>
      </w:r>
      <w:r>
        <w:t xml:space="preserve">was </w:t>
      </w:r>
      <w:r w:rsidR="00C85F1A">
        <w:t>compared to</w:t>
      </w:r>
      <w:r w:rsidR="00A15093">
        <w:t xml:space="preserve"> models from</w:t>
      </w:r>
      <w:r w:rsidR="00C85F1A">
        <w:t xml:space="preserve"> </w:t>
      </w:r>
      <w:r w:rsidR="00C85F1A" w:rsidRPr="00E70BAB">
        <w:t>previous works</w:t>
      </w:r>
      <w:r w:rsidR="00A15093" w:rsidRPr="00E70BAB">
        <w:t xml:space="preserve"> </w:t>
      </w:r>
      <w:r w:rsidR="00A15093" w:rsidRPr="00E70BAB">
        <w:fldChar w:fldCharType="begin"/>
      </w:r>
      <w:r w:rsidR="00E8500B">
        <w:instrText xml:space="preserve"> ADDIN EN.CITE &lt;EndNote&gt;&lt;Cite&gt;&lt;Author&gt;Nam&lt;/Author&gt;&lt;Year&gt;2019&lt;/Year&gt;&lt;RecNum&gt;2&lt;/RecNum&gt;&lt;DisplayText&gt;[24, 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Cite&gt;&lt;Author&gt;Nodera&lt;/Author&gt;&lt;Year&gt;2019&lt;/Year&gt;&lt;RecNum&gt;1&lt;/RecNum&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A15093" w:rsidRPr="00E70BAB">
        <w:fldChar w:fldCharType="separate"/>
      </w:r>
      <w:r w:rsidR="003737BF">
        <w:rPr>
          <w:noProof/>
        </w:rPr>
        <w:t>[24, 25]</w:t>
      </w:r>
      <w:r w:rsidR="00A15093" w:rsidRPr="00E70BAB">
        <w:fldChar w:fldCharType="end"/>
      </w:r>
      <w:r w:rsidR="00A15093" w:rsidRPr="00E70BAB">
        <w:t xml:space="preserve"> </w:t>
      </w:r>
      <w:r w:rsidRPr="00E70BAB">
        <w:t xml:space="preserve"> by </w:t>
      </w:r>
      <w:r w:rsidR="00EE7B97" w:rsidRPr="00E70BAB">
        <w:t xml:space="preserve">using </w:t>
      </w:r>
      <w:r w:rsidR="00EA6FBC" w:rsidRPr="00E70BAB">
        <w:t xml:space="preserve">baseline </w:t>
      </w:r>
      <w:r w:rsidR="00FF68F6" w:rsidRPr="00E70BAB">
        <w:t xml:space="preserve">models </w:t>
      </w:r>
      <w:r w:rsidR="00EE7B97" w:rsidRPr="00E70BAB">
        <w:t xml:space="preserve">as the feature extractor </w:t>
      </w:r>
      <w:r w:rsidR="00EA6FBC" w:rsidRPr="00E70BAB">
        <w:t xml:space="preserve">in the </w:t>
      </w:r>
      <w:proofErr w:type="spellStart"/>
      <w:r w:rsidR="004404CB" w:rsidRPr="00E70BAB">
        <w:t>D</w:t>
      </w:r>
      <w:r w:rsidR="00793DAB" w:rsidRPr="00E70BAB">
        <w:t>i</w:t>
      </w:r>
      <w:r w:rsidR="004404CB" w:rsidRPr="00E70BAB">
        <w:t>V</w:t>
      </w:r>
      <w:r w:rsidR="00793DAB" w:rsidRPr="00E70BAB">
        <w:t>ote</w:t>
      </w:r>
      <w:proofErr w:type="spellEnd"/>
      <w:r w:rsidR="00EA6FBC" w:rsidRPr="00E70BAB">
        <w:t xml:space="preserve"> </w:t>
      </w:r>
      <w:r w:rsidR="00D3660A" w:rsidRPr="00E70BAB">
        <w:t>algorithm</w:t>
      </w:r>
      <w:r w:rsidR="00926B75" w:rsidRPr="00E70BAB">
        <w:t>.</w:t>
      </w:r>
      <w:r w:rsidR="000825DF" w:rsidRPr="00E70BAB">
        <w:t xml:space="preserve"> </w:t>
      </w:r>
      <w:r w:rsidR="000825DF" w:rsidRPr="00E70BAB">
        <w:fldChar w:fldCharType="begin"/>
      </w:r>
      <w:r w:rsidR="000825DF" w:rsidRPr="00E70BAB">
        <w:instrText xml:space="preserve"> REF _Ref83048351 \h </w:instrText>
      </w:r>
      <w:r w:rsidR="00E70BAB" w:rsidRPr="004815DE">
        <w:instrText xml:space="preserve"> \* MERGEFORMAT </w:instrText>
      </w:r>
      <w:r w:rsidR="000825DF" w:rsidRPr="00E70BAB">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5</w:t>
      </w:r>
      <w:r w:rsidR="000825DF" w:rsidRPr="00E70BAB">
        <w:fldChar w:fldCharType="end"/>
      </w:r>
      <w:r w:rsidR="000825DF" w:rsidRPr="00E70BAB">
        <w:t xml:space="preserve"> describes subject diagnosis </w:t>
      </w:r>
      <w:r w:rsidR="0080243B" w:rsidRPr="00E70BAB">
        <w:t xml:space="preserve">prediction </w:t>
      </w:r>
      <w:r w:rsidR="000825DF" w:rsidRPr="00E70BAB">
        <w:t xml:space="preserve">results of </w:t>
      </w:r>
      <w:proofErr w:type="spellStart"/>
      <w:r w:rsidR="000825DF" w:rsidRPr="00E70BAB">
        <w:t>nEMGNet</w:t>
      </w:r>
      <w:proofErr w:type="spellEnd"/>
      <w:r w:rsidR="000825DF" w:rsidRPr="00E70BAB">
        <w:t xml:space="preserve"> and baseline </w:t>
      </w:r>
      <w:r w:rsidR="001B30CD" w:rsidRPr="00E70BAB">
        <w:t>models</w:t>
      </w:r>
      <w:r w:rsidR="000825DF" w:rsidRPr="00E70BAB">
        <w:t>.</w:t>
      </w:r>
      <w:r w:rsidR="00371CAF" w:rsidRPr="00E70BAB">
        <w:t xml:space="preserve"> </w:t>
      </w:r>
      <w:proofErr w:type="spellStart"/>
      <w:r w:rsidR="00FF1019">
        <w:t>nEMGNet</w:t>
      </w:r>
      <w:proofErr w:type="spellEnd"/>
      <w:r w:rsidR="00FF1019">
        <w:t xml:space="preserve">-B presented the best performance in all metrics among the various </w:t>
      </w:r>
      <w:proofErr w:type="spellStart"/>
      <w:r w:rsidR="00FF1019">
        <w:t>nEMGNet</w:t>
      </w:r>
      <w:proofErr w:type="spellEnd"/>
      <w:r w:rsidR="00FF1019">
        <w:t xml:space="preserve"> versions</w:t>
      </w:r>
      <w:r w:rsidR="00183E73">
        <w:t xml:space="preserve">, and </w:t>
      </w:r>
      <w:proofErr w:type="spellStart"/>
      <w:r w:rsidR="00183E73" w:rsidRPr="00E70BAB">
        <w:t>nEMGNet</w:t>
      </w:r>
      <w:proofErr w:type="spellEnd"/>
      <w:r w:rsidR="00183E73">
        <w:t>-B</w:t>
      </w:r>
      <w:r w:rsidR="00183E73" w:rsidRPr="00E70BAB">
        <w:t xml:space="preserve"> outperformed</w:t>
      </w:r>
      <w:r w:rsidR="00183E73">
        <w:t xml:space="preserve"> all models from previous works in all evaluation metrics. </w:t>
      </w:r>
      <w:proofErr w:type="spellStart"/>
      <w:r w:rsidR="00183E73">
        <w:t>nEMGNet</w:t>
      </w:r>
      <w:proofErr w:type="spellEnd"/>
      <w:r w:rsidR="00183E73">
        <w:t xml:space="preserve">-B </w:t>
      </w:r>
      <w:r w:rsidR="00987902">
        <w:t xml:space="preserve">showed </w:t>
      </w:r>
      <w:r w:rsidR="00183E73">
        <w:t>an accuracy</w:t>
      </w:r>
      <w:r w:rsidR="00F11DE2">
        <w:t xml:space="preserve"> improvement</w:t>
      </w:r>
      <w:r w:rsidR="00183E73">
        <w:t xml:space="preserve"> of 8.08% compared to the best performing baseline model (ResNet-152)</w:t>
      </w:r>
      <w:r w:rsidR="00FF1019">
        <w:t xml:space="preserve">. </w:t>
      </w:r>
      <w:r w:rsidR="001B30CD">
        <w:t xml:space="preserve">Models </w:t>
      </w:r>
      <w:r w:rsidR="00371CAF">
        <w:t xml:space="preserve">from </w:t>
      </w:r>
      <w:proofErr w:type="spellStart"/>
      <w:r w:rsidR="00371CAF">
        <w:t>Nodera</w:t>
      </w:r>
      <w:proofErr w:type="spellEnd"/>
      <w:r w:rsidR="00371CAF">
        <w:t xml:space="preserve"> et al.</w:t>
      </w:r>
      <w:r w:rsidR="00183E73">
        <w:t xml:space="preserve"> </w:t>
      </w:r>
      <w:r w:rsidR="00183E73">
        <w:fldChar w:fldCharType="begin"/>
      </w:r>
      <w:r w:rsidR="00183E73">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183E73">
        <w:fldChar w:fldCharType="separate"/>
      </w:r>
      <w:r w:rsidR="00183E73">
        <w:rPr>
          <w:noProof/>
        </w:rPr>
        <w:t>[24]</w:t>
      </w:r>
      <w:r w:rsidR="00183E73">
        <w:fldChar w:fldCharType="end"/>
      </w:r>
      <w:r w:rsidR="00386E02">
        <w:t>,</w:t>
      </w:r>
      <w:r w:rsidR="00183E73">
        <w:t xml:space="preserve"> which used </w:t>
      </w:r>
      <w:proofErr w:type="spellStart"/>
      <w:r w:rsidR="00183E73">
        <w:t>mel</w:t>
      </w:r>
      <w:proofErr w:type="spellEnd"/>
      <w:r w:rsidR="00183E73">
        <w:t xml:space="preserve"> </w:t>
      </w:r>
      <w:r w:rsidR="00183E73">
        <w:t>spectrograms</w:t>
      </w:r>
      <w:r w:rsidR="00EB5603">
        <w:t>,</w:t>
      </w:r>
      <w:r w:rsidR="00371CAF">
        <w:t xml:space="preserve"> </w:t>
      </w:r>
      <w:r w:rsidR="00183E73">
        <w:t xml:space="preserve">presented higher scores in all metrics </w:t>
      </w:r>
      <w:r w:rsidR="00EB5603">
        <w:t>than</w:t>
      </w:r>
      <w:r w:rsidR="00183E73">
        <w:t xml:space="preserve"> the </w:t>
      </w:r>
      <w:r w:rsidR="001B30CD">
        <w:t xml:space="preserve">model </w:t>
      </w:r>
      <w:r w:rsidR="00371CAF">
        <w:t>from Nam et al.</w:t>
      </w:r>
      <w:r w:rsidR="00183E73">
        <w:t xml:space="preserve"> </w:t>
      </w:r>
      <w:r w:rsidR="00183E73">
        <w:fldChar w:fldCharType="begin"/>
      </w:r>
      <w:r w:rsidR="00183E73">
        <w:instrText xml:space="preserve"> ADDIN EN.CITE &lt;EndNote&gt;&lt;Cite&gt;&lt;Author&gt;Nam&lt;/Author&gt;&lt;Year&gt;2019&lt;/Year&gt;&lt;RecNum&gt;2&lt;/RecNum&gt;&lt;DisplayText&gt;[25]&lt;/DisplayText&gt;&lt;record&gt;&lt;rec-number&gt;2&lt;/rec-number&gt;&lt;foreign-keys&gt;&lt;key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00183E73">
        <w:fldChar w:fldCharType="separate"/>
      </w:r>
      <w:r w:rsidR="00183E73">
        <w:rPr>
          <w:noProof/>
        </w:rPr>
        <w:t>[25]</w:t>
      </w:r>
      <w:r w:rsidR="00183E73">
        <w:fldChar w:fldCharType="end"/>
      </w:r>
      <w:r w:rsidR="00EB5603">
        <w:t>,</w:t>
      </w:r>
      <w:r w:rsidR="00371CAF">
        <w:t xml:space="preserve"> </w:t>
      </w:r>
      <w:r w:rsidR="00183E73">
        <w:t>which used plotted images</w:t>
      </w:r>
      <w:r w:rsidR="00371CAF">
        <w:t>.</w:t>
      </w:r>
      <w:r w:rsidR="00C940E7">
        <w:t xml:space="preserve"> </w:t>
      </w:r>
      <w:r w:rsidR="00371CAF">
        <w:t xml:space="preserve">Among different models from </w:t>
      </w:r>
      <w:proofErr w:type="spellStart"/>
      <w:r w:rsidR="00371CAF">
        <w:t>Nodera</w:t>
      </w:r>
      <w:proofErr w:type="spellEnd"/>
      <w:r w:rsidR="00371CAF">
        <w:t xml:space="preserve"> et al. </w:t>
      </w:r>
      <w:r w:rsidR="004868DD">
        <w:fldChar w:fldCharType="begin"/>
      </w:r>
      <w:r w:rsidR="00E8500B">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4868DD">
        <w:fldChar w:fldCharType="separate"/>
      </w:r>
      <w:r w:rsidR="003737BF">
        <w:rPr>
          <w:noProof/>
        </w:rPr>
        <w:t>[24]</w:t>
      </w:r>
      <w:r w:rsidR="004868DD">
        <w:fldChar w:fldCharType="end"/>
      </w:r>
      <w:r w:rsidR="00371CAF">
        <w:t xml:space="preserve">, </w:t>
      </w:r>
      <w:r w:rsidR="008407B6">
        <w:t>ResNet-</w:t>
      </w:r>
      <w:r w:rsidR="00371CAF">
        <w:t xml:space="preserve">152 </w:t>
      </w:r>
      <w:r w:rsidR="0085188E">
        <w:t xml:space="preserve">presented </w:t>
      </w:r>
      <w:r w:rsidR="00371CAF">
        <w:t>the best</w:t>
      </w:r>
      <w:r w:rsidR="006954D8">
        <w:t xml:space="preserve"> </w:t>
      </w:r>
      <w:r w:rsidR="0085188E">
        <w:t xml:space="preserve">performance </w:t>
      </w:r>
      <w:r w:rsidR="006954D8">
        <w:t xml:space="preserve">in </w:t>
      </w:r>
      <w:r w:rsidR="0085188E">
        <w:t xml:space="preserve">terms of </w:t>
      </w:r>
      <w:r w:rsidR="006954D8">
        <w:t>classification accuracy</w:t>
      </w:r>
      <w:r w:rsidR="00371CAF">
        <w:t>.</w:t>
      </w:r>
      <w:r w:rsidR="00FF1019">
        <w:t xml:space="preserve"> </w:t>
      </w:r>
    </w:p>
    <w:p w14:paraId="1C18DBCC" w14:textId="44DFCDCF" w:rsidR="00C940E7" w:rsidRPr="00A642AD" w:rsidRDefault="00C940E7" w:rsidP="00A642AD">
      <w:pPr>
        <w:pStyle w:val="Caption"/>
        <w:keepNext/>
        <w:jc w:val="left"/>
        <w:rPr>
          <w:rFonts w:ascii="Times New Roman" w:hAnsi="Times New Roman" w:cs="Times New Roman"/>
          <w:color w:val="000000" w:themeColor="text1"/>
        </w:rPr>
      </w:pPr>
      <w:bookmarkStart w:id="32" w:name="_Ref89782653"/>
      <w:r w:rsidRPr="00A642AD">
        <w:rPr>
          <w:rFonts w:ascii="Times New Roman" w:hAnsi="Times New Roman" w:cs="Times New Roman"/>
          <w:b/>
          <w:bCs/>
          <w:color w:val="000000" w:themeColor="text1"/>
        </w:rPr>
        <w:t xml:space="preserve">Table </w:t>
      </w:r>
      <w:r w:rsidRPr="00A642AD">
        <w:rPr>
          <w:rFonts w:ascii="Times New Roman" w:hAnsi="Times New Roman" w:cs="Times New Roman"/>
          <w:b/>
          <w:bCs/>
          <w:color w:val="000000" w:themeColor="text1"/>
        </w:rPr>
        <w:fldChar w:fldCharType="begin"/>
      </w:r>
      <w:r w:rsidRPr="00A642AD">
        <w:rPr>
          <w:rFonts w:ascii="Times New Roman" w:hAnsi="Times New Roman" w:cs="Times New Roman"/>
          <w:b/>
          <w:bCs/>
          <w:color w:val="000000" w:themeColor="text1"/>
        </w:rPr>
        <w:instrText xml:space="preserve"> SEQ Table \* ARABIC </w:instrText>
      </w:r>
      <w:r w:rsidRPr="00A642AD">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6</w:t>
      </w:r>
      <w:r w:rsidRPr="00A642AD">
        <w:rPr>
          <w:rFonts w:ascii="Times New Roman" w:hAnsi="Times New Roman" w:cs="Times New Roman"/>
          <w:b/>
          <w:bCs/>
          <w:color w:val="000000" w:themeColor="text1"/>
        </w:rPr>
        <w:fldChar w:fldCharType="end"/>
      </w:r>
      <w:bookmarkEnd w:id="32"/>
      <w:r w:rsidRPr="00A642AD">
        <w:rPr>
          <w:rFonts w:ascii="Times New Roman" w:hAnsi="Times New Roman" w:cs="Times New Roman"/>
          <w:color w:val="000000" w:themeColor="text1"/>
        </w:rPr>
        <w:t xml:space="preserve"> Elapsed time</w:t>
      </w:r>
      <w:r w:rsidR="005D2325">
        <w:rPr>
          <w:rFonts w:ascii="Times New Roman" w:hAnsi="Times New Roman" w:cs="Times New Roman"/>
          <w:color w:val="000000" w:themeColor="text1"/>
        </w:rPr>
        <w:t>s</w:t>
      </w:r>
      <w:r w:rsidRPr="00A642AD">
        <w:rPr>
          <w:rFonts w:ascii="Times New Roman" w:hAnsi="Times New Roman" w:cs="Times New Roman"/>
          <w:color w:val="000000" w:themeColor="text1"/>
        </w:rPr>
        <w:t xml:space="preserve"> for subject diagnosis prediction and model parameter size</w:t>
      </w:r>
      <w:r w:rsidR="00D50FD2">
        <w:rPr>
          <w:rFonts w:ascii="Times New Roman" w:hAnsi="Times New Roman" w:cs="Times New Roman"/>
          <w:color w:val="000000" w:themeColor="text1"/>
        </w:rPr>
        <w:t xml:space="preserve"> of </w:t>
      </w:r>
      <w:proofErr w:type="spellStart"/>
      <w:r w:rsidR="00D50FD2">
        <w:rPr>
          <w:rFonts w:ascii="Times New Roman" w:hAnsi="Times New Roman" w:cs="Times New Roman"/>
          <w:color w:val="000000" w:themeColor="text1"/>
        </w:rPr>
        <w:t>nEMGNet</w:t>
      </w:r>
      <w:proofErr w:type="spellEnd"/>
      <w:r w:rsidR="00D50FD2">
        <w:rPr>
          <w:rFonts w:ascii="Times New Roman" w:hAnsi="Times New Roman" w:cs="Times New Roman"/>
          <w:color w:val="000000" w:themeColor="text1"/>
        </w:rPr>
        <w:t xml:space="preserve"> and baseline models</w:t>
      </w:r>
      <w:r w:rsidRPr="00A642AD">
        <w:rPr>
          <w:rFonts w:ascii="Times New Roman" w:hAnsi="Times New Roman" w:cs="Times New Roman"/>
          <w:color w:val="000000" w:themeColor="text1"/>
        </w:rPr>
        <w:t xml:space="preserve">. </w:t>
      </w:r>
      <w:proofErr w:type="spellStart"/>
      <w:r w:rsidRPr="00A642AD">
        <w:rPr>
          <w:rFonts w:ascii="Times New Roman" w:hAnsi="Times New Roman" w:cs="Times New Roman"/>
          <w:color w:val="000000" w:themeColor="text1"/>
        </w:rPr>
        <w:t>nEMGNet</w:t>
      </w:r>
      <w:proofErr w:type="spellEnd"/>
      <w:r w:rsidR="00C917A6" w:rsidRPr="00A642AD">
        <w:rPr>
          <w:rFonts w:ascii="Times New Roman" w:hAnsi="Times New Roman" w:cs="Times New Roman"/>
          <w:color w:val="000000" w:themeColor="text1"/>
        </w:rPr>
        <w:t>-B</w:t>
      </w:r>
      <w:r w:rsidRPr="00A642AD">
        <w:rPr>
          <w:rFonts w:ascii="Times New Roman" w:hAnsi="Times New Roman" w:cs="Times New Roman"/>
          <w:color w:val="000000" w:themeColor="text1"/>
        </w:rPr>
        <w:t xml:space="preserve"> and baseline feature extractors are compared.</w:t>
      </w:r>
      <w:r w:rsidR="009E5910" w:rsidRPr="00A642AD">
        <w:rPr>
          <w:rFonts w:ascii="Times New Roman" w:hAnsi="Times New Roman" w:cs="Times New Roman"/>
          <w:color w:val="000000" w:themeColor="text1"/>
        </w:rPr>
        <w:t xml:space="preserve"> The time spent </w:t>
      </w:r>
      <w:r w:rsidR="00D560FD">
        <w:rPr>
          <w:rFonts w:ascii="Times New Roman" w:hAnsi="Times New Roman" w:cs="Times New Roman"/>
          <w:color w:val="000000" w:themeColor="text1"/>
        </w:rPr>
        <w:t xml:space="preserve">to predict </w:t>
      </w:r>
      <w:r w:rsidR="009E5910" w:rsidRPr="00A642AD">
        <w:rPr>
          <w:rFonts w:ascii="Times New Roman" w:hAnsi="Times New Roman" w:cs="Times New Roman"/>
          <w:color w:val="000000" w:themeColor="text1"/>
        </w:rPr>
        <w:t>subject diagnosis of the test set is measured.</w:t>
      </w:r>
      <w:r w:rsidRPr="00A642AD">
        <w:rPr>
          <w:rFonts w:ascii="Times New Roman" w:hAnsi="Times New Roman" w:cs="Times New Roman"/>
          <w:color w:val="000000" w:themeColor="text1"/>
        </w:rPr>
        <w:t xml:space="preserve"> Elapsed time</w:t>
      </w:r>
      <w:r w:rsidR="005D2325">
        <w:rPr>
          <w:rFonts w:ascii="Times New Roman" w:hAnsi="Times New Roman" w:cs="Times New Roman"/>
          <w:color w:val="000000" w:themeColor="text1"/>
        </w:rPr>
        <w:t>s</w:t>
      </w:r>
      <w:r w:rsidRPr="00A642AD">
        <w:rPr>
          <w:rFonts w:ascii="Times New Roman" w:hAnsi="Times New Roman" w:cs="Times New Roman"/>
          <w:color w:val="000000" w:themeColor="text1"/>
        </w:rPr>
        <w:t xml:space="preserve"> are </w:t>
      </w:r>
      <w:r w:rsidR="00033DC1">
        <w:rPr>
          <w:rFonts w:ascii="Times New Roman" w:hAnsi="Times New Roman" w:cs="Times New Roman"/>
          <w:color w:val="000000" w:themeColor="text1"/>
        </w:rPr>
        <w:t xml:space="preserve">the </w:t>
      </w:r>
      <w:r w:rsidRPr="00A642AD">
        <w:rPr>
          <w:rFonts w:ascii="Times New Roman" w:hAnsi="Times New Roman" w:cs="Times New Roman"/>
          <w:color w:val="000000" w:themeColor="text1"/>
        </w:rPr>
        <w:t>mean value</w:t>
      </w:r>
      <w:r w:rsidR="00323F05">
        <w:rPr>
          <w:rFonts w:ascii="Times New Roman" w:hAnsi="Times New Roman" w:cs="Times New Roman"/>
          <w:color w:val="000000" w:themeColor="text1"/>
        </w:rPr>
        <w:t>s</w:t>
      </w:r>
      <w:r w:rsidRPr="00A642AD">
        <w:rPr>
          <w:rFonts w:ascii="Times New Roman" w:hAnsi="Times New Roman" w:cs="Times New Roman"/>
          <w:color w:val="000000" w:themeColor="text1"/>
        </w:rPr>
        <w:t xml:space="preserve"> </w:t>
      </w:r>
      <w:r w:rsidR="00D97D96">
        <w:rPr>
          <w:rFonts w:ascii="Times New Roman" w:hAnsi="Times New Roman" w:cs="Times New Roman"/>
          <w:color w:val="000000" w:themeColor="text1"/>
        </w:rPr>
        <w:t>over all folds</w:t>
      </w:r>
      <w:r w:rsidRPr="00A642AD">
        <w:rPr>
          <w:rFonts w:ascii="Times New Roman" w:hAnsi="Times New Roman" w:cs="Times New Roman"/>
          <w:color w:val="000000" w:themeColor="text1"/>
        </w:rPr>
        <w:t xml:space="preserve"> and random repetitions. Elapsed time for classifier prediction is not </w:t>
      </w:r>
      <w:r w:rsidR="006015FD" w:rsidRPr="00A642AD">
        <w:rPr>
          <w:rFonts w:ascii="Times New Roman" w:hAnsi="Times New Roman" w:cs="Times New Roman"/>
          <w:color w:val="000000" w:themeColor="text1"/>
        </w:rPr>
        <w:t xml:space="preserve">described since </w:t>
      </w:r>
      <w:r w:rsidR="00CB4D3C" w:rsidRPr="00A642AD">
        <w:rPr>
          <w:rFonts w:ascii="Times New Roman" w:hAnsi="Times New Roman" w:cs="Times New Roman"/>
          <w:color w:val="000000" w:themeColor="text1"/>
        </w:rPr>
        <w:t xml:space="preserve">the classifier is identical across all methods, and </w:t>
      </w:r>
      <w:r w:rsidRPr="00A642AD">
        <w:rPr>
          <w:rFonts w:ascii="Times New Roman" w:hAnsi="Times New Roman" w:cs="Times New Roman"/>
          <w:color w:val="000000" w:themeColor="text1"/>
        </w:rPr>
        <w:t>the time measured was less than 0.01 seconds</w:t>
      </w:r>
      <w:r w:rsidR="006015FD" w:rsidRPr="00A642AD">
        <w:rPr>
          <w:rFonts w:ascii="Times New Roman" w:hAnsi="Times New Roman" w:cs="Times New Roman"/>
          <w:color w:val="000000" w:themeColor="text1"/>
        </w:rPr>
        <w:t xml:space="preserve">. Total elapsed time refers to the time </w:t>
      </w:r>
      <w:r w:rsidR="00323F05">
        <w:rPr>
          <w:rFonts w:ascii="Times New Roman" w:hAnsi="Times New Roman" w:cs="Times New Roman"/>
          <w:color w:val="000000" w:themeColor="text1"/>
        </w:rPr>
        <w:t xml:space="preserve">required </w:t>
      </w:r>
      <w:r w:rsidR="006015FD" w:rsidRPr="00A642AD">
        <w:rPr>
          <w:rFonts w:ascii="Times New Roman" w:hAnsi="Times New Roman" w:cs="Times New Roman"/>
          <w:color w:val="000000" w:themeColor="text1"/>
        </w:rPr>
        <w:t xml:space="preserve">to preprocess </w:t>
      </w:r>
      <w:r w:rsidR="00323F05">
        <w:rPr>
          <w:rFonts w:ascii="Times New Roman" w:hAnsi="Times New Roman" w:cs="Times New Roman"/>
          <w:color w:val="000000" w:themeColor="text1"/>
        </w:rPr>
        <w:t xml:space="preserve">the </w:t>
      </w:r>
      <w:r w:rsidR="006015FD" w:rsidRPr="00A642AD">
        <w:rPr>
          <w:rFonts w:ascii="Times New Roman" w:hAnsi="Times New Roman" w:cs="Times New Roman"/>
          <w:color w:val="000000" w:themeColor="text1"/>
        </w:rPr>
        <w:t>signal segments, load the model parameters</w:t>
      </w:r>
      <w:r w:rsidR="004A1DC6" w:rsidRPr="00A642AD">
        <w:rPr>
          <w:rFonts w:ascii="Times New Roman" w:hAnsi="Times New Roman" w:cs="Times New Roman"/>
          <w:color w:val="000000" w:themeColor="text1"/>
        </w:rPr>
        <w:t xml:space="preserve">, extract </w:t>
      </w:r>
      <w:r w:rsidR="00DE2163">
        <w:rPr>
          <w:rFonts w:ascii="Times New Roman" w:hAnsi="Times New Roman" w:cs="Times New Roman"/>
          <w:color w:val="000000" w:themeColor="text1"/>
        </w:rPr>
        <w:lastRenderedPageBreak/>
        <w:t xml:space="preserve">subject </w:t>
      </w:r>
      <w:r w:rsidR="004A1DC6" w:rsidRPr="00A642AD">
        <w:rPr>
          <w:rFonts w:ascii="Times New Roman" w:hAnsi="Times New Roman" w:cs="Times New Roman"/>
          <w:color w:val="000000" w:themeColor="text1"/>
        </w:rPr>
        <w:t xml:space="preserve">features </w:t>
      </w:r>
      <w:r w:rsidR="00537BDD">
        <w:rPr>
          <w:rFonts w:ascii="Times New Roman" w:hAnsi="Times New Roman" w:cs="Times New Roman"/>
          <w:color w:val="000000" w:themeColor="text1"/>
        </w:rPr>
        <w:t>using</w:t>
      </w:r>
      <w:r w:rsidR="00537BDD" w:rsidRPr="00A642AD">
        <w:rPr>
          <w:rFonts w:ascii="Times New Roman" w:hAnsi="Times New Roman" w:cs="Times New Roman"/>
          <w:color w:val="000000" w:themeColor="text1"/>
        </w:rPr>
        <w:t xml:space="preserve"> </w:t>
      </w:r>
      <w:r w:rsidR="00537BDD">
        <w:rPr>
          <w:rFonts w:ascii="Times New Roman" w:hAnsi="Times New Roman" w:cs="Times New Roman"/>
          <w:color w:val="000000" w:themeColor="text1"/>
        </w:rPr>
        <w:t xml:space="preserve">the </w:t>
      </w:r>
      <w:r w:rsidR="004A1DC6" w:rsidRPr="00A642AD">
        <w:rPr>
          <w:rFonts w:ascii="Times New Roman" w:hAnsi="Times New Roman" w:cs="Times New Roman"/>
          <w:color w:val="000000" w:themeColor="text1"/>
        </w:rPr>
        <w:t xml:space="preserve">feature extractor, and </w:t>
      </w:r>
      <w:r w:rsidR="00BC518A">
        <w:rPr>
          <w:rFonts w:ascii="Times New Roman" w:hAnsi="Times New Roman" w:cs="Times New Roman"/>
          <w:color w:val="000000" w:themeColor="text1"/>
        </w:rPr>
        <w:t>compute</w:t>
      </w:r>
      <w:r w:rsidR="00BC518A" w:rsidRPr="00A642AD">
        <w:rPr>
          <w:rFonts w:ascii="Times New Roman" w:hAnsi="Times New Roman" w:cs="Times New Roman"/>
          <w:color w:val="000000" w:themeColor="text1"/>
        </w:rPr>
        <w:t xml:space="preserve"> </w:t>
      </w:r>
      <w:r w:rsidR="004A1DC6" w:rsidRPr="00A642AD">
        <w:rPr>
          <w:rFonts w:ascii="Times New Roman" w:hAnsi="Times New Roman" w:cs="Times New Roman"/>
          <w:color w:val="000000" w:themeColor="text1"/>
        </w:rPr>
        <w:t>the subject diagnosis prediction scores.</w:t>
      </w:r>
      <w:r w:rsidR="00AE693A">
        <w:rPr>
          <w:rFonts w:ascii="Times New Roman" w:hAnsi="Times New Roman" w:cs="Times New Roman"/>
          <w:color w:val="000000" w:themeColor="text1"/>
        </w:rPr>
        <w:t xml:space="preserve"> </w:t>
      </w:r>
      <w:r w:rsidR="0007381A">
        <w:rPr>
          <w:rFonts w:ascii="Times New Roman" w:hAnsi="Times New Roman" w:cs="Times New Roman"/>
          <w:color w:val="000000" w:themeColor="text1"/>
        </w:rPr>
        <w:t>The b</w:t>
      </w:r>
      <w:r w:rsidR="00AE693A">
        <w:rPr>
          <w:rFonts w:ascii="Times New Roman" w:hAnsi="Times New Roman" w:cs="Times New Roman"/>
          <w:color w:val="000000" w:themeColor="text1"/>
        </w:rPr>
        <w:t xml:space="preserve">est metrics are </w:t>
      </w:r>
      <w:r w:rsidR="00A37397">
        <w:rPr>
          <w:rFonts w:ascii="Times New Roman" w:hAnsi="Times New Roman" w:cs="Times New Roman"/>
          <w:color w:val="000000" w:themeColor="text1"/>
        </w:rPr>
        <w:t xml:space="preserve">shown </w:t>
      </w:r>
      <w:r w:rsidR="00AE693A">
        <w:rPr>
          <w:rFonts w:ascii="Times New Roman" w:hAnsi="Times New Roman" w:cs="Times New Roman"/>
          <w:color w:val="000000" w:themeColor="text1"/>
        </w:rPr>
        <w:t>in bold font.</w:t>
      </w:r>
    </w:p>
    <w:tbl>
      <w:tblPr>
        <w:tblStyle w:val="TableGrid"/>
        <w:tblpPr w:leftFromText="180" w:rightFromText="180" w:vertAnchor="text" w:horzAnchor="margin" w:tblpY="316"/>
        <w:tblW w:w="5000" w:type="pct"/>
        <w:tblLook w:val="04A0" w:firstRow="1" w:lastRow="0" w:firstColumn="1" w:lastColumn="0" w:noHBand="0" w:noVBand="1"/>
      </w:tblPr>
      <w:tblGrid>
        <w:gridCol w:w="1282"/>
        <w:gridCol w:w="1296"/>
        <w:gridCol w:w="1563"/>
        <w:gridCol w:w="1565"/>
        <w:gridCol w:w="1709"/>
        <w:gridCol w:w="756"/>
        <w:gridCol w:w="1575"/>
      </w:tblGrid>
      <w:tr w:rsidR="00F2071E" w:rsidRPr="00BF7FEA" w14:paraId="35523961" w14:textId="77777777" w:rsidTr="00A642AD">
        <w:trPr>
          <w:trHeight w:val="20"/>
        </w:trPr>
        <w:tc>
          <w:tcPr>
            <w:tcW w:w="657" w:type="pct"/>
            <w:vMerge w:val="restart"/>
            <w:tcBorders>
              <w:left w:val="nil"/>
              <w:right w:val="nil"/>
            </w:tcBorders>
            <w:vAlign w:val="center"/>
          </w:tcPr>
          <w:p w14:paraId="38CC3B88" w14:textId="77777777" w:rsidR="00C940E7" w:rsidRPr="00A642AD" w:rsidRDefault="00C940E7" w:rsidP="00A642AD">
            <w:pPr>
              <w:pStyle w:val="BodyText"/>
              <w:spacing w:after="0"/>
              <w:jc w:val="center"/>
              <w:rPr>
                <w:rFonts w:cs="Times New Roman"/>
                <w:szCs w:val="24"/>
              </w:rPr>
            </w:pPr>
            <w:r w:rsidRPr="00A642AD">
              <w:rPr>
                <w:rFonts w:cs="Times New Roman"/>
                <w:szCs w:val="24"/>
              </w:rPr>
              <w:t>Reference</w:t>
            </w:r>
          </w:p>
        </w:tc>
        <w:tc>
          <w:tcPr>
            <w:tcW w:w="665" w:type="pct"/>
            <w:vMerge w:val="restart"/>
            <w:tcBorders>
              <w:left w:val="nil"/>
              <w:right w:val="nil"/>
            </w:tcBorders>
            <w:vAlign w:val="center"/>
          </w:tcPr>
          <w:p w14:paraId="0E149378" w14:textId="77777777" w:rsidR="00C940E7" w:rsidRPr="00A642AD" w:rsidRDefault="00C940E7" w:rsidP="00A642AD">
            <w:pPr>
              <w:pStyle w:val="BodyText"/>
              <w:spacing w:after="0"/>
              <w:jc w:val="center"/>
              <w:rPr>
                <w:rFonts w:cs="Times New Roman"/>
                <w:szCs w:val="24"/>
              </w:rPr>
            </w:pPr>
            <w:r w:rsidRPr="00A642AD">
              <w:rPr>
                <w:rFonts w:cs="Times New Roman"/>
                <w:szCs w:val="24"/>
              </w:rPr>
              <w:t>Feature extractor</w:t>
            </w:r>
          </w:p>
        </w:tc>
        <w:tc>
          <w:tcPr>
            <w:tcW w:w="2869" w:type="pct"/>
            <w:gridSpan w:val="4"/>
            <w:tcBorders>
              <w:left w:val="nil"/>
              <w:bottom w:val="single" w:sz="4" w:space="0" w:color="auto"/>
              <w:right w:val="nil"/>
            </w:tcBorders>
            <w:vAlign w:val="center"/>
          </w:tcPr>
          <w:p w14:paraId="466A2BE0" w14:textId="131181DD" w:rsidR="00C940E7" w:rsidRPr="00A642AD" w:rsidRDefault="00C940E7" w:rsidP="00A642AD">
            <w:pPr>
              <w:pStyle w:val="BodyText"/>
              <w:spacing w:after="0"/>
              <w:jc w:val="center"/>
              <w:rPr>
                <w:rFonts w:cs="Times New Roman"/>
                <w:szCs w:val="24"/>
              </w:rPr>
            </w:pPr>
            <w:r w:rsidRPr="00A642AD">
              <w:rPr>
                <w:rFonts w:cs="Times New Roman"/>
                <w:szCs w:val="24"/>
              </w:rPr>
              <w:t xml:space="preserve">Elapsed time </w:t>
            </w:r>
            <w:commentRangeStart w:id="33"/>
            <w:r w:rsidRPr="00A642AD">
              <w:rPr>
                <w:rFonts w:cs="Times New Roman"/>
                <w:szCs w:val="24"/>
              </w:rPr>
              <w:t>(s</w:t>
            </w:r>
            <w:del w:id="34" w:author="Author" w:date="2022-01-21T12:08:00Z">
              <w:r w:rsidRPr="00A642AD" w:rsidDel="0059044D">
                <w:rPr>
                  <w:rFonts w:cs="Times New Roman"/>
                  <w:szCs w:val="24"/>
                </w:rPr>
                <w:delText>ec</w:delText>
              </w:r>
            </w:del>
            <w:r w:rsidRPr="00A642AD">
              <w:rPr>
                <w:rFonts w:cs="Times New Roman"/>
                <w:szCs w:val="24"/>
              </w:rPr>
              <w:t>)</w:t>
            </w:r>
            <w:commentRangeEnd w:id="33"/>
            <w:r w:rsidR="0059044D">
              <w:rPr>
                <w:rStyle w:val="CommentReference"/>
              </w:rPr>
              <w:commentReference w:id="33"/>
            </w:r>
          </w:p>
        </w:tc>
        <w:tc>
          <w:tcPr>
            <w:tcW w:w="809" w:type="pct"/>
            <w:vMerge w:val="restart"/>
            <w:tcBorders>
              <w:left w:val="nil"/>
              <w:right w:val="nil"/>
            </w:tcBorders>
            <w:vAlign w:val="center"/>
          </w:tcPr>
          <w:p w14:paraId="7221FC93" w14:textId="77777777" w:rsidR="00C940E7" w:rsidRPr="00A642AD" w:rsidRDefault="00C940E7" w:rsidP="00A642AD">
            <w:pPr>
              <w:pStyle w:val="BodyText"/>
              <w:spacing w:after="0"/>
              <w:jc w:val="center"/>
              <w:rPr>
                <w:rFonts w:cs="Times New Roman"/>
                <w:szCs w:val="24"/>
              </w:rPr>
            </w:pPr>
            <w:r w:rsidRPr="00A642AD">
              <w:rPr>
                <w:rFonts w:cs="Times New Roman"/>
                <w:szCs w:val="24"/>
              </w:rPr>
              <w:t>Number of parameters</w:t>
            </w:r>
          </w:p>
        </w:tc>
      </w:tr>
      <w:tr w:rsidR="00F2071E" w:rsidRPr="00BF7FEA" w14:paraId="2B9AC371" w14:textId="77777777" w:rsidTr="00A642AD">
        <w:trPr>
          <w:trHeight w:val="20"/>
        </w:trPr>
        <w:tc>
          <w:tcPr>
            <w:tcW w:w="657" w:type="pct"/>
            <w:vMerge/>
            <w:tcBorders>
              <w:left w:val="nil"/>
              <w:bottom w:val="single" w:sz="4" w:space="0" w:color="auto"/>
              <w:right w:val="nil"/>
            </w:tcBorders>
            <w:vAlign w:val="center"/>
          </w:tcPr>
          <w:p w14:paraId="6012E4F5" w14:textId="77777777" w:rsidR="00C940E7" w:rsidRPr="00A642AD" w:rsidRDefault="00C940E7" w:rsidP="00A642AD">
            <w:pPr>
              <w:pStyle w:val="BodyText"/>
              <w:spacing w:after="0"/>
              <w:jc w:val="center"/>
              <w:rPr>
                <w:rFonts w:cs="Times New Roman"/>
                <w:szCs w:val="24"/>
              </w:rPr>
            </w:pPr>
          </w:p>
        </w:tc>
        <w:tc>
          <w:tcPr>
            <w:tcW w:w="665" w:type="pct"/>
            <w:vMerge/>
            <w:tcBorders>
              <w:left w:val="nil"/>
              <w:bottom w:val="single" w:sz="4" w:space="0" w:color="auto"/>
              <w:right w:val="nil"/>
            </w:tcBorders>
            <w:vAlign w:val="center"/>
          </w:tcPr>
          <w:p w14:paraId="4FE661C5" w14:textId="77777777" w:rsidR="00C940E7" w:rsidRPr="00A642AD" w:rsidRDefault="00C940E7" w:rsidP="00A642AD">
            <w:pPr>
              <w:pStyle w:val="BodyText"/>
              <w:spacing w:after="0"/>
              <w:jc w:val="center"/>
              <w:rPr>
                <w:rFonts w:cs="Times New Roman"/>
                <w:szCs w:val="24"/>
              </w:rPr>
            </w:pPr>
          </w:p>
        </w:tc>
        <w:tc>
          <w:tcPr>
            <w:tcW w:w="802" w:type="pct"/>
            <w:tcBorders>
              <w:left w:val="nil"/>
              <w:bottom w:val="single" w:sz="4" w:space="0" w:color="auto"/>
              <w:right w:val="nil"/>
            </w:tcBorders>
            <w:vAlign w:val="center"/>
          </w:tcPr>
          <w:p w14:paraId="5441A971" w14:textId="77777777" w:rsidR="00C940E7" w:rsidRPr="00A642AD" w:rsidRDefault="00C940E7" w:rsidP="00A642AD">
            <w:pPr>
              <w:pStyle w:val="BodyText"/>
              <w:spacing w:after="0"/>
              <w:jc w:val="center"/>
              <w:rPr>
                <w:rFonts w:cs="Times New Roman"/>
                <w:szCs w:val="24"/>
              </w:rPr>
            </w:pPr>
            <w:r w:rsidRPr="00A642AD">
              <w:rPr>
                <w:rFonts w:cs="Times New Roman"/>
                <w:szCs w:val="24"/>
              </w:rPr>
              <w:t>Preprocessing</w:t>
            </w:r>
          </w:p>
        </w:tc>
        <w:tc>
          <w:tcPr>
            <w:tcW w:w="803" w:type="pct"/>
            <w:tcBorders>
              <w:left w:val="nil"/>
              <w:bottom w:val="single" w:sz="4" w:space="0" w:color="auto"/>
              <w:right w:val="nil"/>
            </w:tcBorders>
            <w:vAlign w:val="center"/>
          </w:tcPr>
          <w:p w14:paraId="760E3CF3" w14:textId="77777777" w:rsidR="00C940E7" w:rsidRPr="00A642AD" w:rsidRDefault="00C940E7" w:rsidP="00A642AD">
            <w:pPr>
              <w:pStyle w:val="BodyText"/>
              <w:spacing w:after="0"/>
              <w:jc w:val="center"/>
              <w:rPr>
                <w:rFonts w:cs="Times New Roman"/>
                <w:szCs w:val="24"/>
              </w:rPr>
            </w:pPr>
            <w:r w:rsidRPr="00A642AD">
              <w:rPr>
                <w:rFonts w:cs="Times New Roman"/>
                <w:szCs w:val="24"/>
              </w:rPr>
              <w:t>Load model parameters</w:t>
            </w:r>
          </w:p>
        </w:tc>
        <w:tc>
          <w:tcPr>
            <w:tcW w:w="877" w:type="pct"/>
            <w:tcBorders>
              <w:left w:val="nil"/>
              <w:bottom w:val="single" w:sz="4" w:space="0" w:color="auto"/>
              <w:right w:val="nil"/>
            </w:tcBorders>
            <w:vAlign w:val="center"/>
          </w:tcPr>
          <w:p w14:paraId="1B451B82" w14:textId="77777777" w:rsidR="00C940E7" w:rsidRPr="00A642AD" w:rsidRDefault="00C940E7" w:rsidP="00A642AD">
            <w:pPr>
              <w:pStyle w:val="BodyText"/>
              <w:spacing w:after="0"/>
              <w:jc w:val="center"/>
              <w:rPr>
                <w:rFonts w:cs="Times New Roman"/>
                <w:szCs w:val="24"/>
              </w:rPr>
            </w:pPr>
            <w:r w:rsidRPr="00A642AD">
              <w:rPr>
                <w:rFonts w:cs="Times New Roman"/>
                <w:szCs w:val="24"/>
              </w:rPr>
              <w:t>Feature extractor prediction</w:t>
            </w:r>
          </w:p>
        </w:tc>
        <w:tc>
          <w:tcPr>
            <w:tcW w:w="388" w:type="pct"/>
            <w:tcBorders>
              <w:left w:val="nil"/>
              <w:bottom w:val="single" w:sz="4" w:space="0" w:color="auto"/>
              <w:right w:val="nil"/>
            </w:tcBorders>
            <w:vAlign w:val="center"/>
          </w:tcPr>
          <w:p w14:paraId="453D0CFD" w14:textId="1A7FFC43" w:rsidR="00C940E7" w:rsidRPr="00A642AD" w:rsidRDefault="00C940E7" w:rsidP="00A642AD">
            <w:pPr>
              <w:pStyle w:val="BodyText"/>
              <w:spacing w:after="0"/>
              <w:jc w:val="center"/>
              <w:rPr>
                <w:rFonts w:cs="Times New Roman"/>
                <w:szCs w:val="24"/>
              </w:rPr>
            </w:pPr>
            <w:r w:rsidRPr="00A642AD">
              <w:rPr>
                <w:rFonts w:cs="Times New Roman"/>
                <w:szCs w:val="24"/>
              </w:rPr>
              <w:t>Total</w:t>
            </w:r>
          </w:p>
        </w:tc>
        <w:tc>
          <w:tcPr>
            <w:tcW w:w="809" w:type="pct"/>
            <w:vMerge/>
            <w:tcBorders>
              <w:left w:val="nil"/>
              <w:bottom w:val="single" w:sz="4" w:space="0" w:color="auto"/>
              <w:right w:val="nil"/>
            </w:tcBorders>
            <w:vAlign w:val="center"/>
          </w:tcPr>
          <w:p w14:paraId="522819AE" w14:textId="77777777" w:rsidR="00C940E7" w:rsidRPr="00A642AD" w:rsidRDefault="00C940E7" w:rsidP="00A642AD">
            <w:pPr>
              <w:pStyle w:val="BodyText"/>
              <w:spacing w:after="0"/>
              <w:jc w:val="center"/>
              <w:rPr>
                <w:rFonts w:cs="Times New Roman"/>
                <w:szCs w:val="24"/>
              </w:rPr>
            </w:pPr>
          </w:p>
        </w:tc>
      </w:tr>
      <w:tr w:rsidR="00F2071E" w:rsidRPr="00BF7FEA" w14:paraId="61E8FC07" w14:textId="77777777" w:rsidTr="00A642AD">
        <w:trPr>
          <w:trHeight w:val="20"/>
        </w:trPr>
        <w:tc>
          <w:tcPr>
            <w:tcW w:w="657" w:type="pct"/>
            <w:tcBorders>
              <w:left w:val="nil"/>
              <w:bottom w:val="nil"/>
              <w:right w:val="nil"/>
            </w:tcBorders>
            <w:vAlign w:val="center"/>
          </w:tcPr>
          <w:p w14:paraId="02BEB97C" w14:textId="77777777" w:rsidR="00C940E7" w:rsidRPr="00A642AD" w:rsidRDefault="00C940E7" w:rsidP="00A642AD">
            <w:pPr>
              <w:pStyle w:val="BodyText"/>
              <w:spacing w:after="0"/>
              <w:jc w:val="center"/>
              <w:rPr>
                <w:rFonts w:cs="Times New Roman"/>
                <w:szCs w:val="24"/>
              </w:rPr>
            </w:pPr>
            <w:r w:rsidRPr="00A642AD">
              <w:rPr>
                <w:rFonts w:cs="Times New Roman"/>
                <w:szCs w:val="24"/>
              </w:rPr>
              <w:t>Proposed</w:t>
            </w:r>
          </w:p>
        </w:tc>
        <w:tc>
          <w:tcPr>
            <w:tcW w:w="665" w:type="pct"/>
            <w:tcBorders>
              <w:left w:val="nil"/>
              <w:bottom w:val="nil"/>
              <w:right w:val="nil"/>
            </w:tcBorders>
            <w:vAlign w:val="center"/>
          </w:tcPr>
          <w:p w14:paraId="69DE79ED" w14:textId="77777777" w:rsidR="00C940E7" w:rsidRPr="00A642AD" w:rsidRDefault="00C940E7" w:rsidP="00A642AD">
            <w:pPr>
              <w:pStyle w:val="BodyText"/>
              <w:spacing w:after="0"/>
              <w:jc w:val="center"/>
              <w:rPr>
                <w:rFonts w:cs="Times New Roman"/>
                <w:szCs w:val="24"/>
              </w:rPr>
            </w:pPr>
            <w:proofErr w:type="spellStart"/>
            <w:r w:rsidRPr="00A642AD">
              <w:rPr>
                <w:rFonts w:cs="Times New Roman"/>
                <w:szCs w:val="24"/>
              </w:rPr>
              <w:t>nEMGNet</w:t>
            </w:r>
            <w:proofErr w:type="spellEnd"/>
            <w:r w:rsidRPr="00A642AD">
              <w:rPr>
                <w:rFonts w:cs="Times New Roman"/>
                <w:szCs w:val="24"/>
              </w:rPr>
              <w:t>-B</w:t>
            </w:r>
          </w:p>
        </w:tc>
        <w:tc>
          <w:tcPr>
            <w:tcW w:w="802" w:type="pct"/>
            <w:tcBorders>
              <w:left w:val="nil"/>
              <w:bottom w:val="nil"/>
              <w:right w:val="nil"/>
            </w:tcBorders>
            <w:vAlign w:val="center"/>
          </w:tcPr>
          <w:p w14:paraId="16F85590" w14:textId="597FFB49" w:rsidR="00C940E7" w:rsidRPr="00A642AD" w:rsidRDefault="00F619A8" w:rsidP="00A642AD">
            <w:pPr>
              <w:pStyle w:val="BodyText"/>
              <w:spacing w:after="0"/>
              <w:jc w:val="center"/>
              <w:rPr>
                <w:rFonts w:cs="Times New Roman"/>
                <w:b/>
                <w:bCs/>
                <w:szCs w:val="24"/>
              </w:rPr>
            </w:pPr>
            <w:r w:rsidRPr="00A642AD">
              <w:rPr>
                <w:rFonts w:cs="Times New Roman"/>
                <w:b/>
                <w:bCs/>
                <w:szCs w:val="24"/>
              </w:rPr>
              <w:t>0.01</w:t>
            </w:r>
          </w:p>
        </w:tc>
        <w:tc>
          <w:tcPr>
            <w:tcW w:w="803" w:type="pct"/>
            <w:tcBorders>
              <w:left w:val="nil"/>
              <w:bottom w:val="nil"/>
              <w:right w:val="nil"/>
            </w:tcBorders>
            <w:vAlign w:val="center"/>
          </w:tcPr>
          <w:p w14:paraId="4FF74556" w14:textId="0C67537E" w:rsidR="00C940E7" w:rsidRPr="00A642AD" w:rsidRDefault="00F619A8" w:rsidP="00A642AD">
            <w:pPr>
              <w:pStyle w:val="BodyText"/>
              <w:spacing w:after="0"/>
              <w:jc w:val="center"/>
              <w:rPr>
                <w:rFonts w:cs="Times New Roman"/>
                <w:b/>
                <w:bCs/>
                <w:szCs w:val="24"/>
              </w:rPr>
            </w:pPr>
            <w:r w:rsidRPr="00A642AD">
              <w:rPr>
                <w:rFonts w:cs="Times New Roman"/>
                <w:b/>
                <w:bCs/>
                <w:szCs w:val="24"/>
              </w:rPr>
              <w:t>0.43</w:t>
            </w:r>
          </w:p>
        </w:tc>
        <w:tc>
          <w:tcPr>
            <w:tcW w:w="877" w:type="pct"/>
            <w:tcBorders>
              <w:left w:val="nil"/>
              <w:bottom w:val="nil"/>
              <w:right w:val="nil"/>
            </w:tcBorders>
            <w:vAlign w:val="center"/>
          </w:tcPr>
          <w:p w14:paraId="5C2BCDC8" w14:textId="1017B4B8" w:rsidR="00C940E7" w:rsidRPr="00A642AD" w:rsidRDefault="00F619A8" w:rsidP="00A642AD">
            <w:pPr>
              <w:pStyle w:val="BodyText"/>
              <w:spacing w:after="0"/>
              <w:jc w:val="center"/>
              <w:rPr>
                <w:rFonts w:cs="Times New Roman"/>
                <w:b/>
                <w:bCs/>
                <w:szCs w:val="24"/>
              </w:rPr>
            </w:pPr>
            <w:r w:rsidRPr="00A642AD">
              <w:rPr>
                <w:rFonts w:cs="Times New Roman"/>
                <w:b/>
                <w:bCs/>
                <w:szCs w:val="24"/>
              </w:rPr>
              <w:t>0.54</w:t>
            </w:r>
          </w:p>
        </w:tc>
        <w:tc>
          <w:tcPr>
            <w:tcW w:w="388" w:type="pct"/>
            <w:tcBorders>
              <w:left w:val="nil"/>
              <w:bottom w:val="nil"/>
              <w:right w:val="nil"/>
            </w:tcBorders>
            <w:vAlign w:val="center"/>
          </w:tcPr>
          <w:p w14:paraId="17824DD2" w14:textId="236EB06E" w:rsidR="00C940E7" w:rsidRPr="00A642AD" w:rsidRDefault="00F619A8" w:rsidP="00A642AD">
            <w:pPr>
              <w:pStyle w:val="BodyText"/>
              <w:spacing w:after="0"/>
              <w:jc w:val="center"/>
              <w:rPr>
                <w:rFonts w:cs="Times New Roman"/>
                <w:b/>
                <w:bCs/>
                <w:szCs w:val="24"/>
              </w:rPr>
            </w:pPr>
            <w:r w:rsidRPr="00A642AD">
              <w:rPr>
                <w:rFonts w:cs="Times New Roman"/>
                <w:b/>
                <w:bCs/>
                <w:szCs w:val="24"/>
              </w:rPr>
              <w:t>0.99</w:t>
            </w:r>
          </w:p>
        </w:tc>
        <w:tc>
          <w:tcPr>
            <w:tcW w:w="809" w:type="pct"/>
            <w:tcBorders>
              <w:left w:val="nil"/>
              <w:bottom w:val="nil"/>
              <w:right w:val="nil"/>
            </w:tcBorders>
            <w:vAlign w:val="center"/>
          </w:tcPr>
          <w:p w14:paraId="7CF034CC" w14:textId="67639868" w:rsidR="00C940E7" w:rsidRPr="00A642AD" w:rsidRDefault="009D29D7" w:rsidP="00A642AD">
            <w:pPr>
              <w:pStyle w:val="BodyText"/>
              <w:spacing w:after="0"/>
              <w:jc w:val="center"/>
              <w:rPr>
                <w:rFonts w:cs="Times New Roman"/>
                <w:szCs w:val="24"/>
              </w:rPr>
            </w:pPr>
            <w:r w:rsidRPr="00A642AD">
              <w:rPr>
                <w:rFonts w:cs="Times New Roman"/>
                <w:szCs w:val="24"/>
              </w:rPr>
              <w:t>33,2</w:t>
            </w:r>
            <w:r w:rsidR="00F2071E" w:rsidRPr="00A642AD">
              <w:rPr>
                <w:rFonts w:cs="Times New Roman"/>
                <w:szCs w:val="24"/>
              </w:rPr>
              <w:t>38,686</w:t>
            </w:r>
          </w:p>
        </w:tc>
      </w:tr>
      <w:tr w:rsidR="00F2071E" w:rsidRPr="00BF7FEA" w14:paraId="56D66261" w14:textId="77777777" w:rsidTr="00A642AD">
        <w:trPr>
          <w:trHeight w:val="20"/>
        </w:trPr>
        <w:tc>
          <w:tcPr>
            <w:tcW w:w="657" w:type="pct"/>
            <w:tcBorders>
              <w:top w:val="nil"/>
              <w:left w:val="nil"/>
              <w:bottom w:val="nil"/>
              <w:right w:val="nil"/>
            </w:tcBorders>
            <w:vAlign w:val="center"/>
          </w:tcPr>
          <w:p w14:paraId="2A9EA35E" w14:textId="5F8FBAD1" w:rsidR="00C940E7" w:rsidRPr="00A642AD" w:rsidRDefault="00C940E7" w:rsidP="00A642AD">
            <w:pPr>
              <w:pStyle w:val="BodyText"/>
              <w:spacing w:after="0"/>
              <w:jc w:val="center"/>
              <w:rPr>
                <w:rFonts w:cs="Times New Roman"/>
                <w:szCs w:val="24"/>
              </w:rPr>
            </w:pPr>
            <w:r w:rsidRPr="00A642AD">
              <w:rPr>
                <w:rFonts w:cs="Times New Roman"/>
                <w:szCs w:val="24"/>
              </w:rPr>
              <w:t xml:space="preserve">Nam et al. </w:t>
            </w:r>
            <w:r w:rsidRPr="00A642AD">
              <w:rPr>
                <w:rFonts w:cs="Times New Roman"/>
                <w:szCs w:val="24"/>
              </w:rPr>
              <w:fldChar w:fldCharType="begin"/>
            </w:r>
            <w:r w:rsidR="00E8500B">
              <w:rPr>
                <w:rFonts w:cs="Times New Roman"/>
                <w:szCs w:val="24"/>
              </w:rPr>
              <w:instrText xml:space="preserve"> ADDIN EN.CITE &lt;EndNote&gt;&lt;Cite&gt;&lt;Author&gt;Nam&lt;/Author&gt;&lt;Year&gt;2019&lt;/Year&gt;&lt;RecNum&gt;2&lt;/RecNum&gt;&lt;DisplayText&gt;[25]&lt;/DisplayText&gt;&lt;record&gt;&lt;rec-number&gt;2&lt;/rec-number&gt;&lt;foreign-keys&gt;&lt;key app="EN" db-id="ftsxrwfsqftr2zepswz5pffv9sav2p5x9f5v" timestamp="1629963752"&gt;2&lt;/key&gt;&lt;/foreign-keys&gt;&lt;ref-type name="Journal Article"&gt;17&lt;/ref-type&gt;&lt;contributors&gt;&lt;authors&gt;&lt;author&gt;Nam, Sangwoo&lt;/author&gt;&lt;author&gt;Sohn, Min Kyun&lt;/author&gt;&lt;author&gt;Kim, Hyun Ah&lt;/author&gt;&lt;author&gt;Kong, Hyoun-Joong&lt;/author&gt;&lt;author&gt;Jung, Il-Young&lt;/author&gt;&lt;/authors&gt;&lt;/contributors&gt;&lt;titles&gt;&lt;title&gt;Development of artificial intelligence to support needle electromyography diagnostic analysis&lt;/title&gt;&lt;secondary-title&gt;Healthcare informatics research&lt;/secondary-title&gt;&lt;/titles&gt;&lt;pages&gt;131-138&lt;/pages&gt;&lt;volume&gt;25&lt;/volume&gt;&lt;number&gt;2&lt;/number&gt;&lt;dates&gt;&lt;year&gt;2019&lt;/year&gt;&lt;/dates&gt;&lt;urls&gt;&lt;/urls&gt;&lt;electronic-resource-num&gt;https://doi.org/10.4258/hir.2019.25.2.131&lt;/electronic-resource-num&gt;&lt;/record&gt;&lt;/Cite&gt;&lt;/EndNote&gt;</w:instrText>
            </w:r>
            <w:r w:rsidRPr="00A642AD">
              <w:rPr>
                <w:rFonts w:cs="Times New Roman"/>
                <w:szCs w:val="24"/>
              </w:rPr>
              <w:fldChar w:fldCharType="separate"/>
            </w:r>
            <w:r w:rsidR="003737BF">
              <w:rPr>
                <w:rFonts w:cs="Times New Roman"/>
                <w:noProof/>
                <w:szCs w:val="24"/>
              </w:rPr>
              <w:t>[25]</w:t>
            </w:r>
            <w:r w:rsidRPr="00A642AD">
              <w:rPr>
                <w:rFonts w:cs="Times New Roman"/>
                <w:szCs w:val="24"/>
              </w:rPr>
              <w:fldChar w:fldCharType="end"/>
            </w:r>
          </w:p>
        </w:tc>
        <w:tc>
          <w:tcPr>
            <w:tcW w:w="665" w:type="pct"/>
            <w:tcBorders>
              <w:top w:val="nil"/>
              <w:left w:val="nil"/>
              <w:bottom w:val="nil"/>
              <w:right w:val="nil"/>
            </w:tcBorders>
            <w:vAlign w:val="center"/>
          </w:tcPr>
          <w:p w14:paraId="22EE1ED3" w14:textId="77777777" w:rsidR="00C940E7" w:rsidRPr="00A642AD" w:rsidRDefault="00C940E7" w:rsidP="00A642AD">
            <w:pPr>
              <w:pStyle w:val="BodyText"/>
              <w:spacing w:after="0"/>
              <w:jc w:val="center"/>
              <w:rPr>
                <w:rFonts w:cs="Times New Roman"/>
                <w:szCs w:val="24"/>
              </w:rPr>
            </w:pPr>
            <w:r w:rsidRPr="00A642AD">
              <w:rPr>
                <w:rFonts w:cs="Times New Roman"/>
                <w:szCs w:val="24"/>
              </w:rPr>
              <w:t>Inception-v4</w:t>
            </w:r>
          </w:p>
        </w:tc>
        <w:tc>
          <w:tcPr>
            <w:tcW w:w="802" w:type="pct"/>
            <w:tcBorders>
              <w:top w:val="nil"/>
              <w:left w:val="nil"/>
              <w:bottom w:val="nil"/>
              <w:right w:val="nil"/>
            </w:tcBorders>
            <w:vAlign w:val="center"/>
          </w:tcPr>
          <w:p w14:paraId="242137AE" w14:textId="45CCAFB0" w:rsidR="00C940E7" w:rsidRPr="00A642AD" w:rsidRDefault="00F619A8" w:rsidP="00A642AD">
            <w:pPr>
              <w:pStyle w:val="BodyText"/>
              <w:spacing w:after="0"/>
              <w:jc w:val="center"/>
              <w:rPr>
                <w:rFonts w:cs="Times New Roman"/>
                <w:szCs w:val="24"/>
              </w:rPr>
            </w:pPr>
            <w:r w:rsidRPr="00A642AD">
              <w:rPr>
                <w:rFonts w:cs="Times New Roman"/>
                <w:szCs w:val="24"/>
              </w:rPr>
              <w:t>68.92</w:t>
            </w:r>
          </w:p>
        </w:tc>
        <w:tc>
          <w:tcPr>
            <w:tcW w:w="803" w:type="pct"/>
            <w:tcBorders>
              <w:top w:val="nil"/>
              <w:left w:val="nil"/>
              <w:bottom w:val="nil"/>
              <w:right w:val="nil"/>
            </w:tcBorders>
            <w:vAlign w:val="center"/>
          </w:tcPr>
          <w:p w14:paraId="2961DC70" w14:textId="28579ECA" w:rsidR="00C940E7" w:rsidRPr="00A642AD" w:rsidRDefault="00F619A8" w:rsidP="00A642AD">
            <w:pPr>
              <w:pStyle w:val="BodyText"/>
              <w:spacing w:after="0"/>
              <w:jc w:val="center"/>
              <w:rPr>
                <w:rFonts w:cs="Times New Roman"/>
                <w:szCs w:val="24"/>
              </w:rPr>
            </w:pPr>
            <w:r w:rsidRPr="00A642AD">
              <w:rPr>
                <w:rFonts w:cs="Times New Roman"/>
                <w:szCs w:val="24"/>
              </w:rPr>
              <w:t>1.17</w:t>
            </w:r>
          </w:p>
        </w:tc>
        <w:tc>
          <w:tcPr>
            <w:tcW w:w="877" w:type="pct"/>
            <w:tcBorders>
              <w:top w:val="nil"/>
              <w:left w:val="nil"/>
              <w:bottom w:val="nil"/>
              <w:right w:val="nil"/>
            </w:tcBorders>
            <w:vAlign w:val="center"/>
          </w:tcPr>
          <w:p w14:paraId="2A528071" w14:textId="0152E550" w:rsidR="00C940E7" w:rsidRPr="00A642AD" w:rsidRDefault="00F619A8" w:rsidP="00A642AD">
            <w:pPr>
              <w:pStyle w:val="BodyText"/>
              <w:spacing w:after="0"/>
              <w:jc w:val="center"/>
              <w:rPr>
                <w:rFonts w:cs="Times New Roman"/>
                <w:szCs w:val="24"/>
              </w:rPr>
            </w:pPr>
            <w:r w:rsidRPr="00A642AD">
              <w:rPr>
                <w:rFonts w:cs="Times New Roman"/>
                <w:szCs w:val="24"/>
              </w:rPr>
              <w:t>5.32</w:t>
            </w:r>
          </w:p>
        </w:tc>
        <w:tc>
          <w:tcPr>
            <w:tcW w:w="388" w:type="pct"/>
            <w:tcBorders>
              <w:top w:val="nil"/>
              <w:left w:val="nil"/>
              <w:bottom w:val="nil"/>
              <w:right w:val="nil"/>
            </w:tcBorders>
            <w:vAlign w:val="center"/>
          </w:tcPr>
          <w:p w14:paraId="3A163B07" w14:textId="4D463FF2" w:rsidR="00C940E7" w:rsidRPr="00A642AD" w:rsidRDefault="00F619A8" w:rsidP="00A642AD">
            <w:pPr>
              <w:pStyle w:val="BodyText"/>
              <w:spacing w:after="0"/>
              <w:jc w:val="center"/>
              <w:rPr>
                <w:rFonts w:cs="Times New Roman"/>
                <w:szCs w:val="24"/>
              </w:rPr>
            </w:pPr>
            <w:r w:rsidRPr="00A642AD">
              <w:rPr>
                <w:rFonts w:cs="Times New Roman"/>
                <w:szCs w:val="24"/>
              </w:rPr>
              <w:t>75.42</w:t>
            </w:r>
          </w:p>
        </w:tc>
        <w:tc>
          <w:tcPr>
            <w:tcW w:w="809" w:type="pct"/>
            <w:tcBorders>
              <w:top w:val="nil"/>
              <w:left w:val="nil"/>
              <w:bottom w:val="nil"/>
              <w:right w:val="nil"/>
            </w:tcBorders>
            <w:vAlign w:val="center"/>
          </w:tcPr>
          <w:p w14:paraId="01E35C6E" w14:textId="4E857944" w:rsidR="00C940E7" w:rsidRPr="00A642AD" w:rsidRDefault="009D29D7" w:rsidP="00A642AD">
            <w:pPr>
              <w:pStyle w:val="BodyText"/>
              <w:spacing w:after="0"/>
              <w:jc w:val="center"/>
              <w:rPr>
                <w:rFonts w:cs="Times New Roman"/>
                <w:szCs w:val="24"/>
              </w:rPr>
            </w:pPr>
            <w:r w:rsidRPr="00A642AD">
              <w:rPr>
                <w:rFonts w:cs="Times New Roman"/>
                <w:szCs w:val="24"/>
              </w:rPr>
              <w:t>41,</w:t>
            </w:r>
            <w:r w:rsidR="00F2071E" w:rsidRPr="00A642AD">
              <w:rPr>
                <w:rFonts w:cs="Times New Roman"/>
                <w:szCs w:val="24"/>
              </w:rPr>
              <w:t>210,744</w:t>
            </w:r>
          </w:p>
        </w:tc>
      </w:tr>
      <w:tr w:rsidR="00F2071E" w:rsidRPr="00BF7FEA" w14:paraId="729A2C0D" w14:textId="77777777" w:rsidTr="00A642AD">
        <w:trPr>
          <w:trHeight w:val="20"/>
        </w:trPr>
        <w:tc>
          <w:tcPr>
            <w:tcW w:w="657" w:type="pct"/>
            <w:tcBorders>
              <w:top w:val="nil"/>
              <w:left w:val="nil"/>
              <w:bottom w:val="nil"/>
              <w:right w:val="nil"/>
            </w:tcBorders>
            <w:vAlign w:val="center"/>
          </w:tcPr>
          <w:p w14:paraId="4354D28B" w14:textId="2A0EFB4B" w:rsidR="00C940E7" w:rsidRPr="00A642AD" w:rsidRDefault="00C940E7" w:rsidP="00A642AD">
            <w:pPr>
              <w:pStyle w:val="BodyText"/>
              <w:spacing w:after="0"/>
              <w:jc w:val="center"/>
              <w:rPr>
                <w:rFonts w:cs="Times New Roman"/>
                <w:szCs w:val="24"/>
              </w:rPr>
            </w:pPr>
            <w:proofErr w:type="spellStart"/>
            <w:r w:rsidRPr="00A642AD">
              <w:rPr>
                <w:rFonts w:cs="Times New Roman"/>
                <w:szCs w:val="24"/>
              </w:rPr>
              <w:t>Nodera</w:t>
            </w:r>
            <w:proofErr w:type="spellEnd"/>
            <w:r w:rsidRPr="00A642AD">
              <w:rPr>
                <w:rFonts w:cs="Times New Roman"/>
                <w:szCs w:val="24"/>
              </w:rPr>
              <w:t xml:space="preserve"> et al. </w:t>
            </w:r>
            <w:r w:rsidRPr="00A642AD">
              <w:rPr>
                <w:rFonts w:cs="Times New Roman"/>
                <w:szCs w:val="24"/>
              </w:rPr>
              <w:fldChar w:fldCharType="begin"/>
            </w:r>
            <w:r w:rsidR="00E8500B">
              <w:rPr>
                <w:rFonts w:cs="Times New Roman"/>
                <w:szCs w:val="24"/>
              </w:rPr>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Pr="00A642AD">
              <w:rPr>
                <w:rFonts w:cs="Times New Roman"/>
                <w:szCs w:val="24"/>
              </w:rPr>
              <w:fldChar w:fldCharType="separate"/>
            </w:r>
            <w:r w:rsidR="003737BF">
              <w:rPr>
                <w:rFonts w:cs="Times New Roman"/>
                <w:noProof/>
                <w:szCs w:val="24"/>
              </w:rPr>
              <w:t>[24]</w:t>
            </w:r>
            <w:r w:rsidRPr="00A642AD">
              <w:rPr>
                <w:rFonts w:cs="Times New Roman"/>
                <w:szCs w:val="24"/>
              </w:rPr>
              <w:fldChar w:fldCharType="end"/>
            </w:r>
          </w:p>
        </w:tc>
        <w:tc>
          <w:tcPr>
            <w:tcW w:w="665" w:type="pct"/>
            <w:tcBorders>
              <w:top w:val="nil"/>
              <w:left w:val="nil"/>
              <w:bottom w:val="nil"/>
              <w:right w:val="nil"/>
            </w:tcBorders>
            <w:vAlign w:val="center"/>
          </w:tcPr>
          <w:p w14:paraId="281E0092" w14:textId="15BEFE95" w:rsidR="00C940E7" w:rsidRPr="00A642AD" w:rsidRDefault="00C940E7" w:rsidP="00A642AD">
            <w:pPr>
              <w:pStyle w:val="BodyText"/>
              <w:spacing w:after="0"/>
              <w:jc w:val="center"/>
              <w:rPr>
                <w:rFonts w:cs="Times New Roman"/>
                <w:szCs w:val="24"/>
              </w:rPr>
            </w:pPr>
            <w:r w:rsidRPr="00A642AD">
              <w:rPr>
                <w:rFonts w:cs="Times New Roman"/>
                <w:szCs w:val="24"/>
              </w:rPr>
              <w:t>ResNet</w:t>
            </w:r>
            <w:r w:rsidR="008407B6">
              <w:rPr>
                <w:rFonts w:cs="Times New Roman"/>
                <w:szCs w:val="24"/>
              </w:rPr>
              <w:t>-</w:t>
            </w:r>
            <w:r w:rsidRPr="00A642AD">
              <w:rPr>
                <w:rFonts w:cs="Times New Roman"/>
                <w:szCs w:val="24"/>
              </w:rPr>
              <w:t>50</w:t>
            </w:r>
          </w:p>
        </w:tc>
        <w:tc>
          <w:tcPr>
            <w:tcW w:w="802" w:type="pct"/>
            <w:tcBorders>
              <w:top w:val="nil"/>
              <w:left w:val="nil"/>
              <w:bottom w:val="nil"/>
              <w:right w:val="nil"/>
            </w:tcBorders>
            <w:vAlign w:val="center"/>
          </w:tcPr>
          <w:p w14:paraId="2208A2AE" w14:textId="511DB778" w:rsidR="00C940E7" w:rsidRPr="00A642AD" w:rsidRDefault="00F619A8" w:rsidP="00A642AD">
            <w:pPr>
              <w:pStyle w:val="BodyText"/>
              <w:spacing w:after="0"/>
              <w:jc w:val="center"/>
              <w:rPr>
                <w:rFonts w:cs="Times New Roman"/>
                <w:szCs w:val="24"/>
              </w:rPr>
            </w:pPr>
            <w:r w:rsidRPr="00A642AD">
              <w:rPr>
                <w:rFonts w:cs="Times New Roman"/>
                <w:szCs w:val="24"/>
              </w:rPr>
              <w:t>19.08</w:t>
            </w:r>
          </w:p>
        </w:tc>
        <w:tc>
          <w:tcPr>
            <w:tcW w:w="803" w:type="pct"/>
            <w:tcBorders>
              <w:top w:val="nil"/>
              <w:left w:val="nil"/>
              <w:bottom w:val="nil"/>
              <w:right w:val="nil"/>
            </w:tcBorders>
            <w:vAlign w:val="center"/>
          </w:tcPr>
          <w:p w14:paraId="4055A52F" w14:textId="58E202FA" w:rsidR="00C940E7" w:rsidRPr="00A642AD" w:rsidRDefault="00F619A8" w:rsidP="00A642AD">
            <w:pPr>
              <w:pStyle w:val="BodyText"/>
              <w:spacing w:after="0"/>
              <w:jc w:val="center"/>
              <w:rPr>
                <w:rFonts w:cs="Times New Roman"/>
                <w:szCs w:val="24"/>
              </w:rPr>
            </w:pPr>
            <w:r w:rsidRPr="00A642AD">
              <w:rPr>
                <w:rFonts w:cs="Times New Roman"/>
                <w:szCs w:val="24"/>
              </w:rPr>
              <w:t>0.61</w:t>
            </w:r>
          </w:p>
        </w:tc>
        <w:tc>
          <w:tcPr>
            <w:tcW w:w="877" w:type="pct"/>
            <w:tcBorders>
              <w:top w:val="nil"/>
              <w:left w:val="nil"/>
              <w:bottom w:val="nil"/>
              <w:right w:val="nil"/>
            </w:tcBorders>
            <w:vAlign w:val="center"/>
          </w:tcPr>
          <w:p w14:paraId="30AEC9DA" w14:textId="78BB19CE" w:rsidR="00C940E7" w:rsidRPr="00A642AD" w:rsidRDefault="00F619A8" w:rsidP="00A642AD">
            <w:pPr>
              <w:pStyle w:val="BodyText"/>
              <w:spacing w:after="0"/>
              <w:jc w:val="center"/>
              <w:rPr>
                <w:rFonts w:cs="Times New Roman"/>
                <w:szCs w:val="24"/>
              </w:rPr>
            </w:pPr>
            <w:r w:rsidRPr="00A642AD">
              <w:rPr>
                <w:rFonts w:cs="Times New Roman"/>
                <w:szCs w:val="24"/>
              </w:rPr>
              <w:t>1.21</w:t>
            </w:r>
          </w:p>
        </w:tc>
        <w:tc>
          <w:tcPr>
            <w:tcW w:w="388" w:type="pct"/>
            <w:tcBorders>
              <w:top w:val="nil"/>
              <w:left w:val="nil"/>
              <w:bottom w:val="nil"/>
              <w:right w:val="nil"/>
            </w:tcBorders>
            <w:vAlign w:val="center"/>
          </w:tcPr>
          <w:p w14:paraId="3C827880" w14:textId="5102B2BC" w:rsidR="00C940E7" w:rsidRPr="00A642AD" w:rsidRDefault="00F619A8" w:rsidP="00A642AD">
            <w:pPr>
              <w:pStyle w:val="BodyText"/>
              <w:spacing w:after="0"/>
              <w:jc w:val="center"/>
              <w:rPr>
                <w:rFonts w:cs="Times New Roman"/>
                <w:szCs w:val="24"/>
              </w:rPr>
            </w:pPr>
            <w:r w:rsidRPr="00A642AD">
              <w:rPr>
                <w:rFonts w:cs="Times New Roman"/>
                <w:szCs w:val="24"/>
              </w:rPr>
              <w:t>20.90</w:t>
            </w:r>
          </w:p>
        </w:tc>
        <w:tc>
          <w:tcPr>
            <w:tcW w:w="809" w:type="pct"/>
            <w:tcBorders>
              <w:top w:val="nil"/>
              <w:left w:val="nil"/>
              <w:bottom w:val="nil"/>
              <w:right w:val="nil"/>
            </w:tcBorders>
            <w:vAlign w:val="center"/>
          </w:tcPr>
          <w:p w14:paraId="7455AB33" w14:textId="4D0E432C" w:rsidR="00C940E7" w:rsidRPr="00A642AD" w:rsidRDefault="009D29D7" w:rsidP="00A642AD">
            <w:pPr>
              <w:pStyle w:val="BodyText"/>
              <w:spacing w:after="0"/>
              <w:jc w:val="center"/>
              <w:rPr>
                <w:rFonts w:cs="Times New Roman"/>
                <w:szCs w:val="24"/>
              </w:rPr>
            </w:pPr>
            <w:r w:rsidRPr="00A642AD">
              <w:rPr>
                <w:rFonts w:cs="Times New Roman"/>
                <w:szCs w:val="24"/>
              </w:rPr>
              <w:t>23,5</w:t>
            </w:r>
            <w:r w:rsidR="00F2071E" w:rsidRPr="00A642AD">
              <w:rPr>
                <w:rFonts w:cs="Times New Roman"/>
                <w:szCs w:val="24"/>
              </w:rPr>
              <w:t>67,352</w:t>
            </w:r>
          </w:p>
        </w:tc>
      </w:tr>
      <w:tr w:rsidR="00F2071E" w:rsidRPr="00BF7FEA" w14:paraId="3BD01C8C" w14:textId="77777777" w:rsidTr="00A642AD">
        <w:trPr>
          <w:trHeight w:val="20"/>
        </w:trPr>
        <w:tc>
          <w:tcPr>
            <w:tcW w:w="657" w:type="pct"/>
            <w:tcBorders>
              <w:top w:val="nil"/>
              <w:left w:val="nil"/>
              <w:bottom w:val="nil"/>
              <w:right w:val="nil"/>
            </w:tcBorders>
            <w:vAlign w:val="center"/>
          </w:tcPr>
          <w:p w14:paraId="2E3AA668"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1B0EA293" w14:textId="2A03793A" w:rsidR="00C940E7" w:rsidRPr="00A642AD" w:rsidRDefault="008407B6" w:rsidP="00A642AD">
            <w:pPr>
              <w:pStyle w:val="BodyText"/>
              <w:spacing w:after="0"/>
              <w:jc w:val="center"/>
              <w:rPr>
                <w:rFonts w:cs="Times New Roman"/>
                <w:szCs w:val="24"/>
              </w:rPr>
            </w:pPr>
            <w:r>
              <w:rPr>
                <w:rFonts w:cs="Times New Roman"/>
                <w:szCs w:val="24"/>
              </w:rPr>
              <w:t>ResNet-</w:t>
            </w:r>
            <w:r w:rsidR="00C940E7" w:rsidRPr="00A642AD">
              <w:rPr>
                <w:rFonts w:cs="Times New Roman"/>
                <w:szCs w:val="24"/>
              </w:rPr>
              <w:t>152</w:t>
            </w:r>
          </w:p>
        </w:tc>
        <w:tc>
          <w:tcPr>
            <w:tcW w:w="802" w:type="pct"/>
            <w:tcBorders>
              <w:top w:val="nil"/>
              <w:left w:val="nil"/>
              <w:bottom w:val="nil"/>
              <w:right w:val="nil"/>
            </w:tcBorders>
            <w:vAlign w:val="center"/>
          </w:tcPr>
          <w:p w14:paraId="1B7F9D1F" w14:textId="4DD352BC" w:rsidR="00C940E7" w:rsidRPr="00A642AD" w:rsidRDefault="00F619A8" w:rsidP="00A642AD">
            <w:pPr>
              <w:pStyle w:val="BodyText"/>
              <w:spacing w:after="0"/>
              <w:jc w:val="center"/>
              <w:rPr>
                <w:rFonts w:cs="Times New Roman"/>
                <w:szCs w:val="24"/>
              </w:rPr>
            </w:pPr>
            <w:r w:rsidRPr="00A642AD">
              <w:rPr>
                <w:rFonts w:cs="Times New Roman"/>
                <w:szCs w:val="24"/>
              </w:rPr>
              <w:t>19.20</w:t>
            </w:r>
          </w:p>
        </w:tc>
        <w:tc>
          <w:tcPr>
            <w:tcW w:w="803" w:type="pct"/>
            <w:tcBorders>
              <w:top w:val="nil"/>
              <w:left w:val="nil"/>
              <w:bottom w:val="nil"/>
              <w:right w:val="nil"/>
            </w:tcBorders>
            <w:vAlign w:val="center"/>
          </w:tcPr>
          <w:p w14:paraId="09BB7F30" w14:textId="585CB900" w:rsidR="00C940E7" w:rsidRPr="00A642AD" w:rsidRDefault="00F619A8" w:rsidP="00A642AD">
            <w:pPr>
              <w:pStyle w:val="BodyText"/>
              <w:spacing w:after="0"/>
              <w:jc w:val="center"/>
              <w:rPr>
                <w:rFonts w:cs="Times New Roman"/>
                <w:szCs w:val="24"/>
              </w:rPr>
            </w:pPr>
            <w:r w:rsidRPr="00A642AD">
              <w:rPr>
                <w:rFonts w:cs="Times New Roman"/>
                <w:szCs w:val="24"/>
              </w:rPr>
              <w:t>1.45</w:t>
            </w:r>
          </w:p>
        </w:tc>
        <w:tc>
          <w:tcPr>
            <w:tcW w:w="877" w:type="pct"/>
            <w:tcBorders>
              <w:top w:val="nil"/>
              <w:left w:val="nil"/>
              <w:bottom w:val="nil"/>
              <w:right w:val="nil"/>
            </w:tcBorders>
            <w:vAlign w:val="center"/>
          </w:tcPr>
          <w:p w14:paraId="790B0E81" w14:textId="00545ABC" w:rsidR="00C940E7" w:rsidRPr="00A642AD" w:rsidRDefault="00F619A8" w:rsidP="00A642AD">
            <w:pPr>
              <w:pStyle w:val="BodyText"/>
              <w:spacing w:after="0"/>
              <w:jc w:val="center"/>
              <w:rPr>
                <w:rFonts w:cs="Times New Roman"/>
                <w:szCs w:val="24"/>
              </w:rPr>
            </w:pPr>
            <w:r w:rsidRPr="00A642AD">
              <w:rPr>
                <w:rFonts w:cs="Times New Roman"/>
                <w:szCs w:val="24"/>
              </w:rPr>
              <w:t>2.25</w:t>
            </w:r>
          </w:p>
        </w:tc>
        <w:tc>
          <w:tcPr>
            <w:tcW w:w="388" w:type="pct"/>
            <w:tcBorders>
              <w:top w:val="nil"/>
              <w:left w:val="nil"/>
              <w:bottom w:val="nil"/>
              <w:right w:val="nil"/>
            </w:tcBorders>
            <w:vAlign w:val="center"/>
          </w:tcPr>
          <w:p w14:paraId="3838624D" w14:textId="62A1EC6D" w:rsidR="00C940E7" w:rsidRPr="00A642AD" w:rsidRDefault="00F619A8" w:rsidP="00A642AD">
            <w:pPr>
              <w:pStyle w:val="BodyText"/>
              <w:spacing w:after="0"/>
              <w:jc w:val="center"/>
              <w:rPr>
                <w:rFonts w:cs="Times New Roman"/>
                <w:szCs w:val="24"/>
              </w:rPr>
            </w:pPr>
            <w:r w:rsidRPr="00A642AD">
              <w:rPr>
                <w:rFonts w:cs="Times New Roman"/>
                <w:szCs w:val="24"/>
              </w:rPr>
              <w:t>22.92</w:t>
            </w:r>
          </w:p>
        </w:tc>
        <w:tc>
          <w:tcPr>
            <w:tcW w:w="809" w:type="pct"/>
            <w:tcBorders>
              <w:top w:val="nil"/>
              <w:left w:val="nil"/>
              <w:bottom w:val="nil"/>
              <w:right w:val="nil"/>
            </w:tcBorders>
            <w:vAlign w:val="center"/>
          </w:tcPr>
          <w:p w14:paraId="661FEC20" w14:textId="44B164A8" w:rsidR="00C940E7" w:rsidRPr="00A642AD" w:rsidRDefault="009D29D7" w:rsidP="00A642AD">
            <w:pPr>
              <w:pStyle w:val="BodyText"/>
              <w:spacing w:after="0"/>
              <w:jc w:val="center"/>
              <w:rPr>
                <w:rFonts w:cs="Times New Roman"/>
                <w:szCs w:val="24"/>
              </w:rPr>
            </w:pPr>
            <w:r w:rsidRPr="00A642AD">
              <w:rPr>
                <w:rFonts w:cs="Times New Roman"/>
                <w:szCs w:val="24"/>
              </w:rPr>
              <w:t>58,</w:t>
            </w:r>
            <w:r w:rsidR="00F2071E" w:rsidRPr="00A642AD">
              <w:rPr>
                <w:rFonts w:cs="Times New Roman"/>
                <w:szCs w:val="24"/>
              </w:rPr>
              <w:t>301,534</w:t>
            </w:r>
          </w:p>
        </w:tc>
      </w:tr>
      <w:tr w:rsidR="00F2071E" w:rsidRPr="00BF7FEA" w14:paraId="10E6F426" w14:textId="77777777" w:rsidTr="00A642AD">
        <w:trPr>
          <w:trHeight w:val="20"/>
        </w:trPr>
        <w:tc>
          <w:tcPr>
            <w:tcW w:w="657" w:type="pct"/>
            <w:tcBorders>
              <w:top w:val="nil"/>
              <w:left w:val="nil"/>
              <w:bottom w:val="nil"/>
              <w:right w:val="nil"/>
            </w:tcBorders>
            <w:vAlign w:val="center"/>
          </w:tcPr>
          <w:p w14:paraId="689BC6FD"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3B2DC0E3" w14:textId="77777777" w:rsidR="00C940E7" w:rsidRPr="00A642AD" w:rsidRDefault="00C940E7" w:rsidP="00A642AD">
            <w:pPr>
              <w:pStyle w:val="BodyText"/>
              <w:spacing w:after="0"/>
              <w:jc w:val="center"/>
              <w:rPr>
                <w:rFonts w:cs="Times New Roman"/>
                <w:szCs w:val="24"/>
              </w:rPr>
            </w:pPr>
            <w:r w:rsidRPr="00A642AD">
              <w:rPr>
                <w:rFonts w:cs="Times New Roman"/>
                <w:szCs w:val="24"/>
              </w:rPr>
              <w:t>VGG16</w:t>
            </w:r>
          </w:p>
        </w:tc>
        <w:tc>
          <w:tcPr>
            <w:tcW w:w="802" w:type="pct"/>
            <w:tcBorders>
              <w:top w:val="nil"/>
              <w:left w:val="nil"/>
              <w:bottom w:val="nil"/>
              <w:right w:val="nil"/>
            </w:tcBorders>
            <w:vAlign w:val="center"/>
          </w:tcPr>
          <w:p w14:paraId="654D8A4C" w14:textId="10B43C09" w:rsidR="00C940E7" w:rsidRPr="00A642AD" w:rsidRDefault="00F619A8" w:rsidP="00A642AD">
            <w:pPr>
              <w:pStyle w:val="BodyText"/>
              <w:spacing w:after="0"/>
              <w:jc w:val="center"/>
              <w:rPr>
                <w:rFonts w:cs="Times New Roman"/>
                <w:szCs w:val="24"/>
              </w:rPr>
            </w:pPr>
            <w:r w:rsidRPr="00A642AD">
              <w:rPr>
                <w:rFonts w:cs="Times New Roman"/>
                <w:szCs w:val="24"/>
              </w:rPr>
              <w:t>19.61</w:t>
            </w:r>
          </w:p>
        </w:tc>
        <w:tc>
          <w:tcPr>
            <w:tcW w:w="803" w:type="pct"/>
            <w:tcBorders>
              <w:top w:val="nil"/>
              <w:left w:val="nil"/>
              <w:bottom w:val="nil"/>
              <w:right w:val="nil"/>
            </w:tcBorders>
            <w:vAlign w:val="center"/>
          </w:tcPr>
          <w:p w14:paraId="6ABF6A89" w14:textId="380EC65E" w:rsidR="00C940E7" w:rsidRPr="00A642AD" w:rsidRDefault="00F619A8" w:rsidP="00A642AD">
            <w:pPr>
              <w:pStyle w:val="BodyText"/>
              <w:spacing w:after="0"/>
              <w:jc w:val="center"/>
              <w:rPr>
                <w:rFonts w:cs="Times New Roman"/>
                <w:szCs w:val="24"/>
              </w:rPr>
            </w:pPr>
            <w:r w:rsidRPr="00A642AD">
              <w:rPr>
                <w:rFonts w:cs="Times New Roman"/>
                <w:szCs w:val="24"/>
              </w:rPr>
              <w:t>2.63</w:t>
            </w:r>
          </w:p>
        </w:tc>
        <w:tc>
          <w:tcPr>
            <w:tcW w:w="877" w:type="pct"/>
            <w:tcBorders>
              <w:top w:val="nil"/>
              <w:left w:val="nil"/>
              <w:bottom w:val="nil"/>
              <w:right w:val="nil"/>
            </w:tcBorders>
            <w:vAlign w:val="center"/>
          </w:tcPr>
          <w:p w14:paraId="4C66FD4F" w14:textId="30AA4731" w:rsidR="00C940E7" w:rsidRPr="00A642AD" w:rsidRDefault="00F619A8" w:rsidP="00A642AD">
            <w:pPr>
              <w:pStyle w:val="BodyText"/>
              <w:spacing w:after="0"/>
              <w:jc w:val="center"/>
              <w:rPr>
                <w:rFonts w:cs="Times New Roman"/>
                <w:szCs w:val="24"/>
              </w:rPr>
            </w:pPr>
            <w:r w:rsidRPr="00A642AD">
              <w:rPr>
                <w:rFonts w:cs="Times New Roman"/>
                <w:szCs w:val="24"/>
              </w:rPr>
              <w:t>1.60</w:t>
            </w:r>
          </w:p>
        </w:tc>
        <w:tc>
          <w:tcPr>
            <w:tcW w:w="388" w:type="pct"/>
            <w:tcBorders>
              <w:top w:val="nil"/>
              <w:left w:val="nil"/>
              <w:bottom w:val="nil"/>
              <w:right w:val="nil"/>
            </w:tcBorders>
            <w:vAlign w:val="center"/>
          </w:tcPr>
          <w:p w14:paraId="26109CFD" w14:textId="00C3B5EF" w:rsidR="00C940E7" w:rsidRPr="00A642AD" w:rsidRDefault="00F619A8" w:rsidP="00A642AD">
            <w:pPr>
              <w:pStyle w:val="BodyText"/>
              <w:spacing w:after="0"/>
              <w:jc w:val="center"/>
              <w:rPr>
                <w:rFonts w:cs="Times New Roman"/>
                <w:szCs w:val="24"/>
              </w:rPr>
            </w:pPr>
            <w:r w:rsidRPr="00A642AD">
              <w:rPr>
                <w:rFonts w:cs="Times New Roman"/>
                <w:szCs w:val="24"/>
              </w:rPr>
              <w:t>23.87</w:t>
            </w:r>
          </w:p>
        </w:tc>
        <w:tc>
          <w:tcPr>
            <w:tcW w:w="809" w:type="pct"/>
            <w:tcBorders>
              <w:top w:val="nil"/>
              <w:left w:val="nil"/>
              <w:bottom w:val="nil"/>
              <w:right w:val="nil"/>
            </w:tcBorders>
            <w:vAlign w:val="center"/>
          </w:tcPr>
          <w:p w14:paraId="66634EDB" w14:textId="4328D9DB" w:rsidR="00C940E7" w:rsidRPr="00A642AD" w:rsidRDefault="009D29D7" w:rsidP="00A642AD">
            <w:pPr>
              <w:pStyle w:val="BodyText"/>
              <w:spacing w:after="0"/>
              <w:jc w:val="center"/>
              <w:rPr>
                <w:rFonts w:cs="Times New Roman"/>
                <w:szCs w:val="24"/>
              </w:rPr>
            </w:pPr>
            <w:r w:rsidRPr="00A642AD">
              <w:rPr>
                <w:rFonts w:cs="Times New Roman"/>
                <w:szCs w:val="24"/>
              </w:rPr>
              <w:t>134,272,835</w:t>
            </w:r>
          </w:p>
        </w:tc>
      </w:tr>
      <w:tr w:rsidR="00F2071E" w:rsidRPr="00BF7FEA" w14:paraId="488DE126" w14:textId="77777777" w:rsidTr="00A642AD">
        <w:trPr>
          <w:trHeight w:val="20"/>
        </w:trPr>
        <w:tc>
          <w:tcPr>
            <w:tcW w:w="657" w:type="pct"/>
            <w:tcBorders>
              <w:top w:val="nil"/>
              <w:left w:val="nil"/>
              <w:bottom w:val="nil"/>
              <w:right w:val="nil"/>
            </w:tcBorders>
            <w:vAlign w:val="center"/>
          </w:tcPr>
          <w:p w14:paraId="28E874A0" w14:textId="77777777" w:rsidR="00C940E7" w:rsidRPr="00A642AD" w:rsidRDefault="00C940E7" w:rsidP="00A642AD">
            <w:pPr>
              <w:pStyle w:val="BodyText"/>
              <w:spacing w:after="0"/>
              <w:jc w:val="center"/>
              <w:rPr>
                <w:rFonts w:cs="Times New Roman"/>
                <w:szCs w:val="24"/>
              </w:rPr>
            </w:pPr>
          </w:p>
        </w:tc>
        <w:tc>
          <w:tcPr>
            <w:tcW w:w="665" w:type="pct"/>
            <w:tcBorders>
              <w:top w:val="nil"/>
              <w:left w:val="nil"/>
              <w:bottom w:val="nil"/>
              <w:right w:val="nil"/>
            </w:tcBorders>
            <w:vAlign w:val="center"/>
          </w:tcPr>
          <w:p w14:paraId="78CEE155" w14:textId="77777777" w:rsidR="00C940E7" w:rsidRPr="00A642AD" w:rsidRDefault="00C940E7" w:rsidP="00A642AD">
            <w:pPr>
              <w:pStyle w:val="BodyText"/>
              <w:spacing w:after="0"/>
              <w:jc w:val="center"/>
              <w:rPr>
                <w:rFonts w:cs="Times New Roman"/>
                <w:szCs w:val="24"/>
              </w:rPr>
            </w:pPr>
            <w:r w:rsidRPr="00A642AD">
              <w:rPr>
                <w:rFonts w:cs="Times New Roman"/>
                <w:szCs w:val="24"/>
              </w:rPr>
              <w:t>VGG19</w:t>
            </w:r>
          </w:p>
        </w:tc>
        <w:tc>
          <w:tcPr>
            <w:tcW w:w="802" w:type="pct"/>
            <w:tcBorders>
              <w:top w:val="nil"/>
              <w:left w:val="nil"/>
              <w:bottom w:val="nil"/>
              <w:right w:val="nil"/>
            </w:tcBorders>
            <w:vAlign w:val="center"/>
          </w:tcPr>
          <w:p w14:paraId="33A77776" w14:textId="177B3DDB" w:rsidR="00C940E7" w:rsidRPr="00A642AD" w:rsidRDefault="00F619A8" w:rsidP="00A642AD">
            <w:pPr>
              <w:pStyle w:val="BodyText"/>
              <w:spacing w:after="0"/>
              <w:jc w:val="center"/>
              <w:rPr>
                <w:rFonts w:cs="Times New Roman"/>
                <w:szCs w:val="24"/>
              </w:rPr>
            </w:pPr>
            <w:r w:rsidRPr="00A642AD">
              <w:rPr>
                <w:rFonts w:cs="Times New Roman"/>
                <w:szCs w:val="24"/>
              </w:rPr>
              <w:t>19.53</w:t>
            </w:r>
          </w:p>
        </w:tc>
        <w:tc>
          <w:tcPr>
            <w:tcW w:w="803" w:type="pct"/>
            <w:tcBorders>
              <w:top w:val="nil"/>
              <w:left w:val="nil"/>
              <w:bottom w:val="nil"/>
              <w:right w:val="nil"/>
            </w:tcBorders>
            <w:vAlign w:val="center"/>
          </w:tcPr>
          <w:p w14:paraId="3A9EADD4" w14:textId="36D268E6" w:rsidR="00C940E7" w:rsidRPr="00A642AD" w:rsidRDefault="00F619A8" w:rsidP="00A642AD">
            <w:pPr>
              <w:pStyle w:val="BodyText"/>
              <w:spacing w:after="0"/>
              <w:jc w:val="center"/>
              <w:rPr>
                <w:rFonts w:cs="Times New Roman"/>
                <w:szCs w:val="24"/>
              </w:rPr>
            </w:pPr>
            <w:r w:rsidRPr="00A642AD">
              <w:rPr>
                <w:rFonts w:cs="Times New Roman"/>
                <w:szCs w:val="24"/>
              </w:rPr>
              <w:t>2.71</w:t>
            </w:r>
          </w:p>
        </w:tc>
        <w:tc>
          <w:tcPr>
            <w:tcW w:w="877" w:type="pct"/>
            <w:tcBorders>
              <w:top w:val="nil"/>
              <w:left w:val="nil"/>
              <w:bottom w:val="nil"/>
              <w:right w:val="nil"/>
            </w:tcBorders>
            <w:vAlign w:val="center"/>
          </w:tcPr>
          <w:p w14:paraId="747F6E30" w14:textId="6357948F" w:rsidR="00C940E7" w:rsidRPr="00A642AD" w:rsidRDefault="00F619A8" w:rsidP="00A642AD">
            <w:pPr>
              <w:pStyle w:val="BodyText"/>
              <w:spacing w:after="0"/>
              <w:jc w:val="center"/>
              <w:rPr>
                <w:rFonts w:cs="Times New Roman"/>
                <w:szCs w:val="24"/>
              </w:rPr>
            </w:pPr>
            <w:r w:rsidRPr="00A642AD">
              <w:rPr>
                <w:rFonts w:cs="Times New Roman"/>
                <w:szCs w:val="24"/>
              </w:rPr>
              <w:t>1.78</w:t>
            </w:r>
          </w:p>
        </w:tc>
        <w:tc>
          <w:tcPr>
            <w:tcW w:w="388" w:type="pct"/>
            <w:tcBorders>
              <w:top w:val="nil"/>
              <w:left w:val="nil"/>
              <w:bottom w:val="nil"/>
              <w:right w:val="nil"/>
            </w:tcBorders>
            <w:vAlign w:val="center"/>
          </w:tcPr>
          <w:p w14:paraId="57B30EEA" w14:textId="6D01BB99" w:rsidR="00C940E7" w:rsidRPr="00A642AD" w:rsidRDefault="00F619A8" w:rsidP="00A642AD">
            <w:pPr>
              <w:pStyle w:val="BodyText"/>
              <w:spacing w:after="0"/>
              <w:jc w:val="center"/>
              <w:rPr>
                <w:rFonts w:cs="Times New Roman"/>
                <w:szCs w:val="24"/>
              </w:rPr>
            </w:pPr>
            <w:r w:rsidRPr="00A642AD">
              <w:rPr>
                <w:rFonts w:cs="Times New Roman"/>
                <w:szCs w:val="24"/>
              </w:rPr>
              <w:t>24.04</w:t>
            </w:r>
          </w:p>
        </w:tc>
        <w:tc>
          <w:tcPr>
            <w:tcW w:w="809" w:type="pct"/>
            <w:tcBorders>
              <w:top w:val="nil"/>
              <w:left w:val="nil"/>
              <w:bottom w:val="nil"/>
              <w:right w:val="nil"/>
            </w:tcBorders>
            <w:vAlign w:val="center"/>
          </w:tcPr>
          <w:p w14:paraId="0B4FFB02" w14:textId="49465C20" w:rsidR="00C940E7" w:rsidRPr="00A642AD" w:rsidRDefault="009D29D7" w:rsidP="00A642AD">
            <w:pPr>
              <w:pStyle w:val="BodyText"/>
              <w:spacing w:after="0"/>
              <w:jc w:val="center"/>
              <w:rPr>
                <w:rFonts w:cs="Times New Roman"/>
                <w:szCs w:val="24"/>
              </w:rPr>
            </w:pPr>
            <w:r w:rsidRPr="00A642AD">
              <w:rPr>
                <w:rFonts w:cs="Times New Roman"/>
                <w:szCs w:val="24"/>
              </w:rPr>
              <w:t>139,582,531</w:t>
            </w:r>
          </w:p>
        </w:tc>
      </w:tr>
      <w:tr w:rsidR="00F2071E" w:rsidRPr="00BF7FEA" w14:paraId="29545F2D" w14:textId="77777777" w:rsidTr="00A642AD">
        <w:trPr>
          <w:trHeight w:val="20"/>
        </w:trPr>
        <w:tc>
          <w:tcPr>
            <w:tcW w:w="657" w:type="pct"/>
            <w:tcBorders>
              <w:top w:val="nil"/>
              <w:left w:val="nil"/>
              <w:right w:val="nil"/>
            </w:tcBorders>
            <w:vAlign w:val="center"/>
          </w:tcPr>
          <w:p w14:paraId="0DB828C9" w14:textId="77777777" w:rsidR="00C940E7" w:rsidRPr="00A642AD" w:rsidRDefault="00C940E7" w:rsidP="00A642AD">
            <w:pPr>
              <w:pStyle w:val="BodyText"/>
              <w:spacing w:after="0"/>
              <w:jc w:val="center"/>
              <w:rPr>
                <w:rFonts w:cs="Times New Roman"/>
                <w:szCs w:val="24"/>
              </w:rPr>
            </w:pPr>
          </w:p>
        </w:tc>
        <w:tc>
          <w:tcPr>
            <w:tcW w:w="665" w:type="pct"/>
            <w:tcBorders>
              <w:top w:val="nil"/>
              <w:left w:val="nil"/>
              <w:right w:val="nil"/>
            </w:tcBorders>
            <w:vAlign w:val="center"/>
          </w:tcPr>
          <w:p w14:paraId="6D015805" w14:textId="77777777" w:rsidR="00C940E7" w:rsidRPr="00A642AD" w:rsidRDefault="00C940E7" w:rsidP="00A642AD">
            <w:pPr>
              <w:pStyle w:val="BodyText"/>
              <w:spacing w:after="0"/>
              <w:jc w:val="center"/>
              <w:rPr>
                <w:rFonts w:cs="Times New Roman"/>
                <w:szCs w:val="24"/>
              </w:rPr>
            </w:pPr>
            <w:r w:rsidRPr="00A642AD">
              <w:rPr>
                <w:rFonts w:cs="Times New Roman"/>
                <w:szCs w:val="24"/>
              </w:rPr>
              <w:t>Inception-v3</w:t>
            </w:r>
          </w:p>
        </w:tc>
        <w:tc>
          <w:tcPr>
            <w:tcW w:w="802" w:type="pct"/>
            <w:tcBorders>
              <w:top w:val="nil"/>
              <w:left w:val="nil"/>
              <w:right w:val="nil"/>
            </w:tcBorders>
            <w:vAlign w:val="center"/>
          </w:tcPr>
          <w:p w14:paraId="679AB013" w14:textId="0F823E75" w:rsidR="00C940E7" w:rsidRPr="00A642AD" w:rsidRDefault="00F619A8" w:rsidP="00A642AD">
            <w:pPr>
              <w:pStyle w:val="BodyText"/>
              <w:spacing w:after="0"/>
              <w:jc w:val="center"/>
              <w:rPr>
                <w:rFonts w:cs="Times New Roman"/>
                <w:szCs w:val="24"/>
              </w:rPr>
            </w:pPr>
            <w:r w:rsidRPr="00A642AD">
              <w:rPr>
                <w:rFonts w:cs="Times New Roman"/>
                <w:szCs w:val="24"/>
              </w:rPr>
              <w:t>19.42</w:t>
            </w:r>
          </w:p>
        </w:tc>
        <w:tc>
          <w:tcPr>
            <w:tcW w:w="803" w:type="pct"/>
            <w:tcBorders>
              <w:top w:val="nil"/>
              <w:left w:val="nil"/>
              <w:right w:val="nil"/>
            </w:tcBorders>
            <w:vAlign w:val="center"/>
          </w:tcPr>
          <w:p w14:paraId="3461B746" w14:textId="31BBFB30" w:rsidR="00C940E7" w:rsidRPr="00A642AD" w:rsidRDefault="00F619A8" w:rsidP="00A642AD">
            <w:pPr>
              <w:pStyle w:val="BodyText"/>
              <w:spacing w:after="0"/>
              <w:jc w:val="center"/>
              <w:rPr>
                <w:rFonts w:cs="Times New Roman"/>
                <w:szCs w:val="24"/>
              </w:rPr>
            </w:pPr>
            <w:r w:rsidRPr="00A642AD">
              <w:rPr>
                <w:rFonts w:cs="Times New Roman"/>
                <w:szCs w:val="24"/>
              </w:rPr>
              <w:t>2.60</w:t>
            </w:r>
          </w:p>
        </w:tc>
        <w:tc>
          <w:tcPr>
            <w:tcW w:w="877" w:type="pct"/>
            <w:tcBorders>
              <w:top w:val="nil"/>
              <w:left w:val="nil"/>
              <w:right w:val="nil"/>
            </w:tcBorders>
            <w:vAlign w:val="center"/>
          </w:tcPr>
          <w:p w14:paraId="23C0C143" w14:textId="0B321E50" w:rsidR="00C940E7" w:rsidRPr="00A642AD" w:rsidRDefault="00F619A8" w:rsidP="00A642AD">
            <w:pPr>
              <w:pStyle w:val="BodyText"/>
              <w:spacing w:after="0"/>
              <w:jc w:val="center"/>
              <w:rPr>
                <w:rFonts w:cs="Times New Roman"/>
                <w:szCs w:val="24"/>
              </w:rPr>
            </w:pPr>
            <w:r w:rsidRPr="00A642AD">
              <w:rPr>
                <w:rFonts w:cs="Times New Roman"/>
                <w:szCs w:val="24"/>
              </w:rPr>
              <w:t>1.38</w:t>
            </w:r>
          </w:p>
        </w:tc>
        <w:tc>
          <w:tcPr>
            <w:tcW w:w="388" w:type="pct"/>
            <w:tcBorders>
              <w:top w:val="nil"/>
              <w:left w:val="nil"/>
              <w:right w:val="nil"/>
            </w:tcBorders>
            <w:vAlign w:val="center"/>
          </w:tcPr>
          <w:p w14:paraId="34C2F019" w14:textId="4AC6095D" w:rsidR="00C940E7" w:rsidRPr="00A642AD" w:rsidRDefault="00F619A8" w:rsidP="00A642AD">
            <w:pPr>
              <w:pStyle w:val="BodyText"/>
              <w:spacing w:after="0"/>
              <w:jc w:val="center"/>
              <w:rPr>
                <w:rFonts w:cs="Times New Roman"/>
                <w:szCs w:val="24"/>
              </w:rPr>
            </w:pPr>
            <w:r w:rsidRPr="00A642AD">
              <w:rPr>
                <w:rFonts w:cs="Times New Roman"/>
                <w:szCs w:val="24"/>
              </w:rPr>
              <w:t>23.40</w:t>
            </w:r>
          </w:p>
        </w:tc>
        <w:tc>
          <w:tcPr>
            <w:tcW w:w="809" w:type="pct"/>
            <w:tcBorders>
              <w:top w:val="nil"/>
              <w:left w:val="nil"/>
              <w:right w:val="nil"/>
            </w:tcBorders>
            <w:vAlign w:val="center"/>
          </w:tcPr>
          <w:p w14:paraId="3581B0DF" w14:textId="448F7AC4" w:rsidR="00C940E7" w:rsidRPr="00A642AD" w:rsidRDefault="009D29D7" w:rsidP="00A642AD">
            <w:pPr>
              <w:pStyle w:val="BodyText"/>
              <w:spacing w:after="0"/>
              <w:jc w:val="center"/>
              <w:rPr>
                <w:rFonts w:cs="Times New Roman"/>
                <w:b/>
                <w:bCs/>
                <w:szCs w:val="24"/>
              </w:rPr>
            </w:pPr>
            <w:r w:rsidRPr="00A642AD">
              <w:rPr>
                <w:rFonts w:cs="Times New Roman"/>
                <w:b/>
                <w:bCs/>
                <w:szCs w:val="24"/>
              </w:rPr>
              <w:t>21,</w:t>
            </w:r>
            <w:r w:rsidR="00F2071E" w:rsidRPr="00A642AD">
              <w:rPr>
                <w:rFonts w:cs="Times New Roman"/>
                <w:b/>
                <w:bCs/>
                <w:szCs w:val="24"/>
              </w:rPr>
              <w:t>826,241</w:t>
            </w:r>
          </w:p>
        </w:tc>
      </w:tr>
    </w:tbl>
    <w:p w14:paraId="39B05BA3" w14:textId="77777777" w:rsidR="00BF7FEA" w:rsidRDefault="00BF7FEA" w:rsidP="00C940E7">
      <w:pPr>
        <w:pStyle w:val="BodyText"/>
        <w:spacing w:line="480" w:lineRule="auto"/>
        <w:ind w:firstLine="800"/>
      </w:pPr>
    </w:p>
    <w:p w14:paraId="747878FE" w14:textId="77777777" w:rsidR="005515BE" w:rsidRDefault="005515BE" w:rsidP="005E3106">
      <w:pPr>
        <w:pStyle w:val="BodyText"/>
        <w:spacing w:line="480" w:lineRule="auto"/>
      </w:pPr>
    </w:p>
    <w:p w14:paraId="2D16F525" w14:textId="70B90722" w:rsidR="00BF7FEA" w:rsidRDefault="00C00B9C" w:rsidP="005E3106">
      <w:pPr>
        <w:pStyle w:val="BodyText"/>
        <w:spacing w:line="480" w:lineRule="auto"/>
        <w:ind w:firstLine="800"/>
      </w:pPr>
      <w:r>
        <w:t xml:space="preserve">The time </w:t>
      </w:r>
      <w:r w:rsidR="004838F9">
        <w:t xml:space="preserve">spent in </w:t>
      </w:r>
      <w:r w:rsidR="003A25A6">
        <w:t xml:space="preserve">the </w:t>
      </w:r>
      <w:r w:rsidR="00AB6935">
        <w:t xml:space="preserve">complete </w:t>
      </w:r>
      <w:r w:rsidR="004838F9">
        <w:t xml:space="preserve">subject diagnosis </w:t>
      </w:r>
      <w:r w:rsidR="004838F9" w:rsidRPr="00E70BAB">
        <w:t xml:space="preserve">prediction pipeline and the number of parameters </w:t>
      </w:r>
      <w:r w:rsidR="00F2071E" w:rsidRPr="00E70BAB">
        <w:t xml:space="preserve">for each model </w:t>
      </w:r>
      <w:r w:rsidR="005515BE" w:rsidRPr="00E70BAB">
        <w:t xml:space="preserve">were </w:t>
      </w:r>
      <w:r w:rsidR="004838F9" w:rsidRPr="00E70BAB">
        <w:t xml:space="preserve">measured for </w:t>
      </w:r>
      <w:proofErr w:type="spellStart"/>
      <w:r w:rsidR="004838F9" w:rsidRPr="00E70BAB">
        <w:t>nEMGNet</w:t>
      </w:r>
      <w:proofErr w:type="spellEnd"/>
      <w:r w:rsidR="00C917A6" w:rsidRPr="00E70BAB">
        <w:t>-B</w:t>
      </w:r>
      <w:r w:rsidR="004838F9" w:rsidRPr="00E70BAB">
        <w:t xml:space="preserve"> and baseline </w:t>
      </w:r>
      <w:r w:rsidR="005515BE" w:rsidRPr="00E70BAB">
        <w:t xml:space="preserve">models </w:t>
      </w:r>
      <w:r w:rsidR="004838F9" w:rsidRPr="00E70BAB">
        <w:t>(</w:t>
      </w:r>
      <w:r w:rsidR="004838F9" w:rsidRPr="00E70BAB">
        <w:fldChar w:fldCharType="begin"/>
      </w:r>
      <w:r w:rsidR="004838F9" w:rsidRPr="00E70BAB">
        <w:instrText xml:space="preserve"> REF _Ref89782653 \h </w:instrText>
      </w:r>
      <w:r w:rsidR="00E70BAB" w:rsidRPr="004815DE">
        <w:instrText xml:space="preserve"> \* MERGEFORMAT </w:instrText>
      </w:r>
      <w:r w:rsidR="004838F9" w:rsidRPr="00E70BAB">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6</w:t>
      </w:r>
      <w:r w:rsidR="004838F9" w:rsidRPr="00E70BAB">
        <w:fldChar w:fldCharType="end"/>
      </w:r>
      <w:r w:rsidR="004838F9" w:rsidRPr="00E70BAB">
        <w:t>).</w:t>
      </w:r>
      <w:r w:rsidR="00AB6935" w:rsidRPr="00E70BAB">
        <w:t xml:space="preserve"> </w:t>
      </w:r>
      <w:r w:rsidR="00560261" w:rsidRPr="00E70BAB">
        <w:t>T</w:t>
      </w:r>
      <w:r w:rsidR="00D53267" w:rsidRPr="00E70BAB">
        <w:t>est set</w:t>
      </w:r>
      <w:r w:rsidR="00560261" w:rsidRPr="00E70BAB">
        <w:t>s</w:t>
      </w:r>
      <w:r w:rsidR="00D53267" w:rsidRPr="00E70BAB">
        <w:t xml:space="preserve"> </w:t>
      </w:r>
      <w:r w:rsidR="00560261" w:rsidRPr="00E70BAB">
        <w:t xml:space="preserve">from each fold and random repetition </w:t>
      </w:r>
      <w:r w:rsidR="00D53267" w:rsidRPr="00E70BAB">
        <w:t>w</w:t>
      </w:r>
      <w:r w:rsidR="00560261" w:rsidRPr="00E70BAB">
        <w:t>ere</w:t>
      </w:r>
      <w:r w:rsidR="00D53267" w:rsidRPr="00E70BAB">
        <w:t xml:space="preserve"> used </w:t>
      </w:r>
      <w:r w:rsidR="00560261" w:rsidRPr="00E70BAB">
        <w:t>to measure inference time,</w:t>
      </w:r>
      <w:r w:rsidR="00D53267" w:rsidRPr="00E70BAB">
        <w:t xml:space="preserve"> and the average number of signal segments, </w:t>
      </w:r>
      <w:r w:rsidR="001036B2" w:rsidRPr="00E70BAB">
        <w:t>muscle signals</w:t>
      </w:r>
      <w:r w:rsidR="00D53267" w:rsidRPr="00E70BAB">
        <w:t xml:space="preserve">, and subjects in test sets were 1614, 75.2, </w:t>
      </w:r>
      <w:r w:rsidR="00AE332C" w:rsidRPr="00E70BAB">
        <w:t xml:space="preserve">and </w:t>
      </w:r>
      <w:r w:rsidR="00D53267" w:rsidRPr="00E70BAB">
        <w:t>11.4</w:t>
      </w:r>
      <w:r w:rsidR="001A4876" w:rsidRPr="00E70BAB">
        <w:t>,</w:t>
      </w:r>
      <w:r w:rsidR="00D53267" w:rsidRPr="00E70BAB">
        <w:t xml:space="preserve"> respectively</w:t>
      </w:r>
      <w:r w:rsidR="00D53267">
        <w:t xml:space="preserve">. </w:t>
      </w:r>
      <w:r w:rsidR="00C917A6">
        <w:t xml:space="preserve">As there was no preprocessing for </w:t>
      </w:r>
      <w:proofErr w:type="spellStart"/>
      <w:r w:rsidR="00C917A6">
        <w:t>nEMGNet</w:t>
      </w:r>
      <w:proofErr w:type="spellEnd"/>
      <w:r w:rsidR="00470D2E">
        <w:t>,</w:t>
      </w:r>
      <w:r w:rsidR="00C917A6">
        <w:t xml:space="preserve"> the 0.01 s</w:t>
      </w:r>
      <w:r w:rsidR="00C917A6">
        <w:t>econd</w:t>
      </w:r>
      <w:r w:rsidR="00C917A6">
        <w:t xml:space="preserve"> is measured from loading the signal segments.</w:t>
      </w:r>
      <w:r w:rsidR="001A4876">
        <w:t xml:space="preserve"> Additionally</w:t>
      </w:r>
      <w:r w:rsidR="00470D2E">
        <w:t xml:space="preserve">, preprocessing for baseline models from </w:t>
      </w:r>
      <w:proofErr w:type="spellStart"/>
      <w:r w:rsidR="00470D2E">
        <w:t>Nodera</w:t>
      </w:r>
      <w:proofErr w:type="spellEnd"/>
      <w:r w:rsidR="00470D2E">
        <w:t xml:space="preserve"> et al. </w:t>
      </w:r>
      <w:r w:rsidR="00470D2E">
        <w:fldChar w:fldCharType="begin"/>
      </w:r>
      <w:r w:rsidR="00E8500B">
        <w:instrText xml:space="preserve"> ADDIN EN.CITE &lt;EndNote&gt;&lt;Cite&gt;&lt;Author&gt;Nodera&lt;/Author&gt;&lt;Year&gt;2019&lt;/Year&gt;&lt;RecNum&gt;1&lt;/RecNum&gt;&lt;DisplayText&gt;[24]&lt;/DisplayText&gt;&lt;record&gt;&lt;rec-number&gt;1&lt;/rec-number&gt;&lt;foreign-keys&gt;&lt;key app="EN" db-id="ftsxrwfsqftr2zepswz5pffv9sav2p5x9f5v" timestamp="1629963709"&gt;1&lt;/key&gt;&lt;/foreign-keys&gt;&lt;ref-type name="Journal Article"&gt;17&lt;/ref-type&gt;&lt;contributors&gt;&lt;authors&gt;&lt;author&gt;Nodera, Hiroyuki&lt;/author&gt;&lt;author&gt;Osaki, Yusuke&lt;/author&gt;&lt;author&gt;Yamazaki, Hiroki&lt;/author&gt;&lt;author&gt;Mori, Atsuko&lt;/author&gt;&lt;author&gt;Izumi, Yuishin&lt;/author&gt;&lt;author&gt;Kaji, Ryuji&lt;/author&gt;&lt;/authors&gt;&lt;/contributors&gt;&lt;titles&gt;&lt;title&gt;Deep learning for waveform identification of resting needle electromyography signals&lt;/title&gt;&lt;secondary-title&gt;Clinical Neurophysiology&lt;/secondary-title&gt;&lt;/titles&gt;&lt;periodical&gt;&lt;full-title&gt;Clinical Neurophysiology&lt;/full-title&gt;&lt;abbr-1&gt;Clin. Neurophysiol.&lt;/abbr-1&gt;&lt;abbr-2&gt;Clin Neurophysiol&lt;/abbr-2&gt;&lt;/periodical&gt;&lt;pages&gt;617-623&lt;/pages&gt;&lt;volume&gt;130&lt;/volume&gt;&lt;number&gt;5&lt;/number&gt;&lt;dates&gt;&lt;year&gt;2019&lt;/year&gt;&lt;/dates&gt;&lt;isbn&gt;1388-2457&lt;/isbn&gt;&lt;urls&gt;&lt;/urls&gt;&lt;electronic-resource-num&gt;https://doi.org/10.1016/j.clinph.2019.01.024&lt;/electronic-resource-num&gt;&lt;/record&gt;&lt;/Cite&gt;&lt;/EndNote&gt;</w:instrText>
      </w:r>
      <w:r w:rsidR="00470D2E">
        <w:fldChar w:fldCharType="separate"/>
      </w:r>
      <w:r w:rsidR="003737BF">
        <w:rPr>
          <w:noProof/>
        </w:rPr>
        <w:t>[24]</w:t>
      </w:r>
      <w:r w:rsidR="00470D2E">
        <w:fldChar w:fldCharType="end"/>
      </w:r>
      <w:r w:rsidR="00470D2E">
        <w:t xml:space="preserve"> </w:t>
      </w:r>
      <w:r w:rsidR="001A4876">
        <w:t xml:space="preserve">is </w:t>
      </w:r>
      <w:r w:rsidR="00470D2E">
        <w:t xml:space="preserve">identical and the slight variations </w:t>
      </w:r>
      <w:r w:rsidR="00F178BC">
        <w:t xml:space="preserve">in preprocessing time </w:t>
      </w:r>
      <w:r w:rsidR="00470D2E">
        <w:t>are empirical variances.</w:t>
      </w:r>
      <w:r w:rsidR="00F178BC">
        <w:t xml:space="preserve"> The </w:t>
      </w:r>
      <w:proofErr w:type="spellStart"/>
      <w:r w:rsidR="00F178BC">
        <w:t>nEMGNet</w:t>
      </w:r>
      <w:proofErr w:type="spellEnd"/>
      <w:r w:rsidR="00F178BC">
        <w:t xml:space="preserve"> </w:t>
      </w:r>
      <w:r w:rsidR="001A4876">
        <w:t xml:space="preserve">requires </w:t>
      </w:r>
      <w:r w:rsidR="00D34330">
        <w:t>significantly less time for preprocessing than</w:t>
      </w:r>
      <w:r w:rsidR="00F178BC">
        <w:t xml:space="preserve"> other baseline </w:t>
      </w:r>
      <w:r w:rsidR="001A4876">
        <w:t xml:space="preserve">models </w:t>
      </w:r>
      <w:r w:rsidR="00794C7B">
        <w:t xml:space="preserve">because </w:t>
      </w:r>
      <w:r w:rsidR="00F178BC">
        <w:t xml:space="preserve">no preprocessing was applied. </w:t>
      </w:r>
      <w:r w:rsidR="005F73B8">
        <w:t xml:space="preserve">The time consumed in loading the model parameters corresponds to the number of parameters but is not directly proportional. </w:t>
      </w:r>
      <w:r w:rsidR="00F178BC">
        <w:t xml:space="preserve">The time spent in feature extractor prediction was </w:t>
      </w:r>
      <w:r w:rsidR="005F73B8">
        <w:t xml:space="preserve">the lowest for </w:t>
      </w:r>
      <w:r w:rsidR="00495561">
        <w:t xml:space="preserve">the </w:t>
      </w:r>
      <w:proofErr w:type="spellStart"/>
      <w:r w:rsidR="005F73B8">
        <w:t>nEMGNet</w:t>
      </w:r>
      <w:proofErr w:type="spellEnd"/>
      <w:r w:rsidR="005F73B8">
        <w:t xml:space="preserve">, </w:t>
      </w:r>
      <w:r w:rsidR="003E4C23">
        <w:t>with</w:t>
      </w:r>
      <w:r w:rsidR="005F73B8">
        <w:t xml:space="preserve"> 0.54 seconds. </w:t>
      </w:r>
      <w:r w:rsidR="00753E28">
        <w:t xml:space="preserve">The total time required </w:t>
      </w:r>
      <w:r w:rsidR="00CF1070">
        <w:t xml:space="preserve">from preprocessing to subject diagnosis prediction was </w:t>
      </w:r>
      <w:r w:rsidR="00495561">
        <w:t xml:space="preserve">also </w:t>
      </w:r>
      <w:r w:rsidR="00CF1070">
        <w:t xml:space="preserve">the fastest </w:t>
      </w:r>
      <w:r w:rsidR="005F73B8">
        <w:t xml:space="preserve">for </w:t>
      </w:r>
      <w:r w:rsidR="00CF1070">
        <w:t xml:space="preserve">the </w:t>
      </w:r>
      <w:proofErr w:type="spellStart"/>
      <w:r w:rsidR="00CF1070">
        <w:t>nEMGNet</w:t>
      </w:r>
      <w:proofErr w:type="spellEnd"/>
      <w:r w:rsidR="00CF1070">
        <w:t xml:space="preserve">, </w:t>
      </w:r>
      <w:r w:rsidR="003E4C23">
        <w:t>with</w:t>
      </w:r>
      <w:r w:rsidR="005F73B8">
        <w:t xml:space="preserve"> </w:t>
      </w:r>
      <w:r w:rsidR="003960F1">
        <w:t>0.99 s</w:t>
      </w:r>
      <w:r w:rsidR="003960F1">
        <w:t>econds</w:t>
      </w:r>
      <w:r w:rsidR="003960F1">
        <w:t>.</w:t>
      </w:r>
      <w:r w:rsidR="003D01B7">
        <w:t xml:space="preserve"> </w:t>
      </w:r>
      <w:proofErr w:type="spellStart"/>
      <w:r w:rsidR="00230EE1">
        <w:t>nEMGNet</w:t>
      </w:r>
      <w:proofErr w:type="spellEnd"/>
      <w:r w:rsidR="00230EE1">
        <w:t xml:space="preserve"> presented </w:t>
      </w:r>
      <w:r w:rsidR="00D34330">
        <w:t xml:space="preserve">a </w:t>
      </w:r>
      <w:r w:rsidR="00230EE1">
        <w:t>96.7% reduction in total inference time c</w:t>
      </w:r>
      <w:r w:rsidR="003D01B7">
        <w:t>ompared to the best performing baseline model (ResNet-152),</w:t>
      </w:r>
      <w:r w:rsidR="00230EE1">
        <w:t xml:space="preserve"> from 22.92 seconds to 0.99 s</w:t>
      </w:r>
      <w:r w:rsidR="00230EE1">
        <w:t>econds</w:t>
      </w:r>
      <w:r w:rsidR="003D01B7">
        <w:t>.</w:t>
      </w:r>
      <w:r w:rsidR="003960F1">
        <w:t xml:space="preserve"> </w:t>
      </w:r>
      <w:r w:rsidR="00D27AD4">
        <w:t>The number of parameters includes the weights and biases of layers a</w:t>
      </w:r>
      <w:r w:rsidR="009860E4">
        <w:t>nd</w:t>
      </w:r>
      <w:r w:rsidR="00D27AD4">
        <w:t xml:space="preserve"> the running mean and variance </w:t>
      </w:r>
      <w:r w:rsidR="00D27AD4">
        <w:lastRenderedPageBreak/>
        <w:t>of batch normalization layers.</w:t>
      </w:r>
      <w:r w:rsidR="008407B6">
        <w:t xml:space="preserve"> </w:t>
      </w:r>
      <w:proofErr w:type="spellStart"/>
      <w:r w:rsidR="008407B6">
        <w:t>nEMGNet</w:t>
      </w:r>
      <w:proofErr w:type="spellEnd"/>
      <w:r w:rsidR="008407B6">
        <w:t>-B was smaller in model size compared to the ResNet-152</w:t>
      </w:r>
      <w:r w:rsidR="00AF5709">
        <w:t xml:space="preserve">, which was the best performing model among baseline models. </w:t>
      </w:r>
      <w:r w:rsidR="008407B6">
        <w:t xml:space="preserve">Inception-v3 was the smallest in terms of model size. </w:t>
      </w:r>
    </w:p>
    <w:p w14:paraId="5B8F65B8" w14:textId="047A8198" w:rsidR="00BA1E0C" w:rsidRDefault="002615AA" w:rsidP="00416576">
      <w:pPr>
        <w:pStyle w:val="Heading2"/>
        <w:numPr>
          <w:ilvl w:val="1"/>
          <w:numId w:val="12"/>
        </w:numPr>
      </w:pPr>
      <w:r>
        <w:t xml:space="preserve">Learned </w:t>
      </w:r>
      <w:r w:rsidR="00D9454B">
        <w:t>f</w:t>
      </w:r>
      <w:r>
        <w:t>eatures</w:t>
      </w:r>
      <w:r w:rsidR="00BA1E0C">
        <w:t xml:space="preserve"> of </w:t>
      </w:r>
      <w:r w:rsidR="00D9454B">
        <w:t>t</w:t>
      </w:r>
      <w:r w:rsidR="00BA1E0C">
        <w:t xml:space="preserve">rained </w:t>
      </w:r>
      <w:proofErr w:type="spellStart"/>
      <w:r w:rsidR="00514A50">
        <w:t>nEMGNet</w:t>
      </w:r>
      <w:proofErr w:type="spellEnd"/>
    </w:p>
    <w:p w14:paraId="12D2AAD4" w14:textId="410C9A7F" w:rsidR="000C64CA" w:rsidRDefault="00C85F1A" w:rsidP="003F2D67">
      <w:pPr>
        <w:pStyle w:val="BodyText"/>
      </w:pPr>
      <w:r>
        <w:t xml:space="preserve"> </w:t>
      </w:r>
      <w:r w:rsidR="000C64CA" w:rsidRPr="000C64CA">
        <w:rPr>
          <w:noProof/>
        </w:rPr>
        <w:drawing>
          <wp:inline distT="0" distB="0" distL="0" distR="0" wp14:anchorId="5ADF705E" wp14:editId="1749CA0D">
            <wp:extent cx="6188710" cy="2381250"/>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6188710" cy="2381250"/>
                    </a:xfrm>
                    <a:prstGeom prst="rect">
                      <a:avLst/>
                    </a:prstGeom>
                  </pic:spPr>
                </pic:pic>
              </a:graphicData>
            </a:graphic>
          </wp:inline>
        </w:drawing>
      </w:r>
    </w:p>
    <w:p w14:paraId="0046F4C5" w14:textId="4C7250B7" w:rsidR="00BF7FEA" w:rsidRPr="005E3106" w:rsidRDefault="000C64CA" w:rsidP="005E3106">
      <w:pPr>
        <w:pStyle w:val="Caption"/>
        <w:jc w:val="left"/>
        <w:rPr>
          <w:rFonts w:ascii="Times New Roman" w:hAnsi="Times New Roman" w:cs="Times New Roman"/>
          <w:color w:val="000000" w:themeColor="text1"/>
        </w:rPr>
      </w:pPr>
      <w:bookmarkStart w:id="35" w:name="_Ref81327509"/>
      <w:r w:rsidRPr="00A642AD">
        <w:rPr>
          <w:rFonts w:ascii="Times New Roman" w:hAnsi="Times New Roman" w:cs="Times New Roman"/>
          <w:b/>
          <w:bCs/>
          <w:color w:val="000000" w:themeColor="text1"/>
        </w:rPr>
        <w:t xml:space="preserve">Figure </w:t>
      </w:r>
      <w:r w:rsidR="003A3377" w:rsidRPr="00A642AD">
        <w:rPr>
          <w:rFonts w:ascii="Times New Roman" w:hAnsi="Times New Roman" w:cs="Times New Roman"/>
          <w:b/>
          <w:bCs/>
          <w:color w:val="000000" w:themeColor="text1"/>
        </w:rPr>
        <w:fldChar w:fldCharType="begin"/>
      </w:r>
      <w:r w:rsidR="003A3377" w:rsidRPr="00A642AD">
        <w:rPr>
          <w:rFonts w:ascii="Times New Roman" w:hAnsi="Times New Roman" w:cs="Times New Roman"/>
          <w:b/>
          <w:bCs/>
          <w:color w:val="000000" w:themeColor="text1"/>
        </w:rPr>
        <w:instrText xml:space="preserve"> SEQ Figure \* ARABIC </w:instrText>
      </w:r>
      <w:r w:rsidR="003A3377" w:rsidRPr="00A642AD">
        <w:rPr>
          <w:rFonts w:ascii="Times New Roman" w:hAnsi="Times New Roman" w:cs="Times New Roman"/>
          <w:b/>
          <w:bCs/>
          <w:color w:val="000000" w:themeColor="text1"/>
        </w:rPr>
        <w:fldChar w:fldCharType="separate"/>
      </w:r>
      <w:r w:rsidR="00F8092D">
        <w:rPr>
          <w:rFonts w:ascii="Times New Roman" w:hAnsi="Times New Roman" w:cs="Times New Roman"/>
          <w:b/>
          <w:bCs/>
          <w:noProof/>
          <w:color w:val="000000" w:themeColor="text1"/>
        </w:rPr>
        <w:t>7</w:t>
      </w:r>
      <w:r w:rsidR="003A3377" w:rsidRPr="00A642AD">
        <w:rPr>
          <w:rFonts w:ascii="Times New Roman" w:hAnsi="Times New Roman" w:cs="Times New Roman"/>
          <w:b/>
          <w:bCs/>
          <w:noProof/>
          <w:color w:val="000000" w:themeColor="text1"/>
        </w:rPr>
        <w:fldChar w:fldCharType="end"/>
      </w:r>
      <w:bookmarkEnd w:id="35"/>
      <w:r w:rsidRPr="00A642AD">
        <w:rPr>
          <w:rFonts w:ascii="Times New Roman" w:hAnsi="Times New Roman" w:cs="Times New Roman"/>
          <w:color w:val="000000" w:themeColor="text1"/>
        </w:rPr>
        <w:t xml:space="preserve"> Learned features of </w:t>
      </w:r>
      <w:proofErr w:type="spellStart"/>
      <w:r w:rsidR="00514A50" w:rsidRPr="00A642AD">
        <w:rPr>
          <w:rFonts w:ascii="Times New Roman" w:hAnsi="Times New Roman" w:cs="Times New Roman"/>
          <w:color w:val="000000" w:themeColor="text1"/>
        </w:rPr>
        <w:t>nEMGNet</w:t>
      </w:r>
      <w:proofErr w:type="spellEnd"/>
      <w:r w:rsidRPr="00A642AD">
        <w:rPr>
          <w:rFonts w:ascii="Times New Roman" w:hAnsi="Times New Roman" w:cs="Times New Roman"/>
          <w:color w:val="000000" w:themeColor="text1"/>
        </w:rPr>
        <w:t>. T</w:t>
      </w:r>
      <w:r w:rsidR="009860E4">
        <w:rPr>
          <w:rFonts w:ascii="Times New Roman" w:hAnsi="Times New Roman" w:cs="Times New Roman"/>
          <w:color w:val="000000" w:themeColor="text1"/>
        </w:rPr>
        <w:t>he t</w:t>
      </w:r>
      <w:r w:rsidRPr="00A642AD">
        <w:rPr>
          <w:rFonts w:ascii="Times New Roman" w:hAnsi="Times New Roman" w:cs="Times New Roman"/>
          <w:color w:val="000000" w:themeColor="text1"/>
        </w:rPr>
        <w:t xml:space="preserve">op row </w:t>
      </w:r>
      <w:r w:rsidR="007F678A">
        <w:rPr>
          <w:rFonts w:ascii="Times New Roman" w:hAnsi="Times New Roman" w:cs="Times New Roman"/>
          <w:color w:val="000000" w:themeColor="text1"/>
        </w:rPr>
        <w:t>contains</w:t>
      </w:r>
      <w:r w:rsidR="007F678A" w:rsidRPr="00A642AD">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real signals</w:t>
      </w:r>
      <w:r w:rsidR="009860E4">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and </w:t>
      </w:r>
      <w:r w:rsidR="009860E4">
        <w:rPr>
          <w:rFonts w:ascii="Times New Roman" w:hAnsi="Times New Roman" w:cs="Times New Roman"/>
          <w:color w:val="000000" w:themeColor="text1"/>
        </w:rPr>
        <w:t xml:space="preserve">the </w:t>
      </w:r>
      <w:r w:rsidRPr="00A642AD">
        <w:rPr>
          <w:rFonts w:ascii="Times New Roman" w:hAnsi="Times New Roman" w:cs="Times New Roman"/>
          <w:color w:val="000000" w:themeColor="text1"/>
        </w:rPr>
        <w:t xml:space="preserve">bottom row </w:t>
      </w:r>
      <w:r w:rsidR="007F678A">
        <w:rPr>
          <w:rFonts w:ascii="Times New Roman" w:hAnsi="Times New Roman" w:cs="Times New Roman"/>
          <w:color w:val="000000" w:themeColor="text1"/>
        </w:rPr>
        <w:t xml:space="preserve">contains </w:t>
      </w:r>
      <w:r w:rsidRPr="00A642AD">
        <w:rPr>
          <w:rFonts w:ascii="Times New Roman" w:hAnsi="Times New Roman" w:cs="Times New Roman"/>
          <w:color w:val="000000" w:themeColor="text1"/>
        </w:rPr>
        <w:t xml:space="preserve">signals </w:t>
      </w:r>
      <w:r w:rsidR="007F678A">
        <w:rPr>
          <w:rFonts w:ascii="Times New Roman" w:hAnsi="Times New Roman" w:cs="Times New Roman"/>
          <w:color w:val="000000" w:themeColor="text1"/>
        </w:rPr>
        <w:t xml:space="preserve">generated </w:t>
      </w:r>
      <w:r w:rsidRPr="00A642AD">
        <w:rPr>
          <w:rFonts w:ascii="Times New Roman" w:hAnsi="Times New Roman" w:cs="Times New Roman"/>
          <w:color w:val="000000" w:themeColor="text1"/>
        </w:rPr>
        <w:t>through feature visualization.</w:t>
      </w:r>
      <w:r w:rsidR="00C5555F" w:rsidRPr="00A642AD">
        <w:rPr>
          <w:rFonts w:ascii="Times New Roman" w:hAnsi="Times New Roman" w:cs="Times New Roman"/>
          <w:color w:val="000000" w:themeColor="text1"/>
        </w:rPr>
        <w:t xml:space="preserve"> </w:t>
      </w:r>
      <w:proofErr w:type="spellStart"/>
      <w:r w:rsidR="00514A50" w:rsidRPr="00A642AD">
        <w:rPr>
          <w:rFonts w:ascii="Times New Roman" w:hAnsi="Times New Roman" w:cs="Times New Roman"/>
          <w:color w:val="000000" w:themeColor="text1"/>
        </w:rPr>
        <w:t>nEMGNet</w:t>
      </w:r>
      <w:proofErr w:type="spellEnd"/>
      <w:r w:rsidR="007F678A">
        <w:rPr>
          <w:rFonts w:ascii="Times New Roman" w:hAnsi="Times New Roman" w:cs="Times New Roman"/>
          <w:color w:val="000000" w:themeColor="text1"/>
        </w:rPr>
        <w:t>-B</w:t>
      </w:r>
      <w:r w:rsidR="00C5555F" w:rsidRPr="00A642AD">
        <w:rPr>
          <w:rFonts w:ascii="Times New Roman" w:hAnsi="Times New Roman" w:cs="Times New Roman"/>
          <w:color w:val="000000" w:themeColor="text1"/>
        </w:rPr>
        <w:t xml:space="preserve"> from the 1st fold was used to plot the figure.</w:t>
      </w:r>
      <w:r w:rsidRPr="00A642AD">
        <w:rPr>
          <w:rFonts w:ascii="Times New Roman" w:hAnsi="Times New Roman" w:cs="Times New Roman"/>
          <w:color w:val="000000" w:themeColor="text1"/>
        </w:rPr>
        <w:t xml:space="preserve"> (a) Real myopathic signal</w:t>
      </w:r>
      <w:r w:rsidR="00EF0D1A">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(b) </w:t>
      </w:r>
      <w:r w:rsidR="00EF0D1A">
        <w:rPr>
          <w:rFonts w:ascii="Times New Roman" w:hAnsi="Times New Roman" w:cs="Times New Roman"/>
          <w:color w:val="000000" w:themeColor="text1"/>
        </w:rPr>
        <w:t>g</w:t>
      </w:r>
      <w:r w:rsidRPr="00A642AD">
        <w:rPr>
          <w:rFonts w:ascii="Times New Roman" w:hAnsi="Times New Roman" w:cs="Times New Roman"/>
          <w:color w:val="000000" w:themeColor="text1"/>
        </w:rPr>
        <w:t>enerated myopathic signal</w:t>
      </w:r>
      <w:r w:rsidR="00EF0D1A">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(c) </w:t>
      </w:r>
      <w:r w:rsidR="00EF0D1A">
        <w:rPr>
          <w:rFonts w:ascii="Times New Roman" w:hAnsi="Times New Roman" w:cs="Times New Roman"/>
          <w:color w:val="000000" w:themeColor="text1"/>
        </w:rPr>
        <w:t>r</w:t>
      </w:r>
      <w:r w:rsidRPr="00A642AD">
        <w:rPr>
          <w:rFonts w:ascii="Times New Roman" w:hAnsi="Times New Roman" w:cs="Times New Roman"/>
          <w:color w:val="000000" w:themeColor="text1"/>
        </w:rPr>
        <w:t>eal neuropathic signal</w:t>
      </w:r>
      <w:r w:rsidR="00EF0D1A">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(d) </w:t>
      </w:r>
      <w:r w:rsidR="00EF0D1A">
        <w:rPr>
          <w:rFonts w:ascii="Times New Roman" w:hAnsi="Times New Roman" w:cs="Times New Roman"/>
          <w:color w:val="000000" w:themeColor="text1"/>
        </w:rPr>
        <w:t>g</w:t>
      </w:r>
      <w:r w:rsidRPr="00A642AD">
        <w:rPr>
          <w:rFonts w:ascii="Times New Roman" w:hAnsi="Times New Roman" w:cs="Times New Roman"/>
          <w:color w:val="000000" w:themeColor="text1"/>
        </w:rPr>
        <w:t>enerated neuropathic signa</w:t>
      </w:r>
      <w:r w:rsidR="00EC253E">
        <w:rPr>
          <w:rFonts w:ascii="Times New Roman" w:hAnsi="Times New Roman" w:cs="Times New Roman"/>
          <w:color w:val="000000" w:themeColor="text1"/>
        </w:rPr>
        <w:t>l</w:t>
      </w:r>
      <w:r w:rsidR="00EF0D1A">
        <w:rPr>
          <w:rFonts w:ascii="Times New Roman" w:hAnsi="Times New Roman" w:cs="Times New Roman"/>
          <w:color w:val="000000" w:themeColor="text1"/>
        </w:rPr>
        <w:t>,</w:t>
      </w:r>
      <w:r w:rsidR="00EC253E">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 xml:space="preserve">(e) </w:t>
      </w:r>
      <w:r w:rsidR="00EF0D1A">
        <w:rPr>
          <w:rFonts w:ascii="Times New Roman" w:hAnsi="Times New Roman" w:cs="Times New Roman"/>
          <w:color w:val="000000" w:themeColor="text1"/>
        </w:rPr>
        <w:t>r</w:t>
      </w:r>
      <w:r w:rsidRPr="00A642AD">
        <w:rPr>
          <w:rFonts w:ascii="Times New Roman" w:hAnsi="Times New Roman" w:cs="Times New Roman"/>
          <w:color w:val="000000" w:themeColor="text1"/>
        </w:rPr>
        <w:t>eal neuropathic signal with 20mV y-axis limit</w:t>
      </w:r>
      <w:r w:rsidR="00EF0D1A">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(f) </w:t>
      </w:r>
      <w:r w:rsidR="00EF0D1A">
        <w:rPr>
          <w:rFonts w:ascii="Times New Roman" w:hAnsi="Times New Roman" w:cs="Times New Roman"/>
          <w:color w:val="000000" w:themeColor="text1"/>
        </w:rPr>
        <w:t>g</w:t>
      </w:r>
      <w:r w:rsidRPr="00A642AD">
        <w:rPr>
          <w:rFonts w:ascii="Times New Roman" w:hAnsi="Times New Roman" w:cs="Times New Roman"/>
          <w:color w:val="000000" w:themeColor="text1"/>
        </w:rPr>
        <w:t>enerated neuropathic signal with 20</w:t>
      </w:r>
      <w:r w:rsidR="00EF0D1A">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mV y-axis limit</w:t>
      </w:r>
      <w:r w:rsidR="00EF0D1A">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(g) </w:t>
      </w:r>
      <w:r w:rsidR="00EF0D1A">
        <w:rPr>
          <w:rFonts w:ascii="Times New Roman" w:hAnsi="Times New Roman" w:cs="Times New Roman"/>
          <w:color w:val="000000" w:themeColor="text1"/>
        </w:rPr>
        <w:t>r</w:t>
      </w:r>
      <w:r w:rsidRPr="00A642AD">
        <w:rPr>
          <w:rFonts w:ascii="Times New Roman" w:hAnsi="Times New Roman" w:cs="Times New Roman"/>
          <w:color w:val="000000" w:themeColor="text1"/>
        </w:rPr>
        <w:t>eal normal signal,</w:t>
      </w:r>
      <w:r w:rsidR="00EF0D1A">
        <w:rPr>
          <w:rFonts w:ascii="Times New Roman" w:hAnsi="Times New Roman" w:cs="Times New Roman"/>
          <w:color w:val="000000" w:themeColor="text1"/>
        </w:rPr>
        <w:t xml:space="preserve"> and</w:t>
      </w:r>
      <w:r w:rsidRPr="00A642AD">
        <w:rPr>
          <w:rFonts w:ascii="Times New Roman" w:hAnsi="Times New Roman" w:cs="Times New Roman"/>
          <w:color w:val="000000" w:themeColor="text1"/>
        </w:rPr>
        <w:t xml:space="preserve"> (h) </w:t>
      </w:r>
      <w:r w:rsidR="00EF0D1A">
        <w:rPr>
          <w:rFonts w:ascii="Times New Roman" w:hAnsi="Times New Roman" w:cs="Times New Roman"/>
          <w:color w:val="000000" w:themeColor="text1"/>
        </w:rPr>
        <w:t>g</w:t>
      </w:r>
      <w:r w:rsidRPr="00A642AD">
        <w:rPr>
          <w:rFonts w:ascii="Times New Roman" w:hAnsi="Times New Roman" w:cs="Times New Roman"/>
          <w:color w:val="000000" w:themeColor="text1"/>
        </w:rPr>
        <w:t xml:space="preserve">enerated normal signal. Note that (a), (b), (c), (d), (g), (h) </w:t>
      </w:r>
      <w:r w:rsidR="00B23525">
        <w:rPr>
          <w:rFonts w:ascii="Times New Roman" w:hAnsi="Times New Roman" w:cs="Times New Roman"/>
          <w:color w:val="000000" w:themeColor="text1"/>
        </w:rPr>
        <w:t>are</w:t>
      </w:r>
      <w:r w:rsidR="00B23525" w:rsidRPr="00A642AD">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 xml:space="preserve">plotted with </w:t>
      </w:r>
      <w:r w:rsidR="000D636E">
        <w:rPr>
          <w:rFonts w:ascii="Times New Roman" w:hAnsi="Times New Roman" w:cs="Times New Roman"/>
          <w:color w:val="000000" w:themeColor="text1"/>
        </w:rPr>
        <w:t xml:space="preserve">a </w:t>
      </w:r>
      <w:proofErr w:type="gramStart"/>
      <w:r w:rsidRPr="00A642AD">
        <w:rPr>
          <w:rFonts w:ascii="Times New Roman" w:hAnsi="Times New Roman" w:cs="Times New Roman"/>
          <w:color w:val="000000" w:themeColor="text1"/>
        </w:rPr>
        <w:t>5</w:t>
      </w:r>
      <w:r w:rsidR="00B23525">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mV</w:t>
      </w:r>
      <w:proofErr w:type="gramEnd"/>
      <w:r w:rsidRPr="00A642AD">
        <w:rPr>
          <w:rFonts w:ascii="Times New Roman" w:hAnsi="Times New Roman" w:cs="Times New Roman"/>
          <w:color w:val="000000" w:themeColor="text1"/>
        </w:rPr>
        <w:t xml:space="preserve"> y-axis limit for better comparison between signals of different la</w:t>
      </w:r>
      <w:r w:rsidR="00B20DA2">
        <w:rPr>
          <w:rFonts w:ascii="Times New Roman" w:hAnsi="Times New Roman" w:cs="Times New Roman"/>
          <w:color w:val="000000" w:themeColor="text1"/>
        </w:rPr>
        <w:t>bels</w:t>
      </w:r>
      <w:r w:rsidR="00630AA2">
        <w:rPr>
          <w:rFonts w:ascii="Times New Roman" w:hAnsi="Times New Roman" w:cs="Times New Roman"/>
          <w:color w:val="000000" w:themeColor="text1"/>
        </w:rPr>
        <w:t>,</w:t>
      </w:r>
      <w:r w:rsidR="00D82ED4">
        <w:rPr>
          <w:rFonts w:ascii="Times New Roman" w:hAnsi="Times New Roman" w:cs="Times New Roman"/>
          <w:color w:val="000000" w:themeColor="text1"/>
        </w:rPr>
        <w:t xml:space="preserve"> whereas</w:t>
      </w:r>
      <w:r w:rsidR="00630AA2">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(e)</w:t>
      </w:r>
      <w:r w:rsidR="00630AA2">
        <w:rPr>
          <w:rFonts w:ascii="Times New Roman" w:hAnsi="Times New Roman" w:cs="Times New Roman"/>
          <w:color w:val="000000" w:themeColor="text1"/>
        </w:rPr>
        <w:t xml:space="preserve"> and</w:t>
      </w:r>
      <w:r w:rsidRPr="00A642AD">
        <w:rPr>
          <w:rFonts w:ascii="Times New Roman" w:hAnsi="Times New Roman" w:cs="Times New Roman"/>
          <w:color w:val="000000" w:themeColor="text1"/>
        </w:rPr>
        <w:t xml:space="preserve"> (f) </w:t>
      </w:r>
      <w:r w:rsidR="00630AA2">
        <w:rPr>
          <w:rFonts w:ascii="Times New Roman" w:hAnsi="Times New Roman" w:cs="Times New Roman"/>
          <w:color w:val="000000" w:themeColor="text1"/>
        </w:rPr>
        <w:t>are</w:t>
      </w:r>
      <w:r w:rsidRPr="00A642AD">
        <w:rPr>
          <w:rFonts w:ascii="Times New Roman" w:hAnsi="Times New Roman" w:cs="Times New Roman"/>
          <w:color w:val="000000" w:themeColor="text1"/>
        </w:rPr>
        <w:t xml:space="preserve"> plotted with </w:t>
      </w:r>
      <w:r w:rsidR="000D636E">
        <w:rPr>
          <w:rFonts w:ascii="Times New Roman" w:hAnsi="Times New Roman" w:cs="Times New Roman"/>
          <w:color w:val="000000" w:themeColor="text1"/>
        </w:rPr>
        <w:t xml:space="preserve">a </w:t>
      </w:r>
      <w:r w:rsidRPr="00A642AD">
        <w:rPr>
          <w:rFonts w:ascii="Times New Roman" w:hAnsi="Times New Roman" w:cs="Times New Roman"/>
          <w:color w:val="000000" w:themeColor="text1"/>
        </w:rPr>
        <w:t>20</w:t>
      </w:r>
      <w:r w:rsidR="00630AA2">
        <w:rPr>
          <w:rFonts w:ascii="Times New Roman" w:hAnsi="Times New Roman" w:cs="Times New Roman"/>
          <w:color w:val="000000" w:themeColor="text1"/>
        </w:rPr>
        <w:t xml:space="preserve"> </w:t>
      </w:r>
      <w:r w:rsidRPr="00A642AD">
        <w:rPr>
          <w:rFonts w:ascii="Times New Roman" w:hAnsi="Times New Roman" w:cs="Times New Roman"/>
          <w:color w:val="000000" w:themeColor="text1"/>
        </w:rPr>
        <w:t>mV y-axis limit to show the overall shape of the neuropathic sig</w:t>
      </w:r>
      <w:r w:rsidR="00B20DA2">
        <w:rPr>
          <w:rFonts w:ascii="Times New Roman" w:hAnsi="Times New Roman" w:cs="Times New Roman"/>
          <w:color w:val="000000" w:themeColor="text1"/>
        </w:rPr>
        <w:t>nals</w:t>
      </w:r>
      <w:r w:rsidR="00630AA2">
        <w:rPr>
          <w:rFonts w:ascii="Times New Roman" w:hAnsi="Times New Roman" w:cs="Times New Roman"/>
          <w:color w:val="000000" w:themeColor="text1"/>
        </w:rPr>
        <w:t>.</w:t>
      </w:r>
      <w:r w:rsidRPr="00A642AD">
        <w:rPr>
          <w:rFonts w:ascii="Times New Roman" w:hAnsi="Times New Roman" w:cs="Times New Roman"/>
          <w:color w:val="000000" w:themeColor="text1"/>
        </w:rPr>
        <w:t xml:space="preserve"> (c)&amp;(e) and (d)&amp;(f) are identical signals.</w:t>
      </w:r>
    </w:p>
    <w:p w14:paraId="2546D97A" w14:textId="569CA632" w:rsidR="00BF7FEA" w:rsidRPr="003A1BA0" w:rsidRDefault="00CC6B1B" w:rsidP="005E3106">
      <w:pPr>
        <w:pStyle w:val="BodyText"/>
        <w:spacing w:line="480" w:lineRule="auto"/>
        <w:ind w:firstLine="720"/>
      </w:pPr>
      <w:r>
        <w:t>Fe</w:t>
      </w:r>
      <w:r w:rsidR="00E75301">
        <w:t xml:space="preserve">ature visualization </w:t>
      </w:r>
      <w:r w:rsidR="002834DF">
        <w:t>result</w:t>
      </w:r>
      <w:r w:rsidR="000D636E">
        <w:t>s</w:t>
      </w:r>
      <w:r w:rsidR="002834DF">
        <w:t xml:space="preserve"> of </w:t>
      </w:r>
      <w:proofErr w:type="spellStart"/>
      <w:r w:rsidR="00514A50">
        <w:t>nEMGNet</w:t>
      </w:r>
      <w:proofErr w:type="spellEnd"/>
      <w:r w:rsidR="002834DF">
        <w:t xml:space="preserve"> </w:t>
      </w:r>
      <w:r w:rsidR="000D636E">
        <w:t>are</w:t>
      </w:r>
      <w:r w:rsidR="002834DF">
        <w:t xml:space="preserve"> presented in </w:t>
      </w:r>
      <w:r w:rsidR="008F718D" w:rsidRPr="00E70BAB">
        <w:fldChar w:fldCharType="begin"/>
      </w:r>
      <w:r w:rsidR="008F718D" w:rsidRPr="00E70BAB">
        <w:instrText xml:space="preserve"> REF _Ref81327509 \h </w:instrText>
      </w:r>
      <w:r w:rsidR="00E70BAB" w:rsidRPr="004815DE">
        <w:instrText xml:space="preserve"> \* MERGEFORMAT </w:instrText>
      </w:r>
      <w:r w:rsidR="008F718D"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7</w:t>
      </w:r>
      <w:r w:rsidR="008F718D" w:rsidRPr="00E70BAB">
        <w:fldChar w:fldCharType="end"/>
      </w:r>
      <w:r w:rsidR="008F718D" w:rsidRPr="00E70BAB">
        <w:t>.</w:t>
      </w:r>
      <w:r w:rsidR="00113B65" w:rsidRPr="00E70BAB">
        <w:t xml:space="preserve"> The bottom row of </w:t>
      </w:r>
      <w:r w:rsidR="00113B65" w:rsidRPr="00E70BAB">
        <w:fldChar w:fldCharType="begin"/>
      </w:r>
      <w:r w:rsidR="00113B65" w:rsidRPr="00E70BAB">
        <w:instrText xml:space="preserve"> REF _Ref81327509 \h </w:instrText>
      </w:r>
      <w:r w:rsidR="00E70BAB" w:rsidRPr="004815DE">
        <w:instrText xml:space="preserve"> \* MERGEFORMAT </w:instrText>
      </w:r>
      <w:r w:rsidR="00113B65"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7</w:t>
      </w:r>
      <w:r w:rsidR="00113B65" w:rsidRPr="00E70BAB">
        <w:fldChar w:fldCharType="end"/>
      </w:r>
      <w:r w:rsidR="00C40826" w:rsidRPr="00E70BAB">
        <w:t xml:space="preserve"> contains</w:t>
      </w:r>
      <w:r w:rsidR="00113B65" w:rsidRPr="00E70BAB">
        <w:t xml:space="preserve"> the signal </w:t>
      </w:r>
      <w:r w:rsidR="000D0742" w:rsidRPr="00E70BAB">
        <w:t>segment</w:t>
      </w:r>
      <w:r w:rsidR="00113B65" w:rsidRPr="00E70BAB">
        <w:t xml:space="preserve">s </w:t>
      </w:r>
      <w:r w:rsidRPr="00E70BAB">
        <w:t xml:space="preserve">generated through feature visualization, </w:t>
      </w:r>
      <w:r w:rsidR="00113B65" w:rsidRPr="00E70BAB">
        <w:t xml:space="preserve">which the </w:t>
      </w:r>
      <w:proofErr w:type="spellStart"/>
      <w:r w:rsidR="00514A50" w:rsidRPr="00E70BAB">
        <w:t>nEMGNet</w:t>
      </w:r>
      <w:proofErr w:type="spellEnd"/>
      <w:r w:rsidR="00113B65" w:rsidRPr="00E70BAB">
        <w:t xml:space="preserve"> best perceives as myopathy, neuropathy, and normal.</w:t>
      </w:r>
      <w:r w:rsidR="00183A80" w:rsidRPr="00E70BAB">
        <w:t xml:space="preserve"> The maximum absolute</w:t>
      </w:r>
      <w:r w:rsidR="009860E4">
        <w:t xml:space="preserve"> </w:t>
      </w:r>
      <w:r w:rsidR="009860E4" w:rsidRPr="00E70BAB">
        <w:t>signal</w:t>
      </w:r>
      <w:r w:rsidR="00183A80" w:rsidRPr="00E70BAB">
        <w:t xml:space="preserve"> amplitude </w:t>
      </w:r>
      <w:r w:rsidR="006509A1" w:rsidRPr="00E70BAB">
        <w:t>was 1.35mV</w:t>
      </w:r>
      <w:r w:rsidR="00B226B6" w:rsidRPr="00E70BAB">
        <w:t xml:space="preserve">, </w:t>
      </w:r>
      <w:r w:rsidR="006509A1" w:rsidRPr="00E70BAB">
        <w:t>1.27mV</w:t>
      </w:r>
      <w:r w:rsidR="00B226B6" w:rsidRPr="00E70BAB">
        <w:t xml:space="preserve">, 10.50mV, 19.10mV, 3.54mV, and 4.19mV </w:t>
      </w:r>
      <w:r w:rsidR="00D04E9F" w:rsidRPr="00E70BAB">
        <w:t xml:space="preserve">from </w:t>
      </w:r>
      <w:r w:rsidR="00B226B6" w:rsidRPr="00E70BAB">
        <w:fldChar w:fldCharType="begin"/>
      </w:r>
      <w:r w:rsidR="00B226B6" w:rsidRPr="00E70BAB">
        <w:instrText xml:space="preserve"> REF _Ref81327509 \h </w:instrText>
      </w:r>
      <w:r w:rsidR="00E70BAB" w:rsidRPr="004815DE">
        <w:instrText xml:space="preserve"> \* MERGEFORMAT </w:instrText>
      </w:r>
      <w:r w:rsidR="00B226B6" w:rsidRPr="00E70BAB">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7</w:t>
      </w:r>
      <w:r w:rsidR="00B226B6" w:rsidRPr="00E70BAB">
        <w:fldChar w:fldCharType="end"/>
      </w:r>
      <w:r w:rsidR="00B226B6" w:rsidRPr="00E70BAB">
        <w:t>A, B, C</w:t>
      </w:r>
      <w:r w:rsidR="00D04E9F" w:rsidRPr="00E70BAB">
        <w:t xml:space="preserve"> (E), D (F), G, and H, respectively.</w:t>
      </w:r>
      <w:r w:rsidR="00085928" w:rsidRPr="00E70BAB">
        <w:t xml:space="preserve"> </w:t>
      </w:r>
      <w:r w:rsidR="00AD228E">
        <w:t>The a</w:t>
      </w:r>
      <w:r w:rsidR="00183A80" w:rsidRPr="00E70BAB">
        <w:t>mplitudes of the signal segments generated through feature v</w:t>
      </w:r>
      <w:r w:rsidR="00183A80">
        <w:t>isualization resemble</w:t>
      </w:r>
      <w:r w:rsidR="00183A80">
        <w:t>s</w:t>
      </w:r>
      <w:r w:rsidR="00183A80">
        <w:t xml:space="preserve"> </w:t>
      </w:r>
      <w:r w:rsidR="006C7D83">
        <w:t xml:space="preserve">those </w:t>
      </w:r>
      <w:r w:rsidR="00183A80">
        <w:t xml:space="preserve">of each corresponding real signal </w:t>
      </w:r>
      <w:r w:rsidR="000D0742">
        <w:t>segment</w:t>
      </w:r>
      <w:r w:rsidR="00183A80">
        <w:t>.</w:t>
      </w:r>
    </w:p>
    <w:p w14:paraId="36A6F6E3" w14:textId="62CF00B4" w:rsidR="00E00949" w:rsidRDefault="00706D2A" w:rsidP="00416576">
      <w:pPr>
        <w:pStyle w:val="Heading1"/>
        <w:numPr>
          <w:ilvl w:val="0"/>
          <w:numId w:val="12"/>
        </w:numPr>
      </w:pPr>
      <w:bookmarkStart w:id="36" w:name="_Ref84759949"/>
      <w:r w:rsidRPr="00706D2A">
        <w:t>Discussion</w:t>
      </w:r>
      <w:bookmarkEnd w:id="36"/>
    </w:p>
    <w:p w14:paraId="38AD6E10" w14:textId="416119E3" w:rsidR="006B3A55" w:rsidRDefault="00B9726F" w:rsidP="00DC7866">
      <w:pPr>
        <w:pStyle w:val="BodyText"/>
        <w:spacing w:line="480" w:lineRule="auto"/>
        <w:ind w:firstLine="720"/>
        <w:rPr>
          <w:szCs w:val="24"/>
        </w:rPr>
      </w:pPr>
      <w:r>
        <w:rPr>
          <w:szCs w:val="24"/>
        </w:rPr>
        <w:t xml:space="preserve">In clinical trials of </w:t>
      </w:r>
      <w:r w:rsidR="005051B6">
        <w:rPr>
          <w:szCs w:val="24"/>
        </w:rPr>
        <w:t xml:space="preserve">electrophysiologic </w:t>
      </w:r>
      <w:r>
        <w:rPr>
          <w:szCs w:val="24"/>
        </w:rPr>
        <w:t xml:space="preserve">diagnosis, the electromyographer records </w:t>
      </w:r>
      <w:proofErr w:type="spellStart"/>
      <w:r>
        <w:rPr>
          <w:szCs w:val="24"/>
        </w:rPr>
        <w:t>nEMG</w:t>
      </w:r>
      <w:proofErr w:type="spellEnd"/>
      <w:r>
        <w:rPr>
          <w:szCs w:val="24"/>
        </w:rPr>
        <w:t xml:space="preserve"> signals </w:t>
      </w:r>
      <w:r>
        <w:rPr>
          <w:szCs w:val="24"/>
        </w:rPr>
        <w:lastRenderedPageBreak/>
        <w:t xml:space="preserve">from various muscles and considers the signal characteristics </w:t>
      </w:r>
      <w:r w:rsidR="00002830">
        <w:rPr>
          <w:szCs w:val="24"/>
        </w:rPr>
        <w:t xml:space="preserve">along with </w:t>
      </w:r>
      <w:r>
        <w:rPr>
          <w:szCs w:val="24"/>
        </w:rPr>
        <w:t>muscle location</w:t>
      </w:r>
      <w:r w:rsidR="005C2754">
        <w:rPr>
          <w:szCs w:val="24"/>
        </w:rPr>
        <w:t>s</w:t>
      </w:r>
      <w:r>
        <w:rPr>
          <w:szCs w:val="24"/>
        </w:rPr>
        <w:t>. Significant information regarding the pat</w:t>
      </w:r>
      <w:r w:rsidR="00233A3A">
        <w:rPr>
          <w:szCs w:val="24"/>
        </w:rPr>
        <w:t>ient's pathology</w:t>
      </w:r>
      <w:r>
        <w:rPr>
          <w:szCs w:val="24"/>
        </w:rPr>
        <w:t xml:space="preserve"> is nested within the signals and muscle types, which </w:t>
      </w:r>
      <w:r w:rsidR="00721D9D">
        <w:rPr>
          <w:szCs w:val="24"/>
        </w:rPr>
        <w:t xml:space="preserve">must </w:t>
      </w:r>
      <w:r>
        <w:rPr>
          <w:szCs w:val="24"/>
        </w:rPr>
        <w:t xml:space="preserve">be extracted </w:t>
      </w:r>
      <w:r w:rsidR="00651006">
        <w:rPr>
          <w:szCs w:val="24"/>
        </w:rPr>
        <w:t xml:space="preserve">to </w:t>
      </w:r>
      <w:r w:rsidR="00651006">
        <w:rPr>
          <w:szCs w:val="24"/>
        </w:rPr>
        <w:t xml:space="preserve">successfully </w:t>
      </w:r>
      <w:r w:rsidR="003542C6">
        <w:rPr>
          <w:szCs w:val="24"/>
        </w:rPr>
        <w:t>predict the diagnosis label of the given subject</w:t>
      </w:r>
      <w:r w:rsidR="00651006">
        <w:rPr>
          <w:szCs w:val="24"/>
        </w:rPr>
        <w:t>.</w:t>
      </w:r>
      <w:r w:rsidR="002F0CEC">
        <w:rPr>
          <w:szCs w:val="24"/>
        </w:rPr>
        <w:t xml:space="preserve"> </w:t>
      </w:r>
      <w:r w:rsidR="00C24310">
        <w:rPr>
          <w:rFonts w:hint="eastAsia"/>
          <w:szCs w:val="24"/>
        </w:rPr>
        <w:t>Thi</w:t>
      </w:r>
      <w:r w:rsidR="00C24310">
        <w:rPr>
          <w:szCs w:val="24"/>
        </w:rPr>
        <w:t xml:space="preserve">s study proposed </w:t>
      </w:r>
      <w:proofErr w:type="spellStart"/>
      <w:r w:rsidR="00C24310">
        <w:rPr>
          <w:szCs w:val="24"/>
        </w:rPr>
        <w:t>nEMGNet</w:t>
      </w:r>
      <w:proofErr w:type="spellEnd"/>
      <w:r w:rsidR="00C24310">
        <w:rPr>
          <w:szCs w:val="24"/>
        </w:rPr>
        <w:t>, a</w:t>
      </w:r>
      <w:r w:rsidR="00D61661">
        <w:rPr>
          <w:szCs w:val="24"/>
        </w:rPr>
        <w:t xml:space="preserve"> </w:t>
      </w:r>
      <w:r w:rsidR="00B62981">
        <w:rPr>
          <w:szCs w:val="24"/>
        </w:rPr>
        <w:t>one-</w:t>
      </w:r>
      <w:r w:rsidR="00D61661">
        <w:rPr>
          <w:szCs w:val="24"/>
        </w:rPr>
        <w:t>dimensional</w:t>
      </w:r>
      <w:r w:rsidR="00C24310">
        <w:rPr>
          <w:szCs w:val="24"/>
        </w:rPr>
        <w:t xml:space="preserve"> CNN </w:t>
      </w:r>
      <w:r w:rsidR="004942C9">
        <w:rPr>
          <w:szCs w:val="24"/>
        </w:rPr>
        <w:t xml:space="preserve">suitable </w:t>
      </w:r>
      <w:r w:rsidR="00C24310">
        <w:rPr>
          <w:szCs w:val="24"/>
        </w:rPr>
        <w:t xml:space="preserve">for </w:t>
      </w:r>
      <w:proofErr w:type="spellStart"/>
      <w:r w:rsidR="00C24310">
        <w:rPr>
          <w:szCs w:val="24"/>
        </w:rPr>
        <w:t>nEMG</w:t>
      </w:r>
      <w:proofErr w:type="spellEnd"/>
      <w:r w:rsidR="00C24310">
        <w:rPr>
          <w:szCs w:val="24"/>
        </w:rPr>
        <w:t xml:space="preserve"> signal classification</w:t>
      </w:r>
      <w:r w:rsidR="00721D9D">
        <w:rPr>
          <w:szCs w:val="24"/>
        </w:rPr>
        <w:t>,</w:t>
      </w:r>
      <w:r>
        <w:rPr>
          <w:szCs w:val="24"/>
        </w:rPr>
        <w:t xml:space="preserve"> to extract features from raw signals.</w:t>
      </w:r>
      <w:r w:rsidR="00653C6C">
        <w:rPr>
          <w:szCs w:val="24"/>
        </w:rPr>
        <w:t xml:space="preserve"> Four</w:t>
      </w:r>
      <w:r>
        <w:rPr>
          <w:szCs w:val="24"/>
        </w:rPr>
        <w:t xml:space="preserve"> types of </w:t>
      </w:r>
      <w:proofErr w:type="spellStart"/>
      <w:r>
        <w:rPr>
          <w:szCs w:val="24"/>
        </w:rPr>
        <w:t>nEMGNet</w:t>
      </w:r>
      <w:proofErr w:type="spellEnd"/>
      <w:r w:rsidR="00233A3A">
        <w:rPr>
          <w:szCs w:val="24"/>
        </w:rPr>
        <w:t xml:space="preserve"> architectures</w:t>
      </w:r>
      <w:r>
        <w:rPr>
          <w:szCs w:val="24"/>
        </w:rPr>
        <w:t xml:space="preserve"> were </w:t>
      </w:r>
      <w:r w:rsidR="00874FCB">
        <w:rPr>
          <w:szCs w:val="24"/>
        </w:rPr>
        <w:t>evaluated</w:t>
      </w:r>
      <w:r>
        <w:rPr>
          <w:szCs w:val="24"/>
        </w:rPr>
        <w:t xml:space="preserve">, and </w:t>
      </w:r>
      <w:r w:rsidR="00290AC6">
        <w:rPr>
          <w:szCs w:val="24"/>
        </w:rPr>
        <w:t xml:space="preserve">the </w:t>
      </w:r>
      <w:r>
        <w:rPr>
          <w:szCs w:val="24"/>
        </w:rPr>
        <w:t xml:space="preserve">results </w:t>
      </w:r>
      <w:r w:rsidR="00721D9D">
        <w:rPr>
          <w:szCs w:val="24"/>
        </w:rPr>
        <w:t xml:space="preserve">demonstrated </w:t>
      </w:r>
      <w:r>
        <w:rPr>
          <w:szCs w:val="24"/>
        </w:rPr>
        <w:t>that</w:t>
      </w:r>
      <w:r w:rsidR="006537CB">
        <w:rPr>
          <w:szCs w:val="24"/>
        </w:rPr>
        <w:t xml:space="preserve"> </w:t>
      </w:r>
      <w:proofErr w:type="spellStart"/>
      <w:r>
        <w:rPr>
          <w:szCs w:val="24"/>
        </w:rPr>
        <w:t>nEMGNet</w:t>
      </w:r>
      <w:proofErr w:type="spellEnd"/>
      <w:r>
        <w:rPr>
          <w:szCs w:val="24"/>
        </w:rPr>
        <w:t xml:space="preserve"> </w:t>
      </w:r>
      <w:r w:rsidR="003335C0">
        <w:rPr>
          <w:szCs w:val="24"/>
        </w:rPr>
        <w:t>could</w:t>
      </w:r>
      <w:r>
        <w:rPr>
          <w:szCs w:val="24"/>
        </w:rPr>
        <w:t xml:space="preserve"> learn signal characteristics of </w:t>
      </w:r>
      <w:r w:rsidR="00D519DB">
        <w:rPr>
          <w:szCs w:val="24"/>
        </w:rPr>
        <w:t xml:space="preserve">each diagnosis label. </w:t>
      </w:r>
      <w:r w:rsidR="00EE3920">
        <w:rPr>
          <w:szCs w:val="24"/>
        </w:rPr>
        <w:t>Comparing</w:t>
      </w:r>
      <w:r w:rsidR="009B33B4">
        <w:rPr>
          <w:szCs w:val="24"/>
        </w:rPr>
        <w:t xml:space="preserve"> </w:t>
      </w:r>
      <w:proofErr w:type="spellStart"/>
      <w:r w:rsidR="009B33B4">
        <w:rPr>
          <w:szCs w:val="24"/>
        </w:rPr>
        <w:t>nEMGNet</w:t>
      </w:r>
      <w:proofErr w:type="spellEnd"/>
      <w:r w:rsidR="009B33B4">
        <w:rPr>
          <w:szCs w:val="24"/>
        </w:rPr>
        <w:t xml:space="preserve"> </w:t>
      </w:r>
      <w:r w:rsidR="00D37ABE">
        <w:rPr>
          <w:szCs w:val="24"/>
        </w:rPr>
        <w:t xml:space="preserve">with </w:t>
      </w:r>
      <w:r w:rsidR="00D27D1A">
        <w:rPr>
          <w:szCs w:val="24"/>
        </w:rPr>
        <w:t xml:space="preserve">models from </w:t>
      </w:r>
      <w:r w:rsidR="009B33B4">
        <w:rPr>
          <w:szCs w:val="24"/>
        </w:rPr>
        <w:t xml:space="preserve">previous works showed that </w:t>
      </w:r>
      <w:proofErr w:type="spellStart"/>
      <w:r w:rsidR="009B33B4">
        <w:rPr>
          <w:szCs w:val="24"/>
        </w:rPr>
        <w:t>nEMGNet</w:t>
      </w:r>
      <w:proofErr w:type="spellEnd"/>
      <w:r w:rsidR="009B33B4">
        <w:rPr>
          <w:szCs w:val="24"/>
        </w:rPr>
        <w:t xml:space="preserve"> outperform</w:t>
      </w:r>
      <w:r w:rsidR="00D27D1A">
        <w:rPr>
          <w:szCs w:val="24"/>
        </w:rPr>
        <w:t>ed</w:t>
      </w:r>
      <w:r w:rsidR="009B33B4">
        <w:rPr>
          <w:szCs w:val="24"/>
        </w:rPr>
        <w:t xml:space="preserve"> all </w:t>
      </w:r>
      <w:r w:rsidR="00D27D1A">
        <w:rPr>
          <w:szCs w:val="24"/>
        </w:rPr>
        <w:t xml:space="preserve">previous </w:t>
      </w:r>
      <w:commentRangeStart w:id="37"/>
      <w:r w:rsidR="00D27D1A">
        <w:rPr>
          <w:szCs w:val="24"/>
        </w:rPr>
        <w:t>models</w:t>
      </w:r>
      <w:commentRangeEnd w:id="37"/>
      <w:r w:rsidR="0097289B">
        <w:rPr>
          <w:rStyle w:val="CommentReference"/>
        </w:rPr>
        <w:commentReference w:id="37"/>
      </w:r>
      <w:r w:rsidR="006B3A55">
        <w:rPr>
          <w:szCs w:val="24"/>
        </w:rPr>
        <w:t>.</w:t>
      </w:r>
    </w:p>
    <w:p w14:paraId="0AD783C7" w14:textId="5B174A84" w:rsidR="007E1AE5" w:rsidRDefault="008641E2" w:rsidP="00DC7866">
      <w:pPr>
        <w:pStyle w:val="BodyText"/>
        <w:spacing w:line="480" w:lineRule="auto"/>
        <w:ind w:firstLine="720"/>
        <w:rPr>
          <w:szCs w:val="24"/>
        </w:rPr>
      </w:pPr>
      <w:r>
        <w:rPr>
          <w:szCs w:val="24"/>
        </w:rPr>
        <w:t>Additionally</w:t>
      </w:r>
      <w:r w:rsidR="00B9726F">
        <w:rPr>
          <w:szCs w:val="24"/>
        </w:rPr>
        <w:t xml:space="preserve">, the </w:t>
      </w:r>
      <w:proofErr w:type="spellStart"/>
      <w:r w:rsidR="00C24310">
        <w:rPr>
          <w:szCs w:val="24"/>
        </w:rPr>
        <w:t>DiVote</w:t>
      </w:r>
      <w:proofErr w:type="spellEnd"/>
      <w:r w:rsidR="00C24310">
        <w:rPr>
          <w:szCs w:val="24"/>
        </w:rPr>
        <w:t xml:space="preserve"> </w:t>
      </w:r>
      <w:r w:rsidR="00D3660A">
        <w:rPr>
          <w:szCs w:val="24"/>
        </w:rPr>
        <w:t>algorithm</w:t>
      </w:r>
      <w:r w:rsidR="00B9726F">
        <w:rPr>
          <w:szCs w:val="24"/>
        </w:rPr>
        <w:t xml:space="preserve"> was introduced </w:t>
      </w:r>
      <w:r w:rsidR="00C24310">
        <w:rPr>
          <w:szCs w:val="24"/>
        </w:rPr>
        <w:t>to mitigate data heterogeneity in subjects</w:t>
      </w:r>
      <w:r w:rsidR="00B9726F">
        <w:rPr>
          <w:szCs w:val="24"/>
        </w:rPr>
        <w:t xml:space="preserve"> a</w:t>
      </w:r>
      <w:r w:rsidR="006B3A55">
        <w:rPr>
          <w:szCs w:val="24"/>
        </w:rPr>
        <w:t>nd</w:t>
      </w:r>
      <w:r w:rsidR="00B9726F">
        <w:rPr>
          <w:szCs w:val="24"/>
        </w:rPr>
        <w:t xml:space="preserve"> leverage relevant information within proximal and distal muscle types</w:t>
      </w:r>
      <w:r w:rsidR="00DB1C00">
        <w:rPr>
          <w:szCs w:val="24"/>
        </w:rPr>
        <w:t>.</w:t>
      </w:r>
      <w:r w:rsidR="006E5E06">
        <w:rPr>
          <w:szCs w:val="24"/>
        </w:rPr>
        <w:t xml:space="preserve"> The</w:t>
      </w:r>
      <w:r w:rsidR="00AC77B0">
        <w:rPr>
          <w:szCs w:val="24"/>
        </w:rPr>
        <w:t xml:space="preserve"> </w:t>
      </w:r>
      <w:proofErr w:type="spellStart"/>
      <w:r w:rsidR="00AC77B0">
        <w:rPr>
          <w:szCs w:val="24"/>
        </w:rPr>
        <w:t>DiVote</w:t>
      </w:r>
      <w:proofErr w:type="spellEnd"/>
      <w:r w:rsidR="00AC77B0">
        <w:rPr>
          <w:szCs w:val="24"/>
        </w:rPr>
        <w:t xml:space="preserve"> </w:t>
      </w:r>
      <w:r w:rsidR="00D3660A">
        <w:rPr>
          <w:szCs w:val="24"/>
        </w:rPr>
        <w:t>algorithm</w:t>
      </w:r>
      <w:r w:rsidR="00AC77B0">
        <w:rPr>
          <w:szCs w:val="24"/>
        </w:rPr>
        <w:t xml:space="preserve"> </w:t>
      </w:r>
      <w:r w:rsidR="007D205A">
        <w:rPr>
          <w:szCs w:val="24"/>
        </w:rPr>
        <w:t>could</w:t>
      </w:r>
      <w:r w:rsidR="00AC77B0">
        <w:rPr>
          <w:szCs w:val="24"/>
        </w:rPr>
        <w:t xml:space="preserve"> </w:t>
      </w:r>
      <w:r w:rsidR="007E40F9">
        <w:rPr>
          <w:szCs w:val="24"/>
        </w:rPr>
        <w:t xml:space="preserve">handle data heterogeneity and </w:t>
      </w:r>
      <w:r>
        <w:rPr>
          <w:szCs w:val="24"/>
        </w:rPr>
        <w:t xml:space="preserve">adjust </w:t>
      </w:r>
      <w:r w:rsidR="007E40F9">
        <w:rPr>
          <w:szCs w:val="24"/>
        </w:rPr>
        <w:t xml:space="preserve">bias in subject features, which improved subject </w:t>
      </w:r>
      <w:r w:rsidR="00B62963">
        <w:rPr>
          <w:szCs w:val="24"/>
        </w:rPr>
        <w:t xml:space="preserve">diagnosis prediction </w:t>
      </w:r>
      <w:r w:rsidR="007E40F9">
        <w:rPr>
          <w:szCs w:val="24"/>
        </w:rPr>
        <w:t>performance</w:t>
      </w:r>
      <w:r w:rsidR="00440DA9">
        <w:rPr>
          <w:szCs w:val="24"/>
        </w:rPr>
        <w:t xml:space="preserve"> </w:t>
      </w:r>
      <w:r w:rsidR="007E40F9">
        <w:rPr>
          <w:szCs w:val="24"/>
        </w:rPr>
        <w:t>compared to</w:t>
      </w:r>
      <w:r w:rsidR="009B33B4">
        <w:rPr>
          <w:szCs w:val="24"/>
        </w:rPr>
        <w:t xml:space="preserve"> the case</w:t>
      </w:r>
      <w:r w:rsidR="007E40F9">
        <w:rPr>
          <w:szCs w:val="24"/>
        </w:rPr>
        <w:t xml:space="preserve"> </w:t>
      </w:r>
      <w:r w:rsidR="00FE65CF">
        <w:rPr>
          <w:szCs w:val="24"/>
        </w:rPr>
        <w:t xml:space="preserve">with </w:t>
      </w:r>
      <w:r w:rsidR="007E40F9">
        <w:rPr>
          <w:szCs w:val="24"/>
        </w:rPr>
        <w:t>no additional classifier.</w:t>
      </w:r>
      <w:r w:rsidR="0017572B">
        <w:rPr>
          <w:szCs w:val="24"/>
        </w:rPr>
        <w:t xml:space="preserve"> Lastly</w:t>
      </w:r>
      <w:r w:rsidR="009B33B4">
        <w:rPr>
          <w:szCs w:val="24"/>
        </w:rPr>
        <w:t>,</w:t>
      </w:r>
      <w:r w:rsidR="00350130">
        <w:rPr>
          <w:szCs w:val="24"/>
        </w:rPr>
        <w:t xml:space="preserve"> the learned features of </w:t>
      </w:r>
      <w:proofErr w:type="spellStart"/>
      <w:r w:rsidR="00350130">
        <w:rPr>
          <w:szCs w:val="24"/>
        </w:rPr>
        <w:t>nEMGNet</w:t>
      </w:r>
      <w:proofErr w:type="spellEnd"/>
      <w:r w:rsidR="00350130">
        <w:rPr>
          <w:szCs w:val="24"/>
        </w:rPr>
        <w:t xml:space="preserve"> were visualized </w:t>
      </w:r>
      <w:r w:rsidR="001B1EE9">
        <w:rPr>
          <w:szCs w:val="24"/>
        </w:rPr>
        <w:t xml:space="preserve">by applying feature visualization to a trained </w:t>
      </w:r>
      <w:proofErr w:type="spellStart"/>
      <w:r w:rsidR="001B1EE9">
        <w:rPr>
          <w:szCs w:val="24"/>
        </w:rPr>
        <w:t>nEMGNet</w:t>
      </w:r>
      <w:proofErr w:type="spellEnd"/>
      <w:r w:rsidR="001B1EE9">
        <w:rPr>
          <w:szCs w:val="24"/>
        </w:rPr>
        <w:t xml:space="preserve">, </w:t>
      </w:r>
      <w:r w:rsidR="000A7CED">
        <w:rPr>
          <w:szCs w:val="24"/>
        </w:rPr>
        <w:t xml:space="preserve">in </w:t>
      </w:r>
      <w:r w:rsidR="00350130">
        <w:rPr>
          <w:szCs w:val="24"/>
        </w:rPr>
        <w:t xml:space="preserve">which </w:t>
      </w:r>
      <w:r w:rsidR="000A7CED">
        <w:rPr>
          <w:szCs w:val="24"/>
        </w:rPr>
        <w:t xml:space="preserve">the features </w:t>
      </w:r>
      <w:r w:rsidR="00350130">
        <w:rPr>
          <w:szCs w:val="24"/>
        </w:rPr>
        <w:t xml:space="preserve">resembled </w:t>
      </w:r>
      <w:r w:rsidR="00C47C77">
        <w:rPr>
          <w:szCs w:val="24"/>
        </w:rPr>
        <w:t xml:space="preserve">the </w:t>
      </w:r>
      <w:r w:rsidR="00852BF9">
        <w:rPr>
          <w:szCs w:val="24"/>
        </w:rPr>
        <w:t>signal</w:t>
      </w:r>
      <w:r w:rsidR="00902AC9">
        <w:rPr>
          <w:szCs w:val="24"/>
        </w:rPr>
        <w:t xml:space="preserve"> segments</w:t>
      </w:r>
      <w:r w:rsidR="00852BF9">
        <w:rPr>
          <w:szCs w:val="24"/>
        </w:rPr>
        <w:t xml:space="preserve"> from </w:t>
      </w:r>
      <w:r w:rsidR="00350130">
        <w:rPr>
          <w:szCs w:val="24"/>
        </w:rPr>
        <w:t xml:space="preserve">each diagnosis </w:t>
      </w:r>
      <w:r w:rsidR="00852BF9">
        <w:rPr>
          <w:szCs w:val="24"/>
        </w:rPr>
        <w:t>label.</w:t>
      </w:r>
    </w:p>
    <w:p w14:paraId="6298DA41" w14:textId="5C1D70A9" w:rsidR="006935E6" w:rsidRPr="003A59E9" w:rsidRDefault="002E1C04" w:rsidP="00416576">
      <w:pPr>
        <w:pStyle w:val="Heading2"/>
        <w:numPr>
          <w:ilvl w:val="1"/>
          <w:numId w:val="12"/>
        </w:numPr>
      </w:pPr>
      <w:r>
        <w:t xml:space="preserve">Attributes of </w:t>
      </w:r>
      <w:proofErr w:type="spellStart"/>
      <w:r w:rsidR="006935E6">
        <w:t>nEMGNet</w:t>
      </w:r>
      <w:proofErr w:type="spellEnd"/>
    </w:p>
    <w:p w14:paraId="2FED6F93" w14:textId="1F2C2236" w:rsidR="00AC77B0" w:rsidRDefault="000E5281" w:rsidP="00DC7866">
      <w:pPr>
        <w:pStyle w:val="BodyText"/>
        <w:spacing w:line="480" w:lineRule="auto"/>
        <w:ind w:firstLine="800"/>
        <w:rPr>
          <w:rFonts w:eastAsia="Times New Roman" w:cs="Times New Roman"/>
          <w:kern w:val="0"/>
          <w:szCs w:val="24"/>
        </w:rPr>
      </w:pPr>
      <w:r w:rsidRPr="003A59E9">
        <w:rPr>
          <w:szCs w:val="24"/>
        </w:rPr>
        <w:t>Throughout the</w:t>
      </w:r>
      <w:r w:rsidR="00405F12">
        <w:rPr>
          <w:szCs w:val="24"/>
        </w:rPr>
        <w:t xml:space="preserve"> </w:t>
      </w:r>
      <w:proofErr w:type="spellStart"/>
      <w:r w:rsidR="00405F12">
        <w:rPr>
          <w:szCs w:val="24"/>
        </w:rPr>
        <w:t>DiVote</w:t>
      </w:r>
      <w:proofErr w:type="spellEnd"/>
      <w:r w:rsidR="00405F12">
        <w:rPr>
          <w:szCs w:val="24"/>
        </w:rPr>
        <w:t xml:space="preserve"> algorithm, values corresponding to normal subjects such as the </w:t>
      </w:r>
      <w:r w:rsidRPr="003A59E9">
        <w:rPr>
          <w:szCs w:val="24"/>
        </w:rPr>
        <w:t>signal</w:t>
      </w:r>
      <w:r w:rsidR="000D0742">
        <w:rPr>
          <w:szCs w:val="24"/>
        </w:rPr>
        <w:t xml:space="preserve"> segment</w:t>
      </w:r>
      <w:r w:rsidRPr="003A59E9">
        <w:rPr>
          <w:szCs w:val="24"/>
        </w:rPr>
        <w:t xml:space="preserve"> classification result</w:t>
      </w:r>
      <w:r>
        <w:rPr>
          <w:szCs w:val="24"/>
        </w:rPr>
        <w:t xml:space="preserve"> </w:t>
      </w:r>
      <w:r w:rsidRPr="003A59E9">
        <w:rPr>
          <w:szCs w:val="24"/>
        </w:rPr>
        <w:t>(</w:t>
      </w:r>
      <w:r w:rsidRPr="003A59E9">
        <w:rPr>
          <w:szCs w:val="24"/>
        </w:rPr>
        <w:fldChar w:fldCharType="begin"/>
      </w:r>
      <w:r w:rsidRPr="003A59E9">
        <w:rPr>
          <w:szCs w:val="24"/>
        </w:rPr>
        <w:instrText xml:space="preserve"> REF _Ref81232390 \h </w:instrText>
      </w:r>
      <w:r>
        <w:rPr>
          <w:szCs w:val="24"/>
        </w:rPr>
        <w:instrText xml:space="preserve"> \* MERGEFORMAT </w:instrText>
      </w:r>
      <w:r w:rsidRPr="003A59E9">
        <w:rPr>
          <w:szCs w:val="24"/>
        </w:rPr>
      </w:r>
      <w:r w:rsidRPr="003A59E9">
        <w:rPr>
          <w:szCs w:val="24"/>
        </w:rPr>
        <w:fldChar w:fldCharType="separate"/>
      </w:r>
      <w:r w:rsidR="00F8092D" w:rsidRPr="00F8092D">
        <w:rPr>
          <w:szCs w:val="24"/>
        </w:rPr>
        <w:t xml:space="preserve">Figure </w:t>
      </w:r>
      <w:r w:rsidR="00F8092D" w:rsidRPr="00F8092D">
        <w:rPr>
          <w:noProof/>
          <w:szCs w:val="24"/>
        </w:rPr>
        <w:t>5</w:t>
      </w:r>
      <w:r w:rsidRPr="003A59E9">
        <w:rPr>
          <w:szCs w:val="24"/>
        </w:rPr>
        <w:fldChar w:fldCharType="end"/>
      </w:r>
      <w:r w:rsidRPr="003A59E9">
        <w:rPr>
          <w:szCs w:val="24"/>
        </w:rPr>
        <w:t>), muscle signal prediction scores</w:t>
      </w:r>
      <w:r>
        <w:rPr>
          <w:szCs w:val="24"/>
        </w:rPr>
        <w:t xml:space="preserve"> </w:t>
      </w:r>
      <w:r w:rsidRPr="003A59E9">
        <w:rPr>
          <w:szCs w:val="24"/>
        </w:rPr>
        <w:t>(</w:t>
      </w:r>
      <w:r w:rsidRPr="003A59E9">
        <w:rPr>
          <w:szCs w:val="24"/>
        </w:rPr>
        <w:fldChar w:fldCharType="begin"/>
      </w:r>
      <w:r w:rsidRPr="003A59E9">
        <w:rPr>
          <w:szCs w:val="24"/>
        </w:rPr>
        <w:instrText xml:space="preserve"> REF _Ref81244971 \h </w:instrText>
      </w:r>
      <w:r>
        <w:rPr>
          <w:szCs w:val="24"/>
        </w:rPr>
        <w:instrText xml:space="preserve"> \* MERGEFORMAT </w:instrText>
      </w:r>
      <w:r w:rsidRPr="003A59E9">
        <w:rPr>
          <w:szCs w:val="24"/>
        </w:rPr>
      </w:r>
      <w:r w:rsidRPr="003A59E9">
        <w:rPr>
          <w:szCs w:val="24"/>
        </w:rPr>
        <w:fldChar w:fldCharType="separate"/>
      </w:r>
      <w:r w:rsidR="00F8092D" w:rsidRPr="00F8092D">
        <w:rPr>
          <w:szCs w:val="24"/>
        </w:rPr>
        <w:t xml:space="preserve">Figure </w:t>
      </w:r>
      <w:r w:rsidR="00F8092D" w:rsidRPr="00F8092D">
        <w:rPr>
          <w:noProof/>
          <w:szCs w:val="24"/>
        </w:rPr>
        <w:t>6</w:t>
      </w:r>
      <w:r w:rsidRPr="003A59E9">
        <w:rPr>
          <w:szCs w:val="24"/>
        </w:rPr>
        <w:fldChar w:fldCharType="end"/>
      </w:r>
      <w:r w:rsidRPr="003A59E9">
        <w:rPr>
          <w:szCs w:val="24"/>
        </w:rPr>
        <w:t>A)</w:t>
      </w:r>
      <w:r w:rsidR="00806187">
        <w:rPr>
          <w:szCs w:val="24"/>
        </w:rPr>
        <w:t>,</w:t>
      </w:r>
      <w:r w:rsidRPr="003A59E9">
        <w:rPr>
          <w:szCs w:val="24"/>
        </w:rPr>
        <w:t xml:space="preserve"> </w:t>
      </w:r>
      <w:r w:rsidR="001C4853">
        <w:rPr>
          <w:szCs w:val="24"/>
        </w:rPr>
        <w:t xml:space="preserve">and </w:t>
      </w:r>
      <w:r w:rsidR="00DD6131">
        <w:rPr>
          <w:szCs w:val="24"/>
        </w:rPr>
        <w:t xml:space="preserve">soft voted </w:t>
      </w:r>
      <w:r w:rsidRPr="003A59E9">
        <w:rPr>
          <w:szCs w:val="24"/>
        </w:rPr>
        <w:t>subject features</w:t>
      </w:r>
      <w:r>
        <w:rPr>
          <w:szCs w:val="24"/>
        </w:rPr>
        <w:t xml:space="preserve"> </w:t>
      </w:r>
      <w:r w:rsidRPr="003A59E9">
        <w:rPr>
          <w:szCs w:val="24"/>
        </w:rPr>
        <w:t>(</w:t>
      </w:r>
      <w:r w:rsidRPr="003A59E9">
        <w:rPr>
          <w:szCs w:val="24"/>
        </w:rPr>
        <w:fldChar w:fldCharType="begin"/>
      </w:r>
      <w:r w:rsidRPr="003A59E9">
        <w:rPr>
          <w:szCs w:val="24"/>
        </w:rPr>
        <w:instrText xml:space="preserve"> REF _Ref81244971 \h </w:instrText>
      </w:r>
      <w:r>
        <w:rPr>
          <w:szCs w:val="24"/>
        </w:rPr>
        <w:instrText xml:space="preserve"> \* MERGEFORMAT </w:instrText>
      </w:r>
      <w:r w:rsidRPr="003A59E9">
        <w:rPr>
          <w:szCs w:val="24"/>
        </w:rPr>
      </w:r>
      <w:r w:rsidRPr="003A59E9">
        <w:rPr>
          <w:szCs w:val="24"/>
        </w:rPr>
        <w:fldChar w:fldCharType="separate"/>
      </w:r>
      <w:r w:rsidR="00F8092D" w:rsidRPr="00F8092D">
        <w:rPr>
          <w:szCs w:val="24"/>
        </w:rPr>
        <w:t xml:space="preserve">Figure </w:t>
      </w:r>
      <w:r w:rsidR="00F8092D" w:rsidRPr="00F8092D">
        <w:rPr>
          <w:noProof/>
          <w:szCs w:val="24"/>
        </w:rPr>
        <w:t>6</w:t>
      </w:r>
      <w:r w:rsidRPr="003A59E9">
        <w:rPr>
          <w:szCs w:val="24"/>
        </w:rPr>
        <w:fldChar w:fldCharType="end"/>
      </w:r>
      <w:r w:rsidRPr="003A59E9">
        <w:rPr>
          <w:szCs w:val="24"/>
        </w:rPr>
        <w:t>B)</w:t>
      </w:r>
      <w:r w:rsidR="00DD6131">
        <w:rPr>
          <w:szCs w:val="24"/>
        </w:rPr>
        <w:t xml:space="preserve"> </w:t>
      </w:r>
      <w:r w:rsidR="00E26913">
        <w:rPr>
          <w:szCs w:val="24"/>
        </w:rPr>
        <w:t xml:space="preserve">were inclined </w:t>
      </w:r>
      <w:r w:rsidRPr="003A59E9">
        <w:rPr>
          <w:szCs w:val="24"/>
        </w:rPr>
        <w:t xml:space="preserve">to have </w:t>
      </w:r>
      <w:r w:rsidR="00E16A03">
        <w:rPr>
          <w:szCs w:val="24"/>
        </w:rPr>
        <w:t>impartial</w:t>
      </w:r>
      <w:r w:rsidR="008234E1" w:rsidRPr="003A59E9">
        <w:rPr>
          <w:szCs w:val="24"/>
        </w:rPr>
        <w:t xml:space="preserve"> </w:t>
      </w:r>
      <w:r w:rsidRPr="003A59E9">
        <w:rPr>
          <w:szCs w:val="24"/>
        </w:rPr>
        <w:t xml:space="preserve">prediction </w:t>
      </w:r>
      <w:r w:rsidR="005346AD">
        <w:rPr>
          <w:szCs w:val="24"/>
        </w:rPr>
        <w:t>results</w:t>
      </w:r>
      <w:r w:rsidRPr="003A59E9">
        <w:rPr>
          <w:szCs w:val="24"/>
        </w:rPr>
        <w:t xml:space="preserve">. </w:t>
      </w:r>
      <w:r w:rsidR="009925DA">
        <w:rPr>
          <w:szCs w:val="24"/>
        </w:rPr>
        <w:t>Likewise</w:t>
      </w:r>
      <w:r w:rsidRPr="003A59E9">
        <w:rPr>
          <w:szCs w:val="24"/>
        </w:rPr>
        <w:t xml:space="preserve">, it </w:t>
      </w:r>
      <w:r w:rsidR="00B9490F">
        <w:rPr>
          <w:szCs w:val="24"/>
        </w:rPr>
        <w:t>was</w:t>
      </w:r>
      <w:r w:rsidRPr="003A59E9">
        <w:rPr>
          <w:szCs w:val="24"/>
        </w:rPr>
        <w:t xml:space="preserve"> </w:t>
      </w:r>
      <w:r w:rsidR="009832BE">
        <w:rPr>
          <w:szCs w:val="24"/>
        </w:rPr>
        <w:t xml:space="preserve">observed </w:t>
      </w:r>
      <w:r w:rsidRPr="003A59E9">
        <w:rPr>
          <w:szCs w:val="24"/>
        </w:rPr>
        <w:t xml:space="preserve">from filtered signal </w:t>
      </w:r>
      <w:r w:rsidR="000D0742">
        <w:rPr>
          <w:szCs w:val="24"/>
        </w:rPr>
        <w:t>segment</w:t>
      </w:r>
      <w:r w:rsidRPr="003A59E9">
        <w:rPr>
          <w:szCs w:val="24"/>
        </w:rPr>
        <w:t>s (</w:t>
      </w:r>
      <w:r w:rsidRPr="003A59E9">
        <w:rPr>
          <w:szCs w:val="24"/>
        </w:rPr>
        <w:fldChar w:fldCharType="begin"/>
      </w:r>
      <w:r w:rsidRPr="003A59E9">
        <w:rPr>
          <w:szCs w:val="24"/>
        </w:rPr>
        <w:instrText xml:space="preserve"> REF _Ref81234784 \h </w:instrText>
      </w:r>
      <w:r>
        <w:rPr>
          <w:szCs w:val="24"/>
        </w:rPr>
        <w:instrText xml:space="preserve"> \* MERGEFORMAT </w:instrText>
      </w:r>
      <w:r w:rsidRPr="003A59E9">
        <w:rPr>
          <w:szCs w:val="24"/>
        </w:rPr>
      </w:r>
      <w:r w:rsidRPr="003A59E9">
        <w:rPr>
          <w:szCs w:val="24"/>
        </w:rPr>
        <w:fldChar w:fldCharType="separate"/>
      </w:r>
      <w:r w:rsidR="00F8092D" w:rsidRPr="00F8092D">
        <w:rPr>
          <w:szCs w:val="24"/>
        </w:rPr>
        <w:t xml:space="preserve">Figure </w:t>
      </w:r>
      <w:r w:rsidR="00F8092D" w:rsidRPr="00F8092D">
        <w:rPr>
          <w:noProof/>
          <w:szCs w:val="24"/>
        </w:rPr>
        <w:t>4</w:t>
      </w:r>
      <w:r w:rsidRPr="003A59E9">
        <w:rPr>
          <w:szCs w:val="24"/>
        </w:rPr>
        <w:fldChar w:fldCharType="end"/>
      </w:r>
      <w:r w:rsidR="00F9667E">
        <w:rPr>
          <w:szCs w:val="24"/>
        </w:rPr>
        <w:t>F</w:t>
      </w:r>
      <w:r w:rsidRPr="003A59E9">
        <w:rPr>
          <w:szCs w:val="24"/>
        </w:rPr>
        <w:t xml:space="preserve">) that normal signals </w:t>
      </w:r>
      <w:r w:rsidR="008465FF">
        <w:rPr>
          <w:szCs w:val="24"/>
        </w:rPr>
        <w:t xml:space="preserve">lie </w:t>
      </w:r>
      <w:r w:rsidRPr="003A59E9">
        <w:rPr>
          <w:szCs w:val="24"/>
        </w:rPr>
        <w:t>between myopathic and neuropathic signals in latent space</w:t>
      </w:r>
      <w:r w:rsidR="00F9667E">
        <w:rPr>
          <w:szCs w:val="24"/>
        </w:rPr>
        <w:t>,</w:t>
      </w:r>
      <w:r w:rsidR="00F9667E">
        <w:rPr>
          <w:szCs w:val="24"/>
        </w:rPr>
        <w:t xml:space="preserve"> and that the latent features are not distinctly clustered </w:t>
      </w:r>
      <w:r w:rsidR="008465FF">
        <w:rPr>
          <w:szCs w:val="24"/>
        </w:rPr>
        <w:t xml:space="preserve">for each </w:t>
      </w:r>
      <w:r w:rsidR="00F9667E">
        <w:rPr>
          <w:szCs w:val="24"/>
        </w:rPr>
        <w:t>diagnosis label</w:t>
      </w:r>
      <w:r w:rsidRPr="003A59E9">
        <w:rPr>
          <w:szCs w:val="24"/>
        </w:rPr>
        <w:t>.</w:t>
      </w:r>
      <w:r w:rsidR="00F9667E">
        <w:rPr>
          <w:szCs w:val="24"/>
        </w:rPr>
        <w:t xml:space="preserve"> </w:t>
      </w:r>
      <w:r w:rsidRPr="003A59E9">
        <w:rPr>
          <w:szCs w:val="24"/>
        </w:rPr>
        <w:t xml:space="preserve">This </w:t>
      </w:r>
      <w:r w:rsidR="008465FF">
        <w:rPr>
          <w:szCs w:val="24"/>
        </w:rPr>
        <w:t xml:space="preserve">is attributed to </w:t>
      </w:r>
      <w:r w:rsidR="002A30AA">
        <w:rPr>
          <w:szCs w:val="24"/>
        </w:rPr>
        <w:t>normal signal segments having</w:t>
      </w:r>
      <w:r w:rsidR="008465FF">
        <w:rPr>
          <w:szCs w:val="24"/>
        </w:rPr>
        <w:t xml:space="preserve"> </w:t>
      </w:r>
      <w:r w:rsidRPr="003A59E9">
        <w:rPr>
          <w:szCs w:val="24"/>
        </w:rPr>
        <w:t xml:space="preserve">similar latent features with myopathic and neuropathic signals. </w:t>
      </w:r>
      <w:r w:rsidR="00912D91">
        <w:rPr>
          <w:szCs w:val="24"/>
        </w:rPr>
        <w:t>Some signals labeled as myopathy or neuropathy exhibit signal characteristics of normal muscles since not all muscles from myopathic or neuropathic subjects show typical pathologic signal characteristics.</w:t>
      </w:r>
      <w:r w:rsidR="00FB108A">
        <w:rPr>
          <w:szCs w:val="24"/>
        </w:rPr>
        <w:t xml:space="preserve"> </w:t>
      </w:r>
      <w:r w:rsidR="00912D91">
        <w:rPr>
          <w:rFonts w:eastAsia="Times New Roman" w:cs="Times New Roman"/>
          <w:kern w:val="0"/>
          <w:szCs w:val="24"/>
        </w:rPr>
        <w:t>Consequently</w:t>
      </w:r>
      <w:r w:rsidR="00131463">
        <w:rPr>
          <w:rFonts w:eastAsia="Times New Roman" w:cs="Times New Roman"/>
          <w:kern w:val="0"/>
          <w:szCs w:val="24"/>
        </w:rPr>
        <w:t>,</w:t>
      </w:r>
      <w:r w:rsidRPr="003A59E9">
        <w:rPr>
          <w:rFonts w:eastAsia="Times New Roman" w:cs="Times New Roman"/>
          <w:kern w:val="0"/>
          <w:szCs w:val="24"/>
        </w:rPr>
        <w:t xml:space="preserve"> signal </w:t>
      </w:r>
      <w:r w:rsidR="000D0742">
        <w:rPr>
          <w:rFonts w:eastAsia="Times New Roman" w:cs="Times New Roman"/>
          <w:kern w:val="0"/>
          <w:szCs w:val="24"/>
        </w:rPr>
        <w:t>segment</w:t>
      </w:r>
      <w:r w:rsidRPr="003A59E9">
        <w:rPr>
          <w:rFonts w:eastAsia="Times New Roman" w:cs="Times New Roman"/>
          <w:kern w:val="0"/>
          <w:szCs w:val="24"/>
        </w:rPr>
        <w:t>s labeled as myopathy or neuropathy contain signal characteristics of normal subjects</w:t>
      </w:r>
      <w:r w:rsidR="002B3B0D">
        <w:rPr>
          <w:rFonts w:eastAsia="Times New Roman" w:cs="Times New Roman"/>
          <w:kern w:val="0"/>
          <w:szCs w:val="24"/>
        </w:rPr>
        <w:t xml:space="preserve">, while </w:t>
      </w:r>
      <w:r w:rsidRPr="003A59E9">
        <w:rPr>
          <w:rFonts w:eastAsia="Times New Roman" w:cs="Times New Roman"/>
          <w:kern w:val="0"/>
          <w:szCs w:val="24"/>
        </w:rPr>
        <w:t xml:space="preserve">signals from normal subjects do </w:t>
      </w:r>
      <w:r w:rsidRPr="003A59E9">
        <w:rPr>
          <w:rFonts w:eastAsia="Times New Roman" w:cs="Times New Roman"/>
          <w:kern w:val="0"/>
          <w:szCs w:val="24"/>
        </w:rPr>
        <w:lastRenderedPageBreak/>
        <w:t xml:space="preserve">not contain any features </w:t>
      </w:r>
      <w:r w:rsidR="000A497B">
        <w:rPr>
          <w:rFonts w:eastAsia="Times New Roman" w:cs="Times New Roman"/>
          <w:kern w:val="0"/>
          <w:szCs w:val="24"/>
        </w:rPr>
        <w:t>which</w:t>
      </w:r>
      <w:r w:rsidR="000A497B" w:rsidRPr="003A59E9">
        <w:rPr>
          <w:rFonts w:eastAsia="Times New Roman" w:cs="Times New Roman"/>
          <w:kern w:val="0"/>
          <w:szCs w:val="24"/>
        </w:rPr>
        <w:t xml:space="preserve"> </w:t>
      </w:r>
      <w:r w:rsidRPr="003A59E9">
        <w:rPr>
          <w:rFonts w:eastAsia="Times New Roman" w:cs="Times New Roman"/>
          <w:kern w:val="0"/>
          <w:szCs w:val="24"/>
        </w:rPr>
        <w:t>indicate myopathy or neuropathy.</w:t>
      </w:r>
      <w:r w:rsidR="00AC77B0">
        <w:rPr>
          <w:rFonts w:eastAsia="Times New Roman" w:cs="Times New Roman"/>
          <w:kern w:val="0"/>
          <w:szCs w:val="24"/>
        </w:rPr>
        <w:t xml:space="preserve"> </w:t>
      </w:r>
    </w:p>
    <w:p w14:paraId="0CC83AD5" w14:textId="1C0F5CDC" w:rsidR="00490886" w:rsidRDefault="00131463" w:rsidP="00B73B01">
      <w:pPr>
        <w:pStyle w:val="BodyText"/>
        <w:spacing w:line="480" w:lineRule="auto"/>
        <w:ind w:firstLine="800"/>
        <w:rPr>
          <w:szCs w:val="24"/>
        </w:rPr>
      </w:pPr>
      <w:r>
        <w:rPr>
          <w:rFonts w:eastAsia="Times New Roman" w:cs="Times New Roman"/>
          <w:kern w:val="0"/>
          <w:szCs w:val="24"/>
        </w:rPr>
        <w:t>This</w:t>
      </w:r>
      <w:r w:rsidR="0090132A">
        <w:rPr>
          <w:rFonts w:eastAsia="Times New Roman" w:cs="Times New Roman"/>
          <w:kern w:val="0"/>
          <w:szCs w:val="24"/>
        </w:rPr>
        <w:t xml:space="preserve"> imbalance in feature distribution among different labels</w:t>
      </w:r>
      <w:r>
        <w:rPr>
          <w:rFonts w:eastAsia="Times New Roman" w:cs="Times New Roman"/>
          <w:kern w:val="0"/>
          <w:szCs w:val="24"/>
        </w:rPr>
        <w:t xml:space="preserve"> </w:t>
      </w:r>
      <w:r w:rsidR="009734B7">
        <w:rPr>
          <w:rFonts w:eastAsia="Times New Roman" w:cs="Times New Roman"/>
          <w:kern w:val="0"/>
          <w:szCs w:val="24"/>
        </w:rPr>
        <w:t>cause</w:t>
      </w:r>
      <w:r w:rsidR="004F4A96">
        <w:rPr>
          <w:rFonts w:eastAsia="Times New Roman" w:cs="Times New Roman"/>
          <w:kern w:val="0"/>
          <w:szCs w:val="24"/>
        </w:rPr>
        <w:t>d</w:t>
      </w:r>
      <w:r w:rsidR="009734B7">
        <w:rPr>
          <w:rFonts w:eastAsia="Times New Roman" w:cs="Times New Roman"/>
          <w:kern w:val="0"/>
          <w:szCs w:val="24"/>
        </w:rPr>
        <w:t xml:space="preserve"> </w:t>
      </w:r>
      <w:r w:rsidR="00490886">
        <w:rPr>
          <w:rFonts w:eastAsia="Times New Roman" w:cs="Times New Roman"/>
          <w:kern w:val="0"/>
          <w:szCs w:val="24"/>
        </w:rPr>
        <w:t>the</w:t>
      </w:r>
      <w:r w:rsidR="000E5281" w:rsidRPr="003A59E9">
        <w:rPr>
          <w:rFonts w:eastAsia="Times New Roman" w:cs="Times New Roman"/>
          <w:kern w:val="0"/>
          <w:szCs w:val="24"/>
        </w:rPr>
        <w:t xml:space="preserve"> </w:t>
      </w:r>
      <w:proofErr w:type="spellStart"/>
      <w:r w:rsidR="000E5281">
        <w:rPr>
          <w:rFonts w:eastAsia="Times New Roman" w:cs="Times New Roman"/>
          <w:kern w:val="0"/>
          <w:szCs w:val="24"/>
        </w:rPr>
        <w:t>nEMGNet</w:t>
      </w:r>
      <w:proofErr w:type="spellEnd"/>
      <w:r w:rsidR="000E5281" w:rsidRPr="003A59E9">
        <w:rPr>
          <w:rFonts w:eastAsia="Times New Roman" w:cs="Times New Roman"/>
          <w:kern w:val="0"/>
          <w:szCs w:val="24"/>
        </w:rPr>
        <w:t xml:space="preserve"> to classify normal signals more ambiguous</w:t>
      </w:r>
      <w:r w:rsidR="00BD0F24">
        <w:rPr>
          <w:rFonts w:eastAsia="Times New Roman" w:cs="Times New Roman"/>
          <w:kern w:val="0"/>
          <w:szCs w:val="24"/>
        </w:rPr>
        <w:t>ly</w:t>
      </w:r>
      <w:r w:rsidR="000E5281" w:rsidRPr="003A59E9">
        <w:rPr>
          <w:rFonts w:eastAsia="Times New Roman" w:cs="Times New Roman"/>
          <w:kern w:val="0"/>
          <w:szCs w:val="24"/>
        </w:rPr>
        <w:t xml:space="preserve"> than other labels,</w:t>
      </w:r>
      <w:r w:rsidR="00490886">
        <w:rPr>
          <w:rFonts w:eastAsia="Times New Roman" w:cs="Times New Roman"/>
          <w:kern w:val="0"/>
          <w:szCs w:val="24"/>
        </w:rPr>
        <w:t xml:space="preserve"> as it was trained to classify normal features as myopathy and neuropathy</w:t>
      </w:r>
      <w:r w:rsidR="00490886">
        <w:rPr>
          <w:rFonts w:eastAsia="Times New Roman" w:cs="Times New Roman"/>
          <w:kern w:val="0"/>
          <w:szCs w:val="24"/>
        </w:rPr>
        <w:t xml:space="preserve"> as well</w:t>
      </w:r>
      <w:r w:rsidR="000E5281" w:rsidRPr="003A59E9">
        <w:rPr>
          <w:rFonts w:eastAsia="Times New Roman" w:cs="Times New Roman"/>
          <w:kern w:val="0"/>
          <w:szCs w:val="24"/>
        </w:rPr>
        <w:t xml:space="preserve">. Additionally, </w:t>
      </w:r>
      <w:r w:rsidR="000E5281" w:rsidRPr="003A59E9">
        <w:rPr>
          <w:szCs w:val="24"/>
        </w:rPr>
        <w:t xml:space="preserve">the </w:t>
      </w:r>
      <w:r w:rsidR="002A30AA">
        <w:rPr>
          <w:szCs w:val="24"/>
        </w:rPr>
        <w:t>signal amplitude</w:t>
      </w:r>
      <w:r w:rsidR="000E5281" w:rsidRPr="003A59E9">
        <w:rPr>
          <w:szCs w:val="24"/>
        </w:rPr>
        <w:t xml:space="preserve"> is the largest for neuropathic signals, medium for normal signals, and smallest for myopath</w:t>
      </w:r>
      <w:r w:rsidR="00351C2E">
        <w:rPr>
          <w:szCs w:val="24"/>
        </w:rPr>
        <w:t>ic</w:t>
      </w:r>
      <w:r w:rsidR="000E5281" w:rsidRPr="003A59E9">
        <w:rPr>
          <w:szCs w:val="24"/>
        </w:rPr>
        <w:t xml:space="preserve"> signals</w:t>
      </w:r>
      <w:r w:rsidR="00EA1715">
        <w:rPr>
          <w:szCs w:val="24"/>
        </w:rPr>
        <w:t>,</w:t>
      </w:r>
      <w:r w:rsidR="000E5281" w:rsidRPr="003A59E9">
        <w:rPr>
          <w:szCs w:val="24"/>
        </w:rPr>
        <w:t xml:space="preserve"> which </w:t>
      </w:r>
      <w:r w:rsidR="00EA1715">
        <w:rPr>
          <w:szCs w:val="24"/>
        </w:rPr>
        <w:t xml:space="preserve">could </w:t>
      </w:r>
      <w:r w:rsidR="000E5281" w:rsidRPr="003A59E9">
        <w:rPr>
          <w:szCs w:val="24"/>
        </w:rPr>
        <w:t>also induce intermediate prediction scores of normal signals.</w:t>
      </w:r>
      <w:r w:rsidR="001B21BD">
        <w:rPr>
          <w:szCs w:val="24"/>
        </w:rPr>
        <w:t xml:space="preserve"> </w:t>
      </w:r>
      <w:r w:rsidR="00D853AE">
        <w:rPr>
          <w:szCs w:val="24"/>
        </w:rPr>
        <w:t xml:space="preserve">Furthermore, </w:t>
      </w:r>
      <w:r w:rsidR="00C04F04">
        <w:rPr>
          <w:szCs w:val="24"/>
        </w:rPr>
        <w:t xml:space="preserve">the </w:t>
      </w:r>
      <w:r w:rsidR="0038410B">
        <w:rPr>
          <w:szCs w:val="24"/>
        </w:rPr>
        <w:t xml:space="preserve">signal segment classification performance </w:t>
      </w:r>
      <w:r w:rsidR="00060D11">
        <w:rPr>
          <w:szCs w:val="24"/>
        </w:rPr>
        <w:t xml:space="preserve">was </w:t>
      </w:r>
      <w:r w:rsidR="0038410B">
        <w:rPr>
          <w:szCs w:val="24"/>
        </w:rPr>
        <w:t xml:space="preserve">evaluated </w:t>
      </w:r>
      <w:r w:rsidR="00F9667E">
        <w:rPr>
          <w:szCs w:val="24"/>
        </w:rPr>
        <w:t xml:space="preserve">using </w:t>
      </w:r>
      <w:r w:rsidR="0038410B">
        <w:rPr>
          <w:szCs w:val="24"/>
        </w:rPr>
        <w:t>the test set</w:t>
      </w:r>
      <w:r w:rsidR="002A30AA">
        <w:rPr>
          <w:szCs w:val="24"/>
        </w:rPr>
        <w:t>,</w:t>
      </w:r>
      <w:r w:rsidR="0038410B">
        <w:rPr>
          <w:szCs w:val="24"/>
        </w:rPr>
        <w:t xml:space="preserve"> </w:t>
      </w:r>
      <w:r w:rsidR="00EF73E8">
        <w:rPr>
          <w:szCs w:val="24"/>
        </w:rPr>
        <w:t xml:space="preserve">which </w:t>
      </w:r>
      <w:r w:rsidR="006B6441">
        <w:rPr>
          <w:szCs w:val="24"/>
        </w:rPr>
        <w:t>contain</w:t>
      </w:r>
      <w:r w:rsidR="00EF73E8">
        <w:rPr>
          <w:szCs w:val="24"/>
        </w:rPr>
        <w:t xml:space="preserve">s </w:t>
      </w:r>
      <w:r w:rsidR="00F9667E">
        <w:rPr>
          <w:szCs w:val="24"/>
        </w:rPr>
        <w:t xml:space="preserve">noisily labeled signal </w:t>
      </w:r>
      <w:r w:rsidR="000D0742">
        <w:rPr>
          <w:szCs w:val="24"/>
        </w:rPr>
        <w:t>segment</w:t>
      </w:r>
      <w:r w:rsidR="00F9667E">
        <w:rPr>
          <w:szCs w:val="24"/>
        </w:rPr>
        <w:t xml:space="preserve">s, </w:t>
      </w:r>
      <w:r w:rsidR="00037E78">
        <w:rPr>
          <w:szCs w:val="24"/>
        </w:rPr>
        <w:t xml:space="preserve">lowering </w:t>
      </w:r>
      <w:r w:rsidR="00D853AE">
        <w:rPr>
          <w:szCs w:val="24"/>
        </w:rPr>
        <w:t>the prediction accuracy</w:t>
      </w:r>
      <w:r w:rsidR="00D853AE">
        <w:rPr>
          <w:szCs w:val="24"/>
        </w:rPr>
        <w:t xml:space="preserve"> of signal segments</w:t>
      </w:r>
      <w:r w:rsidR="00D853AE">
        <w:rPr>
          <w:szCs w:val="24"/>
        </w:rPr>
        <w:t>. Th</w:t>
      </w:r>
      <w:r w:rsidR="00485D42">
        <w:rPr>
          <w:szCs w:val="24"/>
        </w:rPr>
        <w:t>ese</w:t>
      </w:r>
      <w:r w:rsidR="00D853AE">
        <w:rPr>
          <w:szCs w:val="24"/>
        </w:rPr>
        <w:t xml:space="preserve"> overlapping labels in terms of signal segment</w:t>
      </w:r>
      <w:r w:rsidR="0025027A">
        <w:rPr>
          <w:szCs w:val="24"/>
        </w:rPr>
        <w:t xml:space="preserve"> feature</w:t>
      </w:r>
      <w:r w:rsidR="004C5F79">
        <w:rPr>
          <w:szCs w:val="24"/>
        </w:rPr>
        <w:t>s</w:t>
      </w:r>
      <w:r w:rsidR="00D853AE">
        <w:rPr>
          <w:szCs w:val="24"/>
        </w:rPr>
        <w:t xml:space="preserve"> </w:t>
      </w:r>
      <w:r w:rsidR="007F5C99">
        <w:rPr>
          <w:szCs w:val="24"/>
        </w:rPr>
        <w:t xml:space="preserve">produced a </w:t>
      </w:r>
      <w:r w:rsidR="0025027A">
        <w:rPr>
          <w:szCs w:val="24"/>
        </w:rPr>
        <w:t xml:space="preserve">signal </w:t>
      </w:r>
      <w:r w:rsidR="00D853AE">
        <w:rPr>
          <w:szCs w:val="24"/>
        </w:rPr>
        <w:t>segment prediction accuracy</w:t>
      </w:r>
      <w:r w:rsidR="0000007F">
        <w:rPr>
          <w:szCs w:val="24"/>
        </w:rPr>
        <w:t xml:space="preserve"> of </w:t>
      </w:r>
      <w:r w:rsidR="004C5F79">
        <w:rPr>
          <w:szCs w:val="24"/>
        </w:rPr>
        <w:t xml:space="preserve">52.26% for </w:t>
      </w:r>
      <w:r w:rsidR="007D38A4">
        <w:rPr>
          <w:szCs w:val="24"/>
        </w:rPr>
        <w:t xml:space="preserve">normal </w:t>
      </w:r>
      <w:r w:rsidR="004C5F79">
        <w:rPr>
          <w:szCs w:val="24"/>
        </w:rPr>
        <w:t xml:space="preserve">signal segments </w:t>
      </w:r>
      <w:r w:rsidR="00D853AE" w:rsidRPr="00E70BAB">
        <w:rPr>
          <w:szCs w:val="24"/>
        </w:rPr>
        <w:t>(</w:t>
      </w:r>
      <w:r w:rsidR="00D853AE" w:rsidRPr="00E70BAB">
        <w:rPr>
          <w:szCs w:val="24"/>
        </w:rPr>
        <w:fldChar w:fldCharType="begin"/>
      </w:r>
      <w:r w:rsidR="00D853AE" w:rsidRPr="00E70BAB">
        <w:rPr>
          <w:szCs w:val="24"/>
        </w:rPr>
        <w:instrText xml:space="preserve"> REF _Ref81232390 \h </w:instrText>
      </w:r>
      <w:r w:rsidR="00E70BAB" w:rsidRPr="004815DE">
        <w:rPr>
          <w:szCs w:val="24"/>
        </w:rPr>
        <w:instrText xml:space="preserve"> \* MERGEFORMAT </w:instrText>
      </w:r>
      <w:r w:rsidR="00D853AE" w:rsidRPr="00E70BAB">
        <w:rPr>
          <w:szCs w:val="24"/>
        </w:rPr>
      </w:r>
      <w:r w:rsidR="00D853AE" w:rsidRPr="00E70BAB">
        <w:rPr>
          <w:szCs w:val="24"/>
        </w:rPr>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5</w:t>
      </w:r>
      <w:r w:rsidR="00D853AE" w:rsidRPr="00E70BAB">
        <w:rPr>
          <w:szCs w:val="24"/>
        </w:rPr>
        <w:fldChar w:fldCharType="end"/>
      </w:r>
      <w:r w:rsidR="00D853AE">
        <w:rPr>
          <w:szCs w:val="24"/>
        </w:rPr>
        <w:t>)</w:t>
      </w:r>
      <w:r w:rsidR="00631693">
        <w:rPr>
          <w:szCs w:val="24"/>
        </w:rPr>
        <w:t>,</w:t>
      </w:r>
      <w:r w:rsidR="00D853AE">
        <w:rPr>
          <w:szCs w:val="24"/>
        </w:rPr>
        <w:t xml:space="preserve"> which is the lowest among </w:t>
      </w:r>
      <w:r w:rsidR="004C5F79">
        <w:rPr>
          <w:szCs w:val="24"/>
        </w:rPr>
        <w:t xml:space="preserve">the </w:t>
      </w:r>
      <w:r w:rsidR="00D853AE">
        <w:rPr>
          <w:szCs w:val="24"/>
        </w:rPr>
        <w:t xml:space="preserve">three diagnosis </w:t>
      </w:r>
      <w:r w:rsidR="008B770D">
        <w:rPr>
          <w:szCs w:val="24"/>
        </w:rPr>
        <w:t>labels</w:t>
      </w:r>
      <w:r w:rsidR="00D853AE">
        <w:rPr>
          <w:szCs w:val="24"/>
        </w:rPr>
        <w:t>.</w:t>
      </w:r>
    </w:p>
    <w:p w14:paraId="7078D1E4" w14:textId="4D9923CF" w:rsidR="0038418E" w:rsidRDefault="0057055C" w:rsidP="00B73B01">
      <w:pPr>
        <w:pStyle w:val="BodyText"/>
        <w:spacing w:line="480" w:lineRule="auto"/>
        <w:ind w:firstLine="800"/>
        <w:rPr>
          <w:szCs w:val="24"/>
        </w:rPr>
      </w:pPr>
      <w:r>
        <w:rPr>
          <w:szCs w:val="24"/>
        </w:rPr>
        <w:t xml:space="preserve">Nevertheless, </w:t>
      </w:r>
      <w:r w:rsidR="00490886">
        <w:rPr>
          <w:szCs w:val="24"/>
        </w:rPr>
        <w:t>t</w:t>
      </w:r>
      <w:r w:rsidR="00F9667E">
        <w:rPr>
          <w:szCs w:val="24"/>
        </w:rPr>
        <w:t xml:space="preserve">he loss </w:t>
      </w:r>
      <w:r w:rsidR="00F85AFB">
        <w:rPr>
          <w:szCs w:val="24"/>
        </w:rPr>
        <w:t xml:space="preserve">function </w:t>
      </w:r>
      <w:r w:rsidR="00F9667E">
        <w:rPr>
          <w:szCs w:val="24"/>
        </w:rPr>
        <w:t xml:space="preserve">of </w:t>
      </w:r>
      <w:proofErr w:type="spellStart"/>
      <w:r w:rsidR="00F9667E">
        <w:rPr>
          <w:szCs w:val="24"/>
        </w:rPr>
        <w:t>nEMGNet</w:t>
      </w:r>
      <w:proofErr w:type="spellEnd"/>
      <w:r w:rsidR="00F9667E">
        <w:rPr>
          <w:szCs w:val="24"/>
        </w:rPr>
        <w:t xml:space="preserve"> </w:t>
      </w:r>
      <w:r w:rsidR="00F9667E">
        <w:rPr>
          <w:szCs w:val="24"/>
        </w:rPr>
        <w:t xml:space="preserve">converged to a value close to </w:t>
      </w:r>
      <w:r w:rsidR="00052C46">
        <w:rPr>
          <w:szCs w:val="24"/>
        </w:rPr>
        <w:t xml:space="preserve">zero </w:t>
      </w:r>
      <w:r>
        <w:rPr>
          <w:szCs w:val="24"/>
        </w:rPr>
        <w:t>during training</w:t>
      </w:r>
      <w:r w:rsidR="00F9667E">
        <w:rPr>
          <w:szCs w:val="24"/>
        </w:rPr>
        <w:t xml:space="preserve">, </w:t>
      </w:r>
      <w:r w:rsidR="00547DFC">
        <w:rPr>
          <w:szCs w:val="24"/>
        </w:rPr>
        <w:t xml:space="preserve">indicating that the model </w:t>
      </w:r>
      <w:r w:rsidR="0097289B">
        <w:rPr>
          <w:szCs w:val="24"/>
        </w:rPr>
        <w:t xml:space="preserve">was fully capable of learning </w:t>
      </w:r>
      <w:r w:rsidR="00F9667E">
        <w:rPr>
          <w:szCs w:val="24"/>
        </w:rPr>
        <w:t>features from the data.</w:t>
      </w:r>
      <w:r w:rsidR="003173A4">
        <w:rPr>
          <w:szCs w:val="24"/>
        </w:rPr>
        <w:t xml:space="preserve"> </w:t>
      </w:r>
      <w:r w:rsidR="0090646C">
        <w:rPr>
          <w:szCs w:val="24"/>
        </w:rPr>
        <w:t>Moreover</w:t>
      </w:r>
      <w:r w:rsidR="00490886">
        <w:rPr>
          <w:szCs w:val="24"/>
        </w:rPr>
        <w:t xml:space="preserve">, </w:t>
      </w:r>
      <w:r w:rsidR="003173A4" w:rsidRPr="003A59E9">
        <w:rPr>
          <w:szCs w:val="24"/>
        </w:rPr>
        <w:t xml:space="preserve">filtering the signal </w:t>
      </w:r>
      <w:r w:rsidR="000D0742">
        <w:rPr>
          <w:szCs w:val="24"/>
        </w:rPr>
        <w:t>segment</w:t>
      </w:r>
      <w:r w:rsidR="003173A4" w:rsidRPr="003A59E9">
        <w:rPr>
          <w:szCs w:val="24"/>
        </w:rPr>
        <w:t xml:space="preserve"> through deeper layers of </w:t>
      </w:r>
      <w:proofErr w:type="spellStart"/>
      <w:r w:rsidR="003173A4">
        <w:rPr>
          <w:szCs w:val="24"/>
        </w:rPr>
        <w:t>nEMGNet</w:t>
      </w:r>
      <w:proofErr w:type="spellEnd"/>
      <w:r w:rsidR="003173A4" w:rsidRPr="003A59E9">
        <w:rPr>
          <w:szCs w:val="24"/>
        </w:rPr>
        <w:t xml:space="preserve"> result</w:t>
      </w:r>
      <w:r w:rsidR="003F2345">
        <w:rPr>
          <w:szCs w:val="24"/>
        </w:rPr>
        <w:t>ed</w:t>
      </w:r>
      <w:r w:rsidR="003173A4" w:rsidRPr="003A59E9">
        <w:rPr>
          <w:szCs w:val="24"/>
        </w:rPr>
        <w:t xml:space="preserve"> in </w:t>
      </w:r>
      <w:r w:rsidR="003173A4">
        <w:rPr>
          <w:szCs w:val="24"/>
        </w:rPr>
        <w:t xml:space="preserve">distant </w:t>
      </w:r>
      <w:r w:rsidR="003173A4" w:rsidRPr="003A59E9">
        <w:rPr>
          <w:szCs w:val="24"/>
        </w:rPr>
        <w:t xml:space="preserve">groups in latent space </w:t>
      </w:r>
      <w:r w:rsidR="00490886">
        <w:rPr>
          <w:szCs w:val="24"/>
        </w:rPr>
        <w:t>(</w:t>
      </w:r>
      <w:r w:rsidR="00490886" w:rsidRPr="003A59E9">
        <w:rPr>
          <w:szCs w:val="24"/>
        </w:rPr>
        <w:fldChar w:fldCharType="begin"/>
      </w:r>
      <w:r w:rsidR="00490886" w:rsidRPr="003A59E9">
        <w:rPr>
          <w:szCs w:val="24"/>
        </w:rPr>
        <w:instrText xml:space="preserve"> REF _Ref81234784 \h </w:instrText>
      </w:r>
      <w:r w:rsidR="00490886">
        <w:rPr>
          <w:szCs w:val="24"/>
        </w:rPr>
        <w:instrText xml:space="preserve"> \* MERGEFORMAT </w:instrText>
      </w:r>
      <w:r w:rsidR="00490886" w:rsidRPr="003A59E9">
        <w:rPr>
          <w:szCs w:val="24"/>
        </w:rPr>
      </w:r>
      <w:r w:rsidR="00490886" w:rsidRPr="003A59E9">
        <w:rPr>
          <w:szCs w:val="24"/>
        </w:rPr>
        <w:fldChar w:fldCharType="separate"/>
      </w:r>
      <w:r w:rsidR="00F8092D" w:rsidRPr="00F8092D">
        <w:rPr>
          <w:szCs w:val="24"/>
        </w:rPr>
        <w:t xml:space="preserve">Figure </w:t>
      </w:r>
      <w:r w:rsidR="00F8092D" w:rsidRPr="00F8092D">
        <w:rPr>
          <w:noProof/>
          <w:szCs w:val="24"/>
        </w:rPr>
        <w:t>4</w:t>
      </w:r>
      <w:r w:rsidR="00490886" w:rsidRPr="003A59E9">
        <w:rPr>
          <w:szCs w:val="24"/>
        </w:rPr>
        <w:fldChar w:fldCharType="end"/>
      </w:r>
      <w:r w:rsidR="00490886">
        <w:rPr>
          <w:szCs w:val="24"/>
        </w:rPr>
        <w:t>)</w:t>
      </w:r>
      <w:r w:rsidR="00547DFC">
        <w:rPr>
          <w:szCs w:val="24"/>
        </w:rPr>
        <w:t>, implying</w:t>
      </w:r>
      <w:r w:rsidR="009F281A">
        <w:rPr>
          <w:szCs w:val="24"/>
        </w:rPr>
        <w:t xml:space="preserve"> </w:t>
      </w:r>
      <w:r w:rsidR="003173A4" w:rsidRPr="003A59E9">
        <w:rPr>
          <w:szCs w:val="24"/>
        </w:rPr>
        <w:t xml:space="preserve">that </w:t>
      </w:r>
      <w:proofErr w:type="spellStart"/>
      <w:r w:rsidR="003173A4">
        <w:rPr>
          <w:szCs w:val="24"/>
        </w:rPr>
        <w:t>nEMGNet</w:t>
      </w:r>
      <w:proofErr w:type="spellEnd"/>
      <w:r w:rsidR="003173A4">
        <w:rPr>
          <w:szCs w:val="24"/>
        </w:rPr>
        <w:t xml:space="preserve"> ha</w:t>
      </w:r>
      <w:r w:rsidR="00485D42">
        <w:rPr>
          <w:szCs w:val="24"/>
        </w:rPr>
        <w:t>d</w:t>
      </w:r>
      <w:r w:rsidR="003173A4">
        <w:rPr>
          <w:szCs w:val="24"/>
        </w:rPr>
        <w:t xml:space="preserve"> learned to distinguish </w:t>
      </w:r>
      <w:r w:rsidR="003173A4" w:rsidRPr="003A59E9">
        <w:rPr>
          <w:szCs w:val="24"/>
        </w:rPr>
        <w:t>signals of different diagnosis labels</w:t>
      </w:r>
      <w:r w:rsidR="003173A4">
        <w:rPr>
          <w:szCs w:val="24"/>
        </w:rPr>
        <w:t xml:space="preserve">. </w:t>
      </w:r>
      <w:r w:rsidR="00854850">
        <w:rPr>
          <w:szCs w:val="24"/>
        </w:rPr>
        <w:t>Therefore</w:t>
      </w:r>
      <w:r w:rsidR="003173A4">
        <w:rPr>
          <w:szCs w:val="24"/>
        </w:rPr>
        <w:t xml:space="preserve">, </w:t>
      </w:r>
      <w:r w:rsidR="00D45AFB">
        <w:rPr>
          <w:szCs w:val="24"/>
        </w:rPr>
        <w:t xml:space="preserve">the relatively </w:t>
      </w:r>
      <w:r>
        <w:rPr>
          <w:szCs w:val="24"/>
        </w:rPr>
        <w:t xml:space="preserve">ambiguous </w:t>
      </w:r>
      <w:r w:rsidR="00D45AFB">
        <w:rPr>
          <w:szCs w:val="24"/>
        </w:rPr>
        <w:t xml:space="preserve">signal segment accuracy </w:t>
      </w:r>
      <w:r>
        <w:rPr>
          <w:szCs w:val="24"/>
        </w:rPr>
        <w:t xml:space="preserve">of normal labels </w:t>
      </w:r>
      <w:r w:rsidR="00702238">
        <w:rPr>
          <w:szCs w:val="24"/>
        </w:rPr>
        <w:t>was</w:t>
      </w:r>
      <w:r w:rsidR="00AD3C00">
        <w:rPr>
          <w:szCs w:val="24"/>
        </w:rPr>
        <w:t xml:space="preserve"> explained </w:t>
      </w:r>
      <w:r w:rsidR="00D45AFB">
        <w:rPr>
          <w:szCs w:val="24"/>
        </w:rPr>
        <w:t xml:space="preserve">by </w:t>
      </w:r>
      <w:r w:rsidR="005024FD">
        <w:rPr>
          <w:szCs w:val="24"/>
        </w:rPr>
        <w:t>t</w:t>
      </w:r>
      <w:r w:rsidR="003D148A">
        <w:rPr>
          <w:szCs w:val="24"/>
        </w:rPr>
        <w:t>h</w:t>
      </w:r>
      <w:r w:rsidR="005024FD">
        <w:rPr>
          <w:szCs w:val="24"/>
        </w:rPr>
        <w:t xml:space="preserve">e </w:t>
      </w:r>
      <w:r w:rsidR="00D45AFB">
        <w:rPr>
          <w:szCs w:val="24"/>
        </w:rPr>
        <w:t xml:space="preserve">signal segment data with ambiguous labels </w:t>
      </w:r>
      <w:r w:rsidR="00AD3C00">
        <w:rPr>
          <w:szCs w:val="24"/>
        </w:rPr>
        <w:t>consist</w:t>
      </w:r>
      <w:r w:rsidR="005024FD">
        <w:rPr>
          <w:szCs w:val="24"/>
        </w:rPr>
        <w:t xml:space="preserve">ing of </w:t>
      </w:r>
      <w:r w:rsidR="00AD3C00">
        <w:rPr>
          <w:szCs w:val="24"/>
        </w:rPr>
        <w:t xml:space="preserve">the train </w:t>
      </w:r>
      <w:r w:rsidR="00D45AFB">
        <w:rPr>
          <w:szCs w:val="24"/>
        </w:rPr>
        <w:t>and test set</w:t>
      </w:r>
      <w:r w:rsidR="00AD3C00">
        <w:rPr>
          <w:szCs w:val="24"/>
        </w:rPr>
        <w:t xml:space="preserve">, not by the capacity of </w:t>
      </w:r>
      <w:proofErr w:type="spellStart"/>
      <w:r w:rsidR="00AD3C00">
        <w:rPr>
          <w:szCs w:val="24"/>
        </w:rPr>
        <w:t>nEMGNet</w:t>
      </w:r>
      <w:proofErr w:type="spellEnd"/>
      <w:r w:rsidR="00AD3C00">
        <w:rPr>
          <w:szCs w:val="24"/>
        </w:rPr>
        <w:t xml:space="preserve"> to learn relevant features.</w:t>
      </w:r>
      <w:r w:rsidR="0038418E">
        <w:rPr>
          <w:szCs w:val="24"/>
        </w:rPr>
        <w:t xml:space="preserve"> The signal segment prediction results </w:t>
      </w:r>
      <w:r w:rsidR="002D5E75">
        <w:rPr>
          <w:szCs w:val="24"/>
        </w:rPr>
        <w:t xml:space="preserve">were </w:t>
      </w:r>
      <w:r w:rsidR="001A2DD9">
        <w:rPr>
          <w:szCs w:val="24"/>
        </w:rPr>
        <w:t xml:space="preserve">still </w:t>
      </w:r>
      <w:r w:rsidR="0038418E">
        <w:rPr>
          <w:szCs w:val="24"/>
        </w:rPr>
        <w:t xml:space="preserve">useful </w:t>
      </w:r>
      <w:proofErr w:type="gramStart"/>
      <w:r w:rsidR="0038418E">
        <w:rPr>
          <w:szCs w:val="24"/>
        </w:rPr>
        <w:t>as long as</w:t>
      </w:r>
      <w:proofErr w:type="gramEnd"/>
      <w:r w:rsidR="0038418E">
        <w:rPr>
          <w:szCs w:val="24"/>
        </w:rPr>
        <w:t xml:space="preserve"> they </w:t>
      </w:r>
      <w:r w:rsidR="00914586">
        <w:rPr>
          <w:szCs w:val="24"/>
        </w:rPr>
        <w:t>were</w:t>
      </w:r>
      <w:r w:rsidR="0038418E">
        <w:rPr>
          <w:szCs w:val="24"/>
        </w:rPr>
        <w:t xml:space="preserve"> sufficiently divergent to generate distinct subject features</w:t>
      </w:r>
      <w:r w:rsidR="0038418E">
        <w:rPr>
          <w:szCs w:val="24"/>
        </w:rPr>
        <w:t>,</w:t>
      </w:r>
      <w:r w:rsidR="0038418E">
        <w:rPr>
          <w:szCs w:val="24"/>
        </w:rPr>
        <w:t xml:space="preserve"> since this study primarily aim</w:t>
      </w:r>
      <w:r w:rsidR="002D5E75">
        <w:rPr>
          <w:szCs w:val="24"/>
        </w:rPr>
        <w:t xml:space="preserve">ed </w:t>
      </w:r>
      <w:r w:rsidR="0038418E">
        <w:rPr>
          <w:szCs w:val="24"/>
        </w:rPr>
        <w:t>to classify the subjects instead of the signal segments.</w:t>
      </w:r>
    </w:p>
    <w:p w14:paraId="5F2491A0" w14:textId="21D84D64" w:rsidR="00F960E0" w:rsidRDefault="0041167A" w:rsidP="0041167A">
      <w:pPr>
        <w:pStyle w:val="BodyText"/>
        <w:spacing w:line="480" w:lineRule="auto"/>
        <w:ind w:firstLine="800"/>
        <w:rPr>
          <w:szCs w:val="24"/>
        </w:rPr>
      </w:pPr>
      <w:r>
        <w:rPr>
          <w:szCs w:val="24"/>
        </w:rPr>
        <w:t xml:space="preserve">Using </w:t>
      </w:r>
      <w:r w:rsidR="00952C5E">
        <w:rPr>
          <w:szCs w:val="24"/>
        </w:rPr>
        <w:t>1D-CNN</w:t>
      </w:r>
      <w:r w:rsidR="00B46F23">
        <w:rPr>
          <w:szCs w:val="24"/>
        </w:rPr>
        <w:t xml:space="preserve"> </w:t>
      </w:r>
      <w:r>
        <w:rPr>
          <w:szCs w:val="24"/>
        </w:rPr>
        <w:t xml:space="preserve">presents several advantages over image classification models in </w:t>
      </w:r>
      <w:r w:rsidR="00B3156B">
        <w:rPr>
          <w:szCs w:val="24"/>
        </w:rPr>
        <w:t>signal processing applications</w:t>
      </w:r>
      <w:r>
        <w:rPr>
          <w:szCs w:val="24"/>
        </w:rPr>
        <w:t>,</w:t>
      </w:r>
      <w:r w:rsidR="00187E63">
        <w:rPr>
          <w:szCs w:val="24"/>
        </w:rPr>
        <w:t xml:space="preserve"> as </w:t>
      </w:r>
      <w:r>
        <w:rPr>
          <w:szCs w:val="24"/>
        </w:rPr>
        <w:t xml:space="preserve">indicated by </w:t>
      </w:r>
      <w:r w:rsidR="00F960E0">
        <w:rPr>
          <w:szCs w:val="24"/>
        </w:rPr>
        <w:t>the baseline experiment results</w:t>
      </w:r>
      <w:r>
        <w:rPr>
          <w:szCs w:val="24"/>
        </w:rPr>
        <w:t>.</w:t>
      </w:r>
      <w:r w:rsidR="00B46F23">
        <w:rPr>
          <w:szCs w:val="24"/>
        </w:rPr>
        <w:t xml:space="preserve"> </w:t>
      </w:r>
      <w:r w:rsidR="00BF3EBB">
        <w:rPr>
          <w:szCs w:val="24"/>
        </w:rPr>
        <w:t xml:space="preserve">The </w:t>
      </w:r>
      <w:r w:rsidR="00B46F23">
        <w:rPr>
          <w:szCs w:val="24"/>
        </w:rPr>
        <w:t xml:space="preserve">1D-CNN </w:t>
      </w:r>
      <w:r w:rsidR="00BD75C4">
        <w:rPr>
          <w:szCs w:val="24"/>
        </w:rPr>
        <w:t xml:space="preserve">computes </w:t>
      </w:r>
      <w:r w:rsidR="00202556">
        <w:rPr>
          <w:szCs w:val="24"/>
        </w:rPr>
        <w:t xml:space="preserve">tensors and </w:t>
      </w:r>
      <w:r w:rsidR="00BD75C4">
        <w:rPr>
          <w:szCs w:val="24"/>
        </w:rPr>
        <w:t xml:space="preserve">gradients in </w:t>
      </w:r>
      <w:r w:rsidR="00C972F4">
        <w:rPr>
          <w:szCs w:val="24"/>
        </w:rPr>
        <w:t xml:space="preserve">a </w:t>
      </w:r>
      <w:r w:rsidR="00BD75C4">
        <w:rPr>
          <w:szCs w:val="24"/>
        </w:rPr>
        <w:t>one-dimensional direction</w:t>
      </w:r>
      <w:r w:rsidR="006A54C9">
        <w:rPr>
          <w:szCs w:val="24"/>
        </w:rPr>
        <w:t>,</w:t>
      </w:r>
      <w:r w:rsidR="00BD75C4">
        <w:rPr>
          <w:szCs w:val="24"/>
        </w:rPr>
        <w:t xml:space="preserve"> whereas </w:t>
      </w:r>
      <w:r w:rsidR="006A54C9">
        <w:rPr>
          <w:szCs w:val="24"/>
        </w:rPr>
        <w:t xml:space="preserve">the </w:t>
      </w:r>
      <w:r w:rsidR="00BD75C4">
        <w:rPr>
          <w:szCs w:val="24"/>
        </w:rPr>
        <w:t>image classification model</w:t>
      </w:r>
      <w:r w:rsidR="00481C51">
        <w:rPr>
          <w:szCs w:val="24"/>
        </w:rPr>
        <w:t>s</w:t>
      </w:r>
      <w:r w:rsidR="00BD75C4">
        <w:rPr>
          <w:szCs w:val="24"/>
        </w:rPr>
        <w:t xml:space="preserve"> </w:t>
      </w:r>
      <w:r w:rsidR="009F2C28">
        <w:rPr>
          <w:szCs w:val="24"/>
        </w:rPr>
        <w:t>operate</w:t>
      </w:r>
      <w:r w:rsidR="00BD75C4">
        <w:rPr>
          <w:szCs w:val="24"/>
        </w:rPr>
        <w:t xml:space="preserve"> in</w:t>
      </w:r>
      <w:r w:rsidR="00BD75C4">
        <w:rPr>
          <w:szCs w:val="24"/>
        </w:rPr>
        <w:t xml:space="preserve"> two dimensions. This </w:t>
      </w:r>
      <w:r w:rsidR="00CA032D">
        <w:rPr>
          <w:szCs w:val="24"/>
        </w:rPr>
        <w:t>significantly reduces</w:t>
      </w:r>
      <w:r w:rsidR="003D1440">
        <w:rPr>
          <w:szCs w:val="24"/>
        </w:rPr>
        <w:t xml:space="preserve"> </w:t>
      </w:r>
      <w:r w:rsidR="00BD75C4">
        <w:rPr>
          <w:szCs w:val="24"/>
        </w:rPr>
        <w:t>train</w:t>
      </w:r>
      <w:r w:rsidR="003D1440">
        <w:rPr>
          <w:szCs w:val="24"/>
        </w:rPr>
        <w:t>ing</w:t>
      </w:r>
      <w:r w:rsidR="00BD75C4">
        <w:rPr>
          <w:szCs w:val="24"/>
        </w:rPr>
        <w:t xml:space="preserve"> and inference time</w:t>
      </w:r>
      <w:r w:rsidR="006066C0">
        <w:rPr>
          <w:szCs w:val="24"/>
        </w:rPr>
        <w:t>s</w:t>
      </w:r>
      <w:r w:rsidR="003D16B2">
        <w:rPr>
          <w:szCs w:val="24"/>
        </w:rPr>
        <w:t xml:space="preserve"> </w:t>
      </w:r>
      <w:r w:rsidR="003D16B2">
        <w:rPr>
          <w:szCs w:val="24"/>
        </w:rPr>
        <w:t xml:space="preserve">under </w:t>
      </w:r>
      <w:r w:rsidR="003D16B2">
        <w:rPr>
          <w:szCs w:val="24"/>
        </w:rPr>
        <w:t>similar number of model paramete</w:t>
      </w:r>
      <w:r w:rsidR="003D16B2" w:rsidRPr="002A73A5">
        <w:rPr>
          <w:szCs w:val="24"/>
        </w:rPr>
        <w:t>rs</w:t>
      </w:r>
      <w:r w:rsidR="00187E63" w:rsidRPr="002A73A5">
        <w:rPr>
          <w:szCs w:val="24"/>
        </w:rPr>
        <w:t xml:space="preserve"> (</w:t>
      </w:r>
      <w:r w:rsidR="002A73A5" w:rsidRPr="002A73A5">
        <w:rPr>
          <w:szCs w:val="24"/>
        </w:rPr>
        <w:fldChar w:fldCharType="begin"/>
      </w:r>
      <w:r w:rsidR="002A73A5" w:rsidRPr="002A73A5">
        <w:rPr>
          <w:szCs w:val="24"/>
        </w:rPr>
        <w:instrText xml:space="preserve"> REF _Ref89782653 \h </w:instrText>
      </w:r>
      <w:r w:rsidR="002A73A5" w:rsidRPr="004815DE">
        <w:rPr>
          <w:szCs w:val="24"/>
        </w:rPr>
        <w:instrText xml:space="preserve"> \* MERGEFORMAT </w:instrText>
      </w:r>
      <w:r w:rsidR="002A73A5" w:rsidRPr="002A73A5">
        <w:rPr>
          <w:szCs w:val="24"/>
        </w:rPr>
      </w:r>
      <w:r w:rsidR="002A73A5" w:rsidRPr="002A73A5">
        <w:rPr>
          <w:szCs w:val="24"/>
        </w:rPr>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6</w:t>
      </w:r>
      <w:r w:rsidR="002A73A5" w:rsidRPr="002A73A5">
        <w:rPr>
          <w:szCs w:val="24"/>
        </w:rPr>
        <w:fldChar w:fldCharType="end"/>
      </w:r>
      <w:r w:rsidR="00187E63" w:rsidRPr="002A73A5">
        <w:rPr>
          <w:szCs w:val="24"/>
        </w:rPr>
        <w:t>)</w:t>
      </w:r>
      <w:r w:rsidR="003D16B2" w:rsidRPr="002A73A5">
        <w:rPr>
          <w:szCs w:val="24"/>
        </w:rPr>
        <w:t xml:space="preserve">. </w:t>
      </w:r>
      <w:r w:rsidR="005E0ACF" w:rsidRPr="002A73A5">
        <w:rPr>
          <w:szCs w:val="24"/>
        </w:rPr>
        <w:t xml:space="preserve">In addition, less runtime memory is consumed during training and inference </w:t>
      </w:r>
      <w:r w:rsidR="00CA032D">
        <w:rPr>
          <w:szCs w:val="24"/>
        </w:rPr>
        <w:t>since</w:t>
      </w:r>
      <w:r w:rsidR="00CA032D" w:rsidRPr="002A73A5">
        <w:rPr>
          <w:szCs w:val="24"/>
        </w:rPr>
        <w:t xml:space="preserve"> </w:t>
      </w:r>
      <w:r w:rsidR="003D16B2" w:rsidRPr="002A73A5">
        <w:rPr>
          <w:szCs w:val="24"/>
        </w:rPr>
        <w:t>gradients and hidden layer activation tensors are smaller</w:t>
      </w:r>
      <w:r w:rsidR="003A35AB">
        <w:rPr>
          <w:szCs w:val="24"/>
        </w:rPr>
        <w:t xml:space="preserve"> </w:t>
      </w:r>
      <w:r w:rsidR="001E4A1B">
        <w:rPr>
          <w:szCs w:val="24"/>
        </w:rPr>
        <w:fldChar w:fldCharType="begin"/>
      </w:r>
      <w:r w:rsidR="0054731F">
        <w:rPr>
          <w:szCs w:val="24"/>
        </w:rPr>
        <w:instrText xml:space="preserve"> ADDIN EN.CITE &lt;EndNote&gt;&lt;Cite&gt;&lt;Author&gt;Kiranyaz&lt;/Author&gt;&lt;Year&gt;2021&lt;/Year&gt;&lt;RecNum&gt;76&lt;/RecNum&gt;&lt;DisplayText&gt;[44]&lt;/DisplayText&gt;&lt;record&gt;&lt;rec-number&gt;76&lt;/rec-number&gt;&lt;foreign-keys&gt;&lt;key app="EN" db-id="ftsxrwfsqftr2zepswz5pffv9sav2p5x9f5v" timestamp="1640825261"&gt;76&lt;/key&gt;&lt;/foreign-keys&gt;&lt;ref-type name="Journal Article"&gt;17&lt;/ref-type&gt;&lt;contributors&gt;&lt;authors&gt;&lt;author&gt;Kiranyaz, Serkan&lt;/author&gt;&lt;author&gt;Avci, Onur&lt;/author&gt;&lt;author&gt;Abdeljaber, Osama&lt;/author&gt;&lt;author&gt;Ince, Turker&lt;/author&gt;&lt;author&gt;Gabbouj, Moncef&lt;/author&gt;&lt;author&gt;Inman, Daniel J&lt;/author&gt;&lt;/authors&gt;&lt;/contributors&gt;&lt;titles&gt;&lt;title&gt;1D convolutional neural networks and applications: A survey&lt;/title&gt;&lt;secondary-title&gt;Mechanical systems and signal processing&lt;/secondary-title&gt;&lt;/titles&gt;&lt;pages&gt;107398&lt;/pages&gt;&lt;volume&gt;151&lt;/volume&gt;&lt;dates&gt;&lt;year&gt;2021&lt;/year&gt;&lt;/dates&gt;&lt;isbn&gt;0888-3270&lt;/isbn&gt;&lt;urls&gt;&lt;/urls&gt;&lt;electronic-resource-num&gt;https://doi.org/10.1016/j.ymssp.2020.107398&lt;/electronic-resource-num&gt;&lt;/record&gt;&lt;/Cite&gt;&lt;/EndNote&gt;</w:instrText>
      </w:r>
      <w:r w:rsidR="001E4A1B">
        <w:rPr>
          <w:szCs w:val="24"/>
        </w:rPr>
        <w:fldChar w:fldCharType="separate"/>
      </w:r>
      <w:r w:rsidR="001E4A1B">
        <w:rPr>
          <w:noProof/>
          <w:szCs w:val="24"/>
        </w:rPr>
        <w:t>[44]</w:t>
      </w:r>
      <w:r w:rsidR="001E4A1B">
        <w:rPr>
          <w:szCs w:val="24"/>
        </w:rPr>
        <w:fldChar w:fldCharType="end"/>
      </w:r>
      <w:r w:rsidR="005E0ACF" w:rsidRPr="002A73A5">
        <w:rPr>
          <w:szCs w:val="24"/>
        </w:rPr>
        <w:t>.</w:t>
      </w:r>
      <w:r w:rsidR="00BD75C4" w:rsidRPr="002A73A5">
        <w:rPr>
          <w:szCs w:val="24"/>
        </w:rPr>
        <w:t xml:space="preserve"> </w:t>
      </w:r>
      <w:r w:rsidR="005E0ACF" w:rsidRPr="002A73A5">
        <w:rPr>
          <w:szCs w:val="24"/>
        </w:rPr>
        <w:t>T</w:t>
      </w:r>
      <w:r w:rsidR="002C7A29" w:rsidRPr="002A73A5">
        <w:rPr>
          <w:szCs w:val="24"/>
        </w:rPr>
        <w:t xml:space="preserve">he number of </w:t>
      </w:r>
      <w:r w:rsidR="002C7A29" w:rsidRPr="002A73A5">
        <w:rPr>
          <w:szCs w:val="24"/>
        </w:rPr>
        <w:lastRenderedPageBreak/>
        <w:t xml:space="preserve">parameters within a deep learning model is </w:t>
      </w:r>
      <w:r w:rsidR="00725473" w:rsidRPr="002A73A5">
        <w:rPr>
          <w:szCs w:val="24"/>
        </w:rPr>
        <w:t xml:space="preserve">also </w:t>
      </w:r>
      <w:r w:rsidR="002C7A29" w:rsidRPr="002A73A5">
        <w:rPr>
          <w:szCs w:val="24"/>
        </w:rPr>
        <w:t>smaller in 1D-CNN</w:t>
      </w:r>
      <w:r w:rsidR="00FC4782" w:rsidRPr="002A73A5">
        <w:rPr>
          <w:szCs w:val="24"/>
        </w:rPr>
        <w:t xml:space="preserve"> </w:t>
      </w:r>
      <w:r w:rsidR="00FC4782" w:rsidRPr="002A73A5">
        <w:rPr>
          <w:szCs w:val="24"/>
        </w:rPr>
        <w:t xml:space="preserve">under </w:t>
      </w:r>
      <w:r w:rsidR="00481C51" w:rsidRPr="002A73A5">
        <w:rPr>
          <w:szCs w:val="24"/>
        </w:rPr>
        <w:t xml:space="preserve">identical </w:t>
      </w:r>
      <w:r w:rsidR="001F163C" w:rsidRPr="002A73A5">
        <w:rPr>
          <w:szCs w:val="24"/>
        </w:rPr>
        <w:t xml:space="preserve">number of </w:t>
      </w:r>
      <w:r w:rsidR="00FC4782" w:rsidRPr="002A73A5">
        <w:rPr>
          <w:szCs w:val="24"/>
        </w:rPr>
        <w:t>layers and kernel size</w:t>
      </w:r>
      <w:r w:rsidR="003108DB">
        <w:rPr>
          <w:szCs w:val="24"/>
        </w:rPr>
        <w:t xml:space="preserve"> </w:t>
      </w:r>
      <w:r w:rsidR="00291DBB" w:rsidRPr="002A73A5">
        <w:rPr>
          <w:szCs w:val="24"/>
        </w:rPr>
        <w:t>(</w:t>
      </w:r>
      <w:r w:rsidR="002A73A5" w:rsidRPr="002A73A5">
        <w:rPr>
          <w:szCs w:val="24"/>
        </w:rPr>
        <w:fldChar w:fldCharType="begin"/>
      </w:r>
      <w:r w:rsidR="002A73A5" w:rsidRPr="002A73A5">
        <w:rPr>
          <w:szCs w:val="24"/>
        </w:rPr>
        <w:instrText xml:space="preserve"> REF _Ref89782653 \h </w:instrText>
      </w:r>
      <w:r w:rsidR="002A73A5" w:rsidRPr="004815DE">
        <w:rPr>
          <w:szCs w:val="24"/>
        </w:rPr>
        <w:instrText xml:space="preserve"> \* MERGEFORMAT </w:instrText>
      </w:r>
      <w:r w:rsidR="002A73A5" w:rsidRPr="002A73A5">
        <w:rPr>
          <w:szCs w:val="24"/>
        </w:rPr>
      </w:r>
      <w:r w:rsidR="002A73A5" w:rsidRPr="002A73A5">
        <w:rPr>
          <w:szCs w:val="24"/>
        </w:rPr>
        <w:fldChar w:fldCharType="separate"/>
      </w:r>
      <w:r w:rsidR="00F8092D" w:rsidRPr="00F8092D">
        <w:rPr>
          <w:rFonts w:cs="Times New Roman"/>
          <w:color w:val="000000" w:themeColor="text1"/>
        </w:rPr>
        <w:t xml:space="preserve">Table </w:t>
      </w:r>
      <w:r w:rsidR="00F8092D" w:rsidRPr="00F8092D">
        <w:rPr>
          <w:rFonts w:cs="Times New Roman"/>
          <w:noProof/>
          <w:color w:val="000000" w:themeColor="text1"/>
        </w:rPr>
        <w:t>6</w:t>
      </w:r>
      <w:r w:rsidR="002A73A5" w:rsidRPr="002A73A5">
        <w:rPr>
          <w:szCs w:val="24"/>
        </w:rPr>
        <w:fldChar w:fldCharType="end"/>
      </w:r>
      <w:r w:rsidR="00291DBB" w:rsidRPr="002A73A5">
        <w:rPr>
          <w:szCs w:val="24"/>
        </w:rPr>
        <w:t>)</w:t>
      </w:r>
      <w:r w:rsidR="00FC4782" w:rsidRPr="002A73A5">
        <w:rPr>
          <w:szCs w:val="24"/>
        </w:rPr>
        <w:t>.</w:t>
      </w:r>
      <w:r w:rsidR="003B3CC5" w:rsidRPr="002A73A5">
        <w:rPr>
          <w:szCs w:val="24"/>
        </w:rPr>
        <w:t xml:space="preserve"> </w:t>
      </w:r>
      <w:r w:rsidR="006C54B4" w:rsidRPr="002A73A5">
        <w:rPr>
          <w:szCs w:val="24"/>
        </w:rPr>
        <w:t>Furthermore</w:t>
      </w:r>
      <w:r w:rsidR="006C54B4">
        <w:rPr>
          <w:szCs w:val="24"/>
        </w:rPr>
        <w:t xml:space="preserve">, </w:t>
      </w:r>
      <w:r w:rsidR="005807FD">
        <w:rPr>
          <w:szCs w:val="24"/>
        </w:rPr>
        <w:t xml:space="preserve">optimizing the neural architecture in image classification models is difficult because the search space is larger due to </w:t>
      </w:r>
      <w:r w:rsidR="0073727C">
        <w:rPr>
          <w:szCs w:val="24"/>
        </w:rPr>
        <w:t xml:space="preserve">the </w:t>
      </w:r>
      <w:r w:rsidR="005807FD">
        <w:rPr>
          <w:szCs w:val="24"/>
        </w:rPr>
        <w:t xml:space="preserve">greater number of hyperparameters, </w:t>
      </w:r>
      <w:r w:rsidR="003B3CC5">
        <w:rPr>
          <w:szCs w:val="24"/>
        </w:rPr>
        <w:t xml:space="preserve">such as the width and height of the convolution kernel. </w:t>
      </w:r>
    </w:p>
    <w:p w14:paraId="71DD3B50" w14:textId="1B620F3F" w:rsidR="00CC1FED" w:rsidRDefault="00291DBB" w:rsidP="00E40322">
      <w:pPr>
        <w:pStyle w:val="BodyText"/>
        <w:spacing w:line="480" w:lineRule="auto"/>
        <w:ind w:firstLine="800"/>
        <w:rPr>
          <w:szCs w:val="24"/>
        </w:rPr>
      </w:pPr>
      <w:r>
        <w:rPr>
          <w:szCs w:val="24"/>
        </w:rPr>
        <w:t>Additionally,</w:t>
      </w:r>
      <w:r w:rsidR="00F960E0">
        <w:rPr>
          <w:szCs w:val="24"/>
        </w:rPr>
        <w:t xml:space="preserve"> </w:t>
      </w:r>
      <w:r w:rsidR="00EB350F">
        <w:rPr>
          <w:szCs w:val="24"/>
        </w:rPr>
        <w:t xml:space="preserve">the higher performance presented by </w:t>
      </w:r>
      <w:proofErr w:type="spellStart"/>
      <w:r w:rsidR="00EB350F">
        <w:rPr>
          <w:szCs w:val="24"/>
        </w:rPr>
        <w:t>nEMGNet</w:t>
      </w:r>
      <w:proofErr w:type="spellEnd"/>
      <w:r w:rsidR="00EB350F">
        <w:rPr>
          <w:szCs w:val="24"/>
        </w:rPr>
        <w:t xml:space="preserve"> over the image classification models </w:t>
      </w:r>
      <w:r w:rsidR="00981B92">
        <w:rPr>
          <w:szCs w:val="24"/>
        </w:rPr>
        <w:t>could</w:t>
      </w:r>
      <w:r w:rsidR="00EB350F">
        <w:rPr>
          <w:szCs w:val="24"/>
        </w:rPr>
        <w:t xml:space="preserve"> be attributed to its proximity to raw signals. </w:t>
      </w:r>
      <w:r w:rsidR="005F3249">
        <w:rPr>
          <w:szCs w:val="24"/>
        </w:rPr>
        <w:t>When a preprocessing operation is applied to a signal,</w:t>
      </w:r>
      <w:r w:rsidR="00526E35">
        <w:rPr>
          <w:szCs w:val="24"/>
        </w:rPr>
        <w:t xml:space="preserve"> the</w:t>
      </w:r>
      <w:r w:rsidR="005F3249">
        <w:rPr>
          <w:szCs w:val="24"/>
        </w:rPr>
        <w:t xml:space="preserve"> information content is bound to be equal or smaller due to data processing inequality </w:t>
      </w:r>
      <w:r w:rsidR="005F3249">
        <w:rPr>
          <w:szCs w:val="24"/>
        </w:rPr>
        <w:fldChar w:fldCharType="begin"/>
      </w:r>
      <w:r w:rsidR="00AD30F4">
        <w:rPr>
          <w:szCs w:val="24"/>
        </w:rPr>
        <w:instrText xml:space="preserve"> ADDIN EN.CITE &lt;EndNote&gt;&lt;Cite&gt;&lt;Author&gt;Cover&lt;/Author&gt;&lt;Year&gt;2005&lt;/Year&gt;&lt;RecNum&gt;20&lt;/RecNum&gt;&lt;DisplayText&gt;[33]&lt;/DisplayText&gt;&lt;record&gt;&lt;rec-number&gt;20&lt;/rec-number&gt;&lt;foreign-keys&gt;&lt;key app="EN" db-id="ftsxrwfsqftr2zepswz5pffv9sav2p5x9f5v" timestamp="1634120505"&gt;20&lt;/key&gt;&lt;/foreign-keys&gt;&lt;ref-type name="Book"&gt;6&lt;/ref-type&gt;&lt;contributors&gt;&lt;authors&gt;&lt;author&gt;Cover, Thomas M&lt;/author&gt;&lt;author&gt;Thomas, Joy A&lt;/author&gt;&lt;/authors&gt;&lt;/contributors&gt;&lt;titles&gt;&lt;title&gt;Elements of information theory&lt;/title&gt;&lt;/titles&gt;&lt;dates&gt;&lt;year&gt;2005&lt;/year&gt;&lt;/dates&gt;&lt;publisher&gt;John Wiley &amp;amp; Sons&lt;/publisher&gt;&lt;isbn&gt;9780471748823&lt;/isbn&gt;&lt;urls&gt;&lt;/urls&gt;&lt;electronic-resource-num&gt;https://doi.org/10.1002/047174882X&lt;/electronic-resource-num&gt;&lt;/record&gt;&lt;/Cite&gt;&lt;/EndNote&gt;</w:instrText>
      </w:r>
      <w:r w:rsidR="005F3249">
        <w:rPr>
          <w:szCs w:val="24"/>
        </w:rPr>
        <w:fldChar w:fldCharType="separate"/>
      </w:r>
      <w:r w:rsidR="003737BF">
        <w:rPr>
          <w:noProof/>
          <w:szCs w:val="24"/>
        </w:rPr>
        <w:t>[33]</w:t>
      </w:r>
      <w:r w:rsidR="005F3249">
        <w:rPr>
          <w:szCs w:val="24"/>
        </w:rPr>
        <w:fldChar w:fldCharType="end"/>
      </w:r>
      <w:r w:rsidR="005F3249">
        <w:rPr>
          <w:szCs w:val="24"/>
        </w:rPr>
        <w:t>.</w:t>
      </w:r>
      <w:r w:rsidR="00C5551A">
        <w:rPr>
          <w:szCs w:val="24"/>
        </w:rPr>
        <w:t xml:space="preserve"> </w:t>
      </w:r>
      <w:r w:rsidR="009C6FE9">
        <w:rPr>
          <w:szCs w:val="24"/>
        </w:rPr>
        <w:t xml:space="preserve">Preprocessing operations must be </w:t>
      </w:r>
      <w:r w:rsidR="00DC1D83">
        <w:rPr>
          <w:szCs w:val="24"/>
        </w:rPr>
        <w:t xml:space="preserve">carefully </w:t>
      </w:r>
      <w:r w:rsidR="009C6FE9">
        <w:rPr>
          <w:szCs w:val="24"/>
        </w:rPr>
        <w:t>applied to</w:t>
      </w:r>
      <w:r w:rsidR="002334BF">
        <w:rPr>
          <w:szCs w:val="24"/>
        </w:rPr>
        <w:t xml:space="preserve"> prevent</w:t>
      </w:r>
      <w:r w:rsidR="009C6FE9">
        <w:rPr>
          <w:szCs w:val="24"/>
        </w:rPr>
        <w:t xml:space="preserve"> </w:t>
      </w:r>
      <w:r w:rsidR="00326130">
        <w:rPr>
          <w:szCs w:val="24"/>
        </w:rPr>
        <w:t xml:space="preserve">the </w:t>
      </w:r>
      <w:r w:rsidR="009C6FE9">
        <w:rPr>
          <w:szCs w:val="24"/>
        </w:rPr>
        <w:t xml:space="preserve">loss of important features within the data. However, conventional </w:t>
      </w:r>
      <w:r w:rsidR="00077000">
        <w:rPr>
          <w:szCs w:val="24"/>
        </w:rPr>
        <w:t xml:space="preserve">signal features such as </w:t>
      </w:r>
      <w:r w:rsidR="00DC1D83">
        <w:rPr>
          <w:szCs w:val="24"/>
        </w:rPr>
        <w:t xml:space="preserve">the </w:t>
      </w:r>
      <w:proofErr w:type="spellStart"/>
      <w:r w:rsidR="00077000">
        <w:rPr>
          <w:szCs w:val="24"/>
        </w:rPr>
        <w:t>mel</w:t>
      </w:r>
      <w:proofErr w:type="spellEnd"/>
      <w:r w:rsidR="00E75363">
        <w:rPr>
          <w:szCs w:val="24"/>
        </w:rPr>
        <w:t>-</w:t>
      </w:r>
      <w:r w:rsidR="00077000">
        <w:rPr>
          <w:szCs w:val="24"/>
        </w:rPr>
        <w:t>spectrogram or discrete wavelet transform</w:t>
      </w:r>
      <w:r w:rsidR="002334BF">
        <w:rPr>
          <w:szCs w:val="24"/>
        </w:rPr>
        <w:t xml:space="preserve"> </w:t>
      </w:r>
      <w:r w:rsidR="008A6D1E">
        <w:rPr>
          <w:szCs w:val="24"/>
        </w:rPr>
        <w:t xml:space="preserve">require manual </w:t>
      </w:r>
      <w:r w:rsidR="00077000">
        <w:rPr>
          <w:szCs w:val="24"/>
        </w:rPr>
        <w:t xml:space="preserve">selection of </w:t>
      </w:r>
      <w:r w:rsidR="00E56628">
        <w:rPr>
          <w:szCs w:val="24"/>
        </w:rPr>
        <w:t>preprocessing</w:t>
      </w:r>
      <w:r w:rsidR="00077000">
        <w:rPr>
          <w:szCs w:val="24"/>
        </w:rPr>
        <w:t xml:space="preserve"> hyperparameters.</w:t>
      </w:r>
      <w:r w:rsidR="004B2941">
        <w:rPr>
          <w:szCs w:val="24"/>
        </w:rPr>
        <w:t xml:space="preserve"> </w:t>
      </w:r>
      <w:r w:rsidR="00220463">
        <w:rPr>
          <w:szCs w:val="24"/>
        </w:rPr>
        <w:t>In contrast</w:t>
      </w:r>
      <w:r w:rsidR="004B2941">
        <w:rPr>
          <w:szCs w:val="24"/>
        </w:rPr>
        <w:t>,</w:t>
      </w:r>
      <w:r w:rsidR="002334BF">
        <w:rPr>
          <w:szCs w:val="24"/>
        </w:rPr>
        <w:t xml:space="preserve"> </w:t>
      </w:r>
      <w:proofErr w:type="spellStart"/>
      <w:r w:rsidR="009D6BE0">
        <w:rPr>
          <w:szCs w:val="24"/>
        </w:rPr>
        <w:t>nEMGNet</w:t>
      </w:r>
      <w:proofErr w:type="spellEnd"/>
      <w:r w:rsidR="009D6BE0">
        <w:rPr>
          <w:szCs w:val="24"/>
        </w:rPr>
        <w:t xml:space="preserve"> </w:t>
      </w:r>
      <w:r w:rsidR="00F602C3">
        <w:rPr>
          <w:szCs w:val="24"/>
        </w:rPr>
        <w:t xml:space="preserve">makes predictions based on </w:t>
      </w:r>
      <w:r w:rsidR="00CF3109">
        <w:rPr>
          <w:szCs w:val="24"/>
        </w:rPr>
        <w:t xml:space="preserve">raw signals. A convolution operation with a linear filter is equivalent to frequency filtering </w:t>
      </w:r>
      <w:r w:rsidR="00CF3109">
        <w:rPr>
          <w:szCs w:val="24"/>
        </w:rPr>
        <w:fldChar w:fldCharType="begin"/>
      </w:r>
      <w:r w:rsidR="00DD1EE8">
        <w:rPr>
          <w:szCs w:val="24"/>
        </w:rPr>
        <w:instrText xml:space="preserve"> ADDIN EN.CITE &lt;EndNote&gt;&lt;Cite&gt;&lt;Author&gt;Ifeachor&lt;/Author&gt;&lt;Year&gt;2002&lt;/Year&gt;&lt;RecNum&gt;51&lt;/RecNum&gt;&lt;DisplayText&gt;[45, 46]&lt;/DisplayText&gt;&lt;record&gt;&lt;rec-number&gt;51&lt;/rec-number&gt;&lt;foreign-keys&gt;&lt;key app="EN" db-id="ftsxrwfsqftr2zepswz5pffv9sav2p5x9f5v" timestamp="1638770233"&gt;51&lt;/key&gt;&lt;/foreign-keys&gt;&lt;ref-type name="Book"&gt;6&lt;/ref-type&gt;&lt;contributors&gt;&lt;authors&gt;&lt;author&gt;Ifeachor, Emmanuel C&lt;/author&gt;&lt;author&gt;Jervis, Barrie W&lt;/author&gt;&lt;/authors&gt;&lt;/contributors&gt;&lt;titles&gt;&lt;title&gt;Digital signal processing: a practical approach&lt;/title&gt;&lt;/titles&gt;&lt;dates&gt;&lt;year&gt;2002&lt;/year&gt;&lt;/dates&gt;&lt;publisher&gt;Pearson Education&lt;/publisher&gt;&lt;isbn&gt;0201596199&lt;/isbn&gt;&lt;urls&gt;&lt;/urls&gt;&lt;/record&gt;&lt;/Cite&gt;&lt;Cite&gt;&lt;Author&gt;Oppenheim&lt;/Author&gt;&lt;Year&gt;1997&lt;/Year&gt;&lt;RecNum&gt;77&lt;/RecNum&gt;&lt;record&gt;&lt;rec-number&gt;77&lt;/rec-number&gt;&lt;foreign-keys&gt;&lt;key app="EN" db-id="ftsxrwfsqftr2zepswz5pffv9sav2p5x9f5v" timestamp="1640840499"&gt;77&lt;/key&gt;&lt;/foreign-keys&gt;&lt;ref-type name="Book"&gt;6&lt;/ref-type&gt;&lt;contributors&gt;&lt;authors&gt;&lt;author&gt;Oppenheim, Alan V&lt;/author&gt;&lt;author&gt;Willsky, Alan S&lt;/author&gt;&lt;author&gt;Nawab, Syed Hamid&lt;/author&gt;&lt;author&gt;Hernández, Gloria Mata&lt;/author&gt;&lt;/authors&gt;&lt;/contributors&gt;&lt;titles&gt;&lt;title&gt;Signals &amp;amp; systems&lt;/title&gt;&lt;/titles&gt;&lt;dates&gt;&lt;year&gt;1997&lt;/year&gt;&lt;/dates&gt;&lt;publisher&gt;Pearson Educación&lt;/publisher&gt;&lt;isbn&gt;0138147574&lt;/isbn&gt;&lt;urls&gt;&lt;/urls&gt;&lt;/record&gt;&lt;/Cite&gt;&lt;/EndNote&gt;</w:instrText>
      </w:r>
      <w:r w:rsidR="00CF3109">
        <w:rPr>
          <w:szCs w:val="24"/>
        </w:rPr>
        <w:fldChar w:fldCharType="separate"/>
      </w:r>
      <w:r w:rsidR="00DD1EE8">
        <w:rPr>
          <w:noProof/>
          <w:szCs w:val="24"/>
        </w:rPr>
        <w:t>[45, 46]</w:t>
      </w:r>
      <w:r w:rsidR="00CF3109">
        <w:rPr>
          <w:szCs w:val="24"/>
        </w:rPr>
        <w:fldChar w:fldCharType="end"/>
      </w:r>
      <w:r w:rsidR="00E464C1">
        <w:rPr>
          <w:szCs w:val="24"/>
        </w:rPr>
        <w:t>,</w:t>
      </w:r>
      <w:r w:rsidR="00CF3109">
        <w:rPr>
          <w:szCs w:val="24"/>
        </w:rPr>
        <w:t xml:space="preserve"> and training </w:t>
      </w:r>
      <w:r w:rsidR="009E4018">
        <w:rPr>
          <w:szCs w:val="24"/>
        </w:rPr>
        <w:t xml:space="preserve">linear </w:t>
      </w:r>
      <w:r w:rsidR="00CF3109">
        <w:rPr>
          <w:szCs w:val="24"/>
        </w:rPr>
        <w:t>convolutional layer</w:t>
      </w:r>
      <w:r w:rsidR="009E4018">
        <w:rPr>
          <w:szCs w:val="24"/>
        </w:rPr>
        <w:t>s</w:t>
      </w:r>
      <w:r w:rsidR="00CF3109">
        <w:rPr>
          <w:szCs w:val="24"/>
        </w:rPr>
        <w:t xml:space="preserve"> </w:t>
      </w:r>
      <w:r w:rsidR="00915DC9">
        <w:rPr>
          <w:szCs w:val="24"/>
        </w:rPr>
        <w:t xml:space="preserve">optimizes </w:t>
      </w:r>
      <w:r w:rsidR="00A144F5">
        <w:rPr>
          <w:szCs w:val="24"/>
        </w:rPr>
        <w:t xml:space="preserve">a </w:t>
      </w:r>
      <w:r w:rsidR="003E38C2">
        <w:rPr>
          <w:szCs w:val="24"/>
        </w:rPr>
        <w:t xml:space="preserve">frequency </w:t>
      </w:r>
      <w:r w:rsidR="00CF3109">
        <w:rPr>
          <w:szCs w:val="24"/>
        </w:rPr>
        <w:t>filter</w:t>
      </w:r>
      <w:r w:rsidR="00915DC9">
        <w:rPr>
          <w:szCs w:val="24"/>
        </w:rPr>
        <w:t xml:space="preserve"> to</w:t>
      </w:r>
      <w:r w:rsidR="003E38C2">
        <w:rPr>
          <w:szCs w:val="24"/>
        </w:rPr>
        <w:t xml:space="preserve"> extract features</w:t>
      </w:r>
      <w:r w:rsidR="003E38C2">
        <w:rPr>
          <w:szCs w:val="24"/>
        </w:rPr>
        <w:t xml:space="preserve"> from a given signal. </w:t>
      </w:r>
      <w:r w:rsidR="00F602C3">
        <w:rPr>
          <w:szCs w:val="24"/>
        </w:rPr>
        <w:t xml:space="preserve">The </w:t>
      </w:r>
      <w:proofErr w:type="spellStart"/>
      <w:r w:rsidR="00CF3109">
        <w:rPr>
          <w:szCs w:val="24"/>
        </w:rPr>
        <w:t>nEMGNet</w:t>
      </w:r>
      <w:proofErr w:type="spellEnd"/>
      <w:r w:rsidR="00CF3109">
        <w:rPr>
          <w:szCs w:val="24"/>
        </w:rPr>
        <w:t xml:space="preserve"> </w:t>
      </w:r>
      <w:r w:rsidR="00F602C3">
        <w:rPr>
          <w:szCs w:val="24"/>
        </w:rPr>
        <w:t>can similarly be interpreted as a nonlinear filter based on 1D-CNN</w:t>
      </w:r>
      <w:r w:rsidR="005E3145">
        <w:rPr>
          <w:szCs w:val="24"/>
        </w:rPr>
        <w:t>,</w:t>
      </w:r>
      <w:r w:rsidR="00F602C3">
        <w:rPr>
          <w:szCs w:val="24"/>
        </w:rPr>
        <w:t xml:space="preserve"> </w:t>
      </w:r>
      <w:r w:rsidR="004B5E3A">
        <w:rPr>
          <w:szCs w:val="24"/>
        </w:rPr>
        <w:t xml:space="preserve">which </w:t>
      </w:r>
      <w:r w:rsidR="00190A3C">
        <w:rPr>
          <w:szCs w:val="24"/>
        </w:rPr>
        <w:t xml:space="preserve">optimizes its filters to </w:t>
      </w:r>
      <w:r w:rsidR="005E3145">
        <w:rPr>
          <w:szCs w:val="24"/>
        </w:rPr>
        <w:t xml:space="preserve">directly </w:t>
      </w:r>
      <w:r w:rsidR="00F602C3">
        <w:rPr>
          <w:szCs w:val="24"/>
        </w:rPr>
        <w:t>extract</w:t>
      </w:r>
      <w:r w:rsidR="009D385B">
        <w:rPr>
          <w:szCs w:val="24"/>
        </w:rPr>
        <w:t xml:space="preserve"> the</w:t>
      </w:r>
      <w:r w:rsidR="00F602C3">
        <w:rPr>
          <w:szCs w:val="24"/>
        </w:rPr>
        <w:t xml:space="preserve"> features from raw signals.</w:t>
      </w:r>
      <w:r w:rsidR="000F2B1D">
        <w:rPr>
          <w:szCs w:val="24"/>
        </w:rPr>
        <w:t xml:space="preserve"> </w:t>
      </w:r>
      <w:r w:rsidR="007B7D49">
        <w:rPr>
          <w:szCs w:val="24"/>
        </w:rPr>
        <w:t xml:space="preserve">The 1D-CNN </w:t>
      </w:r>
      <w:r w:rsidR="006D386A">
        <w:rPr>
          <w:szCs w:val="24"/>
        </w:rPr>
        <w:t xml:space="preserve">is also </w:t>
      </w:r>
      <w:r w:rsidR="007B7D49">
        <w:rPr>
          <w:szCs w:val="24"/>
        </w:rPr>
        <w:t>implemented for other signal applications in medicine</w:t>
      </w:r>
      <w:r w:rsidR="00E40322">
        <w:rPr>
          <w:szCs w:val="24"/>
        </w:rPr>
        <w:t xml:space="preserve"> </w:t>
      </w:r>
      <w:r w:rsidR="00992BFF">
        <w:rPr>
          <w:szCs w:val="24"/>
        </w:rPr>
        <w:fldChar w:fldCharType="begin">
          <w:fldData xml:space="preserve">PEVuZE5vdGU+PENpdGU+PEF1dGhvcj5BY2hhcnlhPC9BdXRob3I+PFllYXI+MjAxNzwvWWVhcj48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</w:fldData>
        </w:fldChar>
      </w:r>
      <w:r w:rsidR="00D03EE3">
        <w:rPr>
          <w:szCs w:val="24"/>
        </w:rPr>
        <w:instrText xml:space="preserve"> ADDIN EN.CITE </w:instrText>
      </w:r>
      <w:r w:rsidR="00D03EE3">
        <w:rPr>
          <w:szCs w:val="24"/>
        </w:rPr>
        <w:fldChar w:fldCharType="begin">
          <w:fldData xml:space="preserve">PEVuZE5vdGU+PENpdGU+PEF1dGhvcj5BY2hhcnlhPC9BdXRob3I+PFllYXI+MjAxNzwvWWVhcj48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</w:fldData>
        </w:fldChar>
      </w:r>
      <w:r w:rsidR="00D03EE3">
        <w:rPr>
          <w:szCs w:val="24"/>
        </w:rPr>
        <w:instrText xml:space="preserve"> ADDIN EN.CITE.DATA </w:instrText>
      </w:r>
      <w:r w:rsidR="00D03EE3">
        <w:rPr>
          <w:szCs w:val="24"/>
        </w:rPr>
      </w:r>
      <w:r w:rsidR="00D03EE3">
        <w:rPr>
          <w:szCs w:val="24"/>
        </w:rPr>
        <w:fldChar w:fldCharType="end"/>
      </w:r>
      <w:r w:rsidR="00992BFF">
        <w:rPr>
          <w:szCs w:val="24"/>
        </w:rPr>
      </w:r>
      <w:r w:rsidR="00992BFF">
        <w:rPr>
          <w:szCs w:val="24"/>
        </w:rPr>
        <w:fldChar w:fldCharType="separate"/>
      </w:r>
      <w:r w:rsidR="00DD1EE8">
        <w:rPr>
          <w:noProof/>
          <w:szCs w:val="24"/>
        </w:rPr>
        <w:t>[47, 48]</w:t>
      </w:r>
      <w:r w:rsidR="00992BFF">
        <w:rPr>
          <w:szCs w:val="24"/>
        </w:rPr>
        <w:fldChar w:fldCharType="end"/>
      </w:r>
      <w:r w:rsidR="00E40322">
        <w:rPr>
          <w:szCs w:val="24"/>
        </w:rPr>
        <w:t>,</w:t>
      </w:r>
      <w:r w:rsidR="008E3891">
        <w:rPr>
          <w:szCs w:val="24"/>
        </w:rPr>
        <w:t xml:space="preserve"> </w:t>
      </w:r>
      <w:r w:rsidR="008E3891">
        <w:t xml:space="preserve">which </w:t>
      </w:r>
      <w:r w:rsidR="007B7D49">
        <w:t xml:space="preserve">implies </w:t>
      </w:r>
      <w:r w:rsidR="008E3891">
        <w:t xml:space="preserve">the </w:t>
      </w:r>
      <w:r w:rsidR="00CC1FED">
        <w:t xml:space="preserve">potential </w:t>
      </w:r>
      <w:r w:rsidR="007B7D49">
        <w:t xml:space="preserve">of </w:t>
      </w:r>
      <w:r w:rsidR="00CC1FED">
        <w:t>leveraging 1D</w:t>
      </w:r>
      <w:r w:rsidR="00573CF1">
        <w:t>-</w:t>
      </w:r>
      <w:r w:rsidR="00CC1FED">
        <w:t>CNN in signal processing applications.</w:t>
      </w:r>
    </w:p>
    <w:p w14:paraId="320E1CBA" w14:textId="048728E5" w:rsidR="006935E6" w:rsidRPr="003A59E9" w:rsidRDefault="00B539C1" w:rsidP="000454A6">
      <w:pPr>
        <w:pStyle w:val="Heading2"/>
        <w:numPr>
          <w:ilvl w:val="1"/>
          <w:numId w:val="12"/>
        </w:numPr>
      </w:pPr>
      <w:r>
        <w:t xml:space="preserve">Significance of </w:t>
      </w:r>
      <w:proofErr w:type="spellStart"/>
      <w:r w:rsidR="006935E6">
        <w:t>DiVote</w:t>
      </w:r>
      <w:proofErr w:type="spellEnd"/>
      <w:r w:rsidR="006935E6">
        <w:t xml:space="preserve"> </w:t>
      </w:r>
      <w:r w:rsidR="00FF3679">
        <w:t>algorithm</w:t>
      </w:r>
    </w:p>
    <w:p w14:paraId="4274F7E2" w14:textId="40D815FB" w:rsidR="00D3123A" w:rsidRDefault="002857D7" w:rsidP="00DC7866">
      <w:pPr>
        <w:pStyle w:val="BodyText"/>
        <w:spacing w:line="480" w:lineRule="auto"/>
        <w:ind w:firstLine="800"/>
        <w:rPr>
          <w:szCs w:val="24"/>
        </w:rPr>
      </w:pPr>
      <w:r>
        <w:rPr>
          <w:szCs w:val="24"/>
        </w:rPr>
        <w:t xml:space="preserve">There are several points of significance in terms of the </w:t>
      </w:r>
      <w:proofErr w:type="spellStart"/>
      <w:r w:rsidR="0012171C">
        <w:rPr>
          <w:szCs w:val="24"/>
        </w:rPr>
        <w:t>D</w:t>
      </w:r>
      <w:r w:rsidR="009E5A5E" w:rsidRPr="003A59E9">
        <w:rPr>
          <w:szCs w:val="24"/>
        </w:rPr>
        <w:t>i</w:t>
      </w:r>
      <w:r w:rsidR="0012171C">
        <w:rPr>
          <w:szCs w:val="24"/>
        </w:rPr>
        <w:t>V</w:t>
      </w:r>
      <w:r w:rsidR="009E5A5E" w:rsidRPr="003A59E9">
        <w:rPr>
          <w:szCs w:val="24"/>
        </w:rPr>
        <w:t>ote</w:t>
      </w:r>
      <w:proofErr w:type="spellEnd"/>
      <w:r w:rsidR="009E5A5E" w:rsidRPr="003A59E9">
        <w:rPr>
          <w:szCs w:val="24"/>
        </w:rPr>
        <w:t xml:space="preserve"> </w:t>
      </w:r>
      <w:r w:rsidR="00D3660A">
        <w:rPr>
          <w:szCs w:val="24"/>
        </w:rPr>
        <w:t>algorithm</w:t>
      </w:r>
      <w:r>
        <w:rPr>
          <w:szCs w:val="24"/>
        </w:rPr>
        <w:t>.</w:t>
      </w:r>
      <w:r w:rsidR="009E5A5E" w:rsidRPr="003A59E9">
        <w:rPr>
          <w:szCs w:val="24"/>
        </w:rPr>
        <w:t xml:space="preserve"> First,</w:t>
      </w:r>
      <w:r w:rsidR="00481C51">
        <w:rPr>
          <w:szCs w:val="24"/>
        </w:rPr>
        <w:t xml:space="preserve"> the</w:t>
      </w:r>
      <w:r w:rsidR="009E5A5E" w:rsidRPr="003A59E9">
        <w:rPr>
          <w:szCs w:val="24"/>
        </w:rPr>
        <w:t xml:space="preserve"> </w:t>
      </w:r>
      <w:proofErr w:type="spellStart"/>
      <w:r w:rsidR="0012171C">
        <w:rPr>
          <w:szCs w:val="24"/>
        </w:rPr>
        <w:t>D</w:t>
      </w:r>
      <w:r w:rsidR="009E5A5E" w:rsidRPr="003A59E9">
        <w:rPr>
          <w:szCs w:val="24"/>
        </w:rPr>
        <w:t>i</w:t>
      </w:r>
      <w:r w:rsidR="0012171C">
        <w:rPr>
          <w:szCs w:val="24"/>
        </w:rPr>
        <w:t>V</w:t>
      </w:r>
      <w:r w:rsidR="009E5A5E" w:rsidRPr="003A59E9">
        <w:rPr>
          <w:szCs w:val="24"/>
        </w:rPr>
        <w:t>ote</w:t>
      </w:r>
      <w:proofErr w:type="spellEnd"/>
      <w:r w:rsidR="009E5A5E" w:rsidRPr="003A59E9">
        <w:rPr>
          <w:szCs w:val="24"/>
        </w:rPr>
        <w:t xml:space="preserve"> </w:t>
      </w:r>
      <w:r w:rsidR="00D3660A">
        <w:rPr>
          <w:szCs w:val="24"/>
        </w:rPr>
        <w:t>algorithm</w:t>
      </w:r>
      <w:r w:rsidR="009E5A5E" w:rsidRPr="003A59E9">
        <w:rPr>
          <w:szCs w:val="24"/>
        </w:rPr>
        <w:t xml:space="preserve"> is a robust pipeline for subjects with heterogeneous data structures. </w:t>
      </w:r>
      <w:r w:rsidR="00B26C2F">
        <w:rPr>
          <w:szCs w:val="24"/>
        </w:rPr>
        <w:t>A</w:t>
      </w:r>
      <w:r w:rsidR="00B26C2F" w:rsidRPr="003A59E9">
        <w:rPr>
          <w:szCs w:val="24"/>
        </w:rPr>
        <w:t xml:space="preserve"> pipeline</w:t>
      </w:r>
      <w:r w:rsidR="001341A3">
        <w:rPr>
          <w:szCs w:val="24"/>
        </w:rPr>
        <w:t xml:space="preserve"> that</w:t>
      </w:r>
      <w:r w:rsidR="00B26C2F" w:rsidRPr="003A59E9">
        <w:rPr>
          <w:szCs w:val="24"/>
        </w:rPr>
        <w:t xml:space="preserve"> </w:t>
      </w:r>
      <w:r w:rsidR="00B26C2F">
        <w:rPr>
          <w:szCs w:val="24"/>
        </w:rPr>
        <w:t>converts the heterogeneous data into a homogeneous form is required</w:t>
      </w:r>
      <w:r w:rsidR="00B26C2F" w:rsidRPr="003A59E9">
        <w:rPr>
          <w:szCs w:val="24"/>
        </w:rPr>
        <w:t xml:space="preserve"> </w:t>
      </w:r>
      <w:r w:rsidR="0022642B">
        <w:rPr>
          <w:szCs w:val="24"/>
        </w:rPr>
        <w:t>w</w:t>
      </w:r>
      <w:r w:rsidR="009E5A5E" w:rsidRPr="003A59E9">
        <w:rPr>
          <w:szCs w:val="24"/>
        </w:rPr>
        <w:t>hen subjects possess different types and number</w:t>
      </w:r>
      <w:r w:rsidR="00702254">
        <w:rPr>
          <w:szCs w:val="24"/>
        </w:rPr>
        <w:t>s</w:t>
      </w:r>
      <w:r w:rsidR="009E5A5E" w:rsidRPr="003A59E9">
        <w:rPr>
          <w:szCs w:val="24"/>
        </w:rPr>
        <w:t xml:space="preserve"> of signals which also vary in length</w:t>
      </w:r>
      <w:r w:rsidR="000E5281">
        <w:rPr>
          <w:szCs w:val="24"/>
        </w:rPr>
        <w:t>.</w:t>
      </w:r>
      <w:r w:rsidR="00360D61">
        <w:rPr>
          <w:szCs w:val="24"/>
        </w:rPr>
        <w:t xml:space="preserve"> </w:t>
      </w:r>
      <w:r w:rsidR="003C07CD" w:rsidRPr="003A59E9">
        <w:rPr>
          <w:szCs w:val="24"/>
        </w:rPr>
        <w:t>The division</w:t>
      </w:r>
      <w:r w:rsidR="000E5281">
        <w:rPr>
          <w:szCs w:val="24"/>
        </w:rPr>
        <w:t>, feature extraction,</w:t>
      </w:r>
      <w:r w:rsidR="003C07CD" w:rsidRPr="003A59E9">
        <w:rPr>
          <w:szCs w:val="24"/>
        </w:rPr>
        <w:t xml:space="preserve"> and </w:t>
      </w:r>
      <w:r w:rsidR="00360D61">
        <w:rPr>
          <w:szCs w:val="24"/>
        </w:rPr>
        <w:t xml:space="preserve">soft </w:t>
      </w:r>
      <w:r w:rsidR="003C07CD" w:rsidRPr="003A59E9">
        <w:rPr>
          <w:szCs w:val="24"/>
        </w:rPr>
        <w:t xml:space="preserve">voting process successfully </w:t>
      </w:r>
      <w:r w:rsidR="000E5281">
        <w:rPr>
          <w:szCs w:val="24"/>
        </w:rPr>
        <w:t xml:space="preserve">extract and </w:t>
      </w:r>
      <w:r w:rsidR="003C07CD" w:rsidRPr="003A59E9">
        <w:rPr>
          <w:szCs w:val="24"/>
        </w:rPr>
        <w:t>integrate meaningful features from varying data structures</w:t>
      </w:r>
      <w:r w:rsidR="000E5281">
        <w:rPr>
          <w:szCs w:val="24"/>
        </w:rPr>
        <w:t xml:space="preserve"> in a homogeneous manner</w:t>
      </w:r>
      <w:r w:rsidR="003C07CD" w:rsidRPr="003A59E9">
        <w:rPr>
          <w:szCs w:val="24"/>
        </w:rPr>
        <w:t>.</w:t>
      </w:r>
    </w:p>
    <w:p w14:paraId="7AFD62E8" w14:textId="75931021" w:rsidR="003D6A2E" w:rsidRDefault="003C07CD" w:rsidP="00FF3679">
      <w:pPr>
        <w:pStyle w:val="BodyText"/>
        <w:spacing w:line="480" w:lineRule="auto"/>
        <w:ind w:firstLine="800"/>
        <w:rPr>
          <w:szCs w:val="24"/>
        </w:rPr>
      </w:pPr>
      <w:r w:rsidRPr="003A59E9">
        <w:rPr>
          <w:szCs w:val="24"/>
        </w:rPr>
        <w:t xml:space="preserve">Second, </w:t>
      </w:r>
      <w:r w:rsidR="00481C51">
        <w:rPr>
          <w:szCs w:val="24"/>
        </w:rPr>
        <w:t xml:space="preserve">the </w:t>
      </w:r>
      <w:proofErr w:type="spellStart"/>
      <w:r w:rsidR="000E5281">
        <w:rPr>
          <w:szCs w:val="24"/>
        </w:rPr>
        <w:t>D</w:t>
      </w:r>
      <w:r w:rsidRPr="003A59E9">
        <w:rPr>
          <w:szCs w:val="24"/>
        </w:rPr>
        <w:t>i</w:t>
      </w:r>
      <w:r w:rsidR="000E5281">
        <w:rPr>
          <w:szCs w:val="24"/>
        </w:rPr>
        <w:t>V</w:t>
      </w:r>
      <w:r w:rsidRPr="003A59E9">
        <w:rPr>
          <w:szCs w:val="24"/>
        </w:rPr>
        <w:t>ote</w:t>
      </w:r>
      <w:proofErr w:type="spellEnd"/>
      <w:r w:rsidRPr="003A59E9">
        <w:rPr>
          <w:szCs w:val="24"/>
        </w:rPr>
        <w:t xml:space="preserve"> </w:t>
      </w:r>
      <w:r w:rsidR="00D3660A">
        <w:rPr>
          <w:szCs w:val="24"/>
        </w:rPr>
        <w:t>algorithm</w:t>
      </w:r>
      <w:r w:rsidRPr="003A59E9">
        <w:rPr>
          <w:szCs w:val="24"/>
        </w:rPr>
        <w:t xml:space="preserve"> </w:t>
      </w:r>
      <w:r w:rsidR="000D0742">
        <w:rPr>
          <w:rFonts w:hint="eastAsia"/>
          <w:szCs w:val="24"/>
        </w:rPr>
        <w:t>c</w:t>
      </w:r>
      <w:r w:rsidR="000D0742">
        <w:rPr>
          <w:szCs w:val="24"/>
        </w:rPr>
        <w:t>an classify subjects w</w:t>
      </w:r>
      <w:r w:rsidR="00806FEE">
        <w:rPr>
          <w:szCs w:val="24"/>
        </w:rPr>
        <w:t>ith inconsistent features.</w:t>
      </w:r>
      <w:r w:rsidR="00754EF4">
        <w:rPr>
          <w:szCs w:val="24"/>
        </w:rPr>
        <w:t xml:space="preserve"> The </w:t>
      </w:r>
      <w:r w:rsidR="0064406C" w:rsidRPr="003A59E9">
        <w:rPr>
          <w:szCs w:val="24"/>
        </w:rPr>
        <w:t xml:space="preserve">features </w:t>
      </w:r>
      <w:r w:rsidR="0064406C" w:rsidRPr="003A59E9">
        <w:rPr>
          <w:szCs w:val="24"/>
        </w:rPr>
        <w:lastRenderedPageBreak/>
        <w:t>and labels are not well labeled in terms of signal</w:t>
      </w:r>
      <w:r w:rsidR="0064406C">
        <w:rPr>
          <w:szCs w:val="24"/>
        </w:rPr>
        <w:t xml:space="preserve"> segments</w:t>
      </w:r>
      <w:r w:rsidR="007949CA" w:rsidRPr="007949CA">
        <w:rPr>
          <w:szCs w:val="24"/>
        </w:rPr>
        <w:t xml:space="preserve"> </w:t>
      </w:r>
      <w:r w:rsidR="002C71F7">
        <w:rPr>
          <w:szCs w:val="24"/>
        </w:rPr>
        <w:t xml:space="preserve">because </w:t>
      </w:r>
      <w:r w:rsidR="007949CA" w:rsidRPr="003A59E9">
        <w:rPr>
          <w:szCs w:val="24"/>
        </w:rPr>
        <w:t xml:space="preserve">all muscle signals from the same subject are labeled as the </w:t>
      </w:r>
      <w:r w:rsidR="007949CA" w:rsidRPr="003A59E9">
        <w:rPr>
          <w:szCs w:val="24"/>
        </w:rPr>
        <w:t>diagnosis of the subject</w:t>
      </w:r>
      <w:r w:rsidR="007949CA">
        <w:rPr>
          <w:szCs w:val="24"/>
        </w:rPr>
        <w:t>, as explained earlier.</w:t>
      </w:r>
      <w:r w:rsidR="0001316D">
        <w:rPr>
          <w:szCs w:val="24"/>
        </w:rPr>
        <w:t xml:space="preserve"> </w:t>
      </w:r>
      <w:r w:rsidR="00E11990" w:rsidRPr="003A59E9">
        <w:rPr>
          <w:szCs w:val="24"/>
        </w:rPr>
        <w:t xml:space="preserve">Inaccurately labeled signal </w:t>
      </w:r>
      <w:r w:rsidR="000D0742">
        <w:rPr>
          <w:szCs w:val="24"/>
        </w:rPr>
        <w:t>segment</w:t>
      </w:r>
      <w:r w:rsidR="00E11990" w:rsidRPr="003A59E9">
        <w:rPr>
          <w:szCs w:val="24"/>
        </w:rPr>
        <w:t xml:space="preserve">s </w:t>
      </w:r>
      <w:r w:rsidR="009A23E4" w:rsidRPr="003A59E9">
        <w:rPr>
          <w:szCs w:val="24"/>
        </w:rPr>
        <w:t xml:space="preserve">limit the </w:t>
      </w:r>
      <w:proofErr w:type="spellStart"/>
      <w:r w:rsidR="00514A50">
        <w:rPr>
          <w:szCs w:val="24"/>
        </w:rPr>
        <w:t>nEMGNet</w:t>
      </w:r>
      <w:proofErr w:type="spellEnd"/>
      <w:r w:rsidR="009A23E4" w:rsidRPr="003A59E9">
        <w:rPr>
          <w:szCs w:val="24"/>
        </w:rPr>
        <w:t xml:space="preserve"> from learning acute features,</w:t>
      </w:r>
      <w:r w:rsidR="005078F6">
        <w:rPr>
          <w:szCs w:val="24"/>
        </w:rPr>
        <w:t xml:space="preserve"> reducing the prediction accuracy of signal segments. </w:t>
      </w:r>
      <w:r w:rsidR="009A23E4" w:rsidRPr="003A59E9">
        <w:rPr>
          <w:szCs w:val="24"/>
        </w:rPr>
        <w:t>This limitation</w:t>
      </w:r>
      <w:r w:rsidR="00E666A5">
        <w:rPr>
          <w:szCs w:val="24"/>
        </w:rPr>
        <w:t xml:space="preserve"> </w:t>
      </w:r>
      <w:r w:rsidR="00774865">
        <w:rPr>
          <w:szCs w:val="24"/>
        </w:rPr>
        <w:t>was</w:t>
      </w:r>
      <w:r w:rsidR="00E666A5">
        <w:rPr>
          <w:szCs w:val="24"/>
        </w:rPr>
        <w:t xml:space="preserve"> </w:t>
      </w:r>
      <w:r w:rsidR="009A23E4" w:rsidRPr="003A59E9">
        <w:rPr>
          <w:szCs w:val="24"/>
        </w:rPr>
        <w:t xml:space="preserve">mitigated </w:t>
      </w:r>
      <w:r w:rsidR="00752DBB">
        <w:rPr>
          <w:szCs w:val="24"/>
        </w:rPr>
        <w:t xml:space="preserve">by </w:t>
      </w:r>
      <w:r w:rsidR="00E666A5">
        <w:rPr>
          <w:szCs w:val="24"/>
        </w:rPr>
        <w:t xml:space="preserve">using </w:t>
      </w:r>
      <w:r w:rsidR="00B2215C">
        <w:rPr>
          <w:szCs w:val="24"/>
        </w:rPr>
        <w:t xml:space="preserve">the </w:t>
      </w:r>
      <w:proofErr w:type="spellStart"/>
      <w:r w:rsidR="0012171C">
        <w:rPr>
          <w:szCs w:val="24"/>
        </w:rPr>
        <w:t>D</w:t>
      </w:r>
      <w:r w:rsidR="009A23E4" w:rsidRPr="003A59E9">
        <w:rPr>
          <w:szCs w:val="24"/>
        </w:rPr>
        <w:t>i</w:t>
      </w:r>
      <w:r w:rsidR="0012171C">
        <w:rPr>
          <w:szCs w:val="24"/>
        </w:rPr>
        <w:t>V</w:t>
      </w:r>
      <w:r w:rsidR="009A23E4" w:rsidRPr="003A59E9">
        <w:rPr>
          <w:szCs w:val="24"/>
        </w:rPr>
        <w:t>ote</w:t>
      </w:r>
      <w:proofErr w:type="spellEnd"/>
      <w:r w:rsidR="009A23E4" w:rsidRPr="003A59E9">
        <w:rPr>
          <w:szCs w:val="24"/>
        </w:rPr>
        <w:t xml:space="preserve"> </w:t>
      </w:r>
      <w:r w:rsidR="00D3660A">
        <w:rPr>
          <w:szCs w:val="24"/>
        </w:rPr>
        <w:t>algorithm</w:t>
      </w:r>
      <w:r w:rsidR="009A23E4" w:rsidRPr="003A59E9">
        <w:rPr>
          <w:szCs w:val="24"/>
        </w:rPr>
        <w:t xml:space="preserve"> since </w:t>
      </w:r>
      <w:r w:rsidR="00752DBB">
        <w:rPr>
          <w:szCs w:val="24"/>
        </w:rPr>
        <w:t xml:space="preserve">a classifier </w:t>
      </w:r>
      <w:r w:rsidR="00D83786">
        <w:rPr>
          <w:szCs w:val="24"/>
        </w:rPr>
        <w:t xml:space="preserve">makes subject diagnosis predictions </w:t>
      </w:r>
      <w:r w:rsidR="00275BA9">
        <w:rPr>
          <w:szCs w:val="24"/>
        </w:rPr>
        <w:t>based on subject features.</w:t>
      </w:r>
      <w:r w:rsidR="006E20B5">
        <w:rPr>
          <w:szCs w:val="24"/>
        </w:rPr>
        <w:t xml:space="preserve"> While </w:t>
      </w:r>
      <w:r w:rsidR="003A54C7">
        <w:rPr>
          <w:szCs w:val="24"/>
        </w:rPr>
        <w:t xml:space="preserve">the </w:t>
      </w:r>
      <w:r w:rsidR="00243627">
        <w:rPr>
          <w:szCs w:val="24"/>
        </w:rPr>
        <w:t>signal segment prediction scores</w:t>
      </w:r>
      <w:r w:rsidR="00E464C1">
        <w:rPr>
          <w:szCs w:val="24"/>
        </w:rPr>
        <w:t xml:space="preserve"> and the subject features</w:t>
      </w:r>
      <w:r w:rsidR="003A54C7">
        <w:rPr>
          <w:szCs w:val="24"/>
        </w:rPr>
        <w:t xml:space="preserve"> </w:t>
      </w:r>
      <w:r w:rsidR="00243627">
        <w:rPr>
          <w:szCs w:val="24"/>
        </w:rPr>
        <w:t xml:space="preserve">are </w:t>
      </w:r>
      <w:r w:rsidR="003A54C7">
        <w:rPr>
          <w:szCs w:val="24"/>
        </w:rPr>
        <w:t>impartial, the subj</w:t>
      </w:r>
      <w:r w:rsidR="005852D7">
        <w:rPr>
          <w:szCs w:val="24"/>
        </w:rPr>
        <w:t xml:space="preserve">ect features for each </w:t>
      </w:r>
      <w:r w:rsidR="00034454">
        <w:rPr>
          <w:szCs w:val="24"/>
        </w:rPr>
        <w:t xml:space="preserve">diagnosis </w:t>
      </w:r>
      <w:r w:rsidR="005852D7">
        <w:rPr>
          <w:szCs w:val="24"/>
        </w:rPr>
        <w:t>label are distinguishable in feature space</w:t>
      </w:r>
      <w:r w:rsidR="001728CE">
        <w:rPr>
          <w:szCs w:val="24"/>
        </w:rPr>
        <w:t xml:space="preserve"> </w:t>
      </w:r>
      <w:r w:rsidR="001728CE" w:rsidRPr="00880835">
        <w:rPr>
          <w:szCs w:val="24"/>
        </w:rPr>
        <w:t>(</w:t>
      </w:r>
      <w:r w:rsidR="001728CE" w:rsidRPr="00880835">
        <w:rPr>
          <w:szCs w:val="24"/>
        </w:rPr>
        <w:fldChar w:fldCharType="begin"/>
      </w:r>
      <w:r w:rsidR="001728CE" w:rsidRPr="00880835">
        <w:rPr>
          <w:szCs w:val="24"/>
        </w:rPr>
        <w:instrText xml:space="preserve"> REF _Ref81244971 \h  \* MERGEFORMAT </w:instrText>
      </w:r>
      <w:r w:rsidR="001728CE" w:rsidRPr="00880835">
        <w:rPr>
          <w:szCs w:val="24"/>
        </w:rPr>
      </w:r>
      <w:r w:rsidR="001728CE" w:rsidRPr="00880835">
        <w:rPr>
          <w:szCs w:val="24"/>
        </w:rPr>
        <w:fldChar w:fldCharType="separate"/>
      </w:r>
      <w:r w:rsidR="00F8092D" w:rsidRPr="00F8092D">
        <w:rPr>
          <w:rFonts w:cs="Times New Roman"/>
          <w:color w:val="000000" w:themeColor="text1"/>
        </w:rPr>
        <w:t xml:space="preserve">Figure </w:t>
      </w:r>
      <w:r w:rsidR="00F8092D" w:rsidRPr="00F8092D">
        <w:rPr>
          <w:rFonts w:cs="Times New Roman"/>
          <w:noProof/>
          <w:color w:val="000000" w:themeColor="text1"/>
        </w:rPr>
        <w:t>6</w:t>
      </w:r>
      <w:r w:rsidR="001728CE" w:rsidRPr="00880835">
        <w:rPr>
          <w:szCs w:val="24"/>
        </w:rPr>
        <w:fldChar w:fldCharType="end"/>
      </w:r>
      <w:r w:rsidR="001728CE">
        <w:rPr>
          <w:szCs w:val="24"/>
        </w:rPr>
        <w:t>C)</w:t>
      </w:r>
      <w:r w:rsidR="005852D7">
        <w:rPr>
          <w:szCs w:val="24"/>
        </w:rPr>
        <w:t>.</w:t>
      </w:r>
      <w:r w:rsidR="00443B7C">
        <w:rPr>
          <w:szCs w:val="24"/>
        </w:rPr>
        <w:t xml:space="preserve"> The additional classifier from the </w:t>
      </w:r>
      <w:proofErr w:type="spellStart"/>
      <w:r w:rsidR="00443B7C">
        <w:rPr>
          <w:szCs w:val="24"/>
        </w:rPr>
        <w:t>DiVote</w:t>
      </w:r>
      <w:proofErr w:type="spellEnd"/>
      <w:r w:rsidR="00443B7C">
        <w:rPr>
          <w:szCs w:val="24"/>
        </w:rPr>
        <w:t xml:space="preserve"> algorithm </w:t>
      </w:r>
      <w:r w:rsidR="002447C2">
        <w:rPr>
          <w:szCs w:val="24"/>
        </w:rPr>
        <w:t xml:space="preserve">shifts </w:t>
      </w:r>
      <w:r w:rsidR="00434AAB">
        <w:rPr>
          <w:szCs w:val="24"/>
        </w:rPr>
        <w:t xml:space="preserve">the decision boundary </w:t>
      </w:r>
      <w:r w:rsidR="00821E51">
        <w:rPr>
          <w:szCs w:val="24"/>
        </w:rPr>
        <w:t xml:space="preserve">of the </w:t>
      </w:r>
      <w:r w:rsidR="00653915">
        <w:rPr>
          <w:szCs w:val="24"/>
        </w:rPr>
        <w:t xml:space="preserve">subject </w:t>
      </w:r>
      <w:r w:rsidR="00434AAB">
        <w:rPr>
          <w:szCs w:val="24"/>
        </w:rPr>
        <w:t>feature</w:t>
      </w:r>
      <w:r w:rsidR="00821E51">
        <w:rPr>
          <w:szCs w:val="24"/>
        </w:rPr>
        <w:t>s</w:t>
      </w:r>
      <w:r w:rsidR="00434AAB">
        <w:rPr>
          <w:szCs w:val="24"/>
        </w:rPr>
        <w:t xml:space="preserve"> to</w:t>
      </w:r>
      <w:r w:rsidR="003D6A2E">
        <w:rPr>
          <w:szCs w:val="24"/>
        </w:rPr>
        <w:t xml:space="preserve"> better</w:t>
      </w:r>
      <w:r w:rsidR="00434AAB">
        <w:rPr>
          <w:szCs w:val="24"/>
        </w:rPr>
        <w:t xml:space="preserve"> </w:t>
      </w:r>
      <w:r w:rsidR="00BD6F97">
        <w:rPr>
          <w:szCs w:val="24"/>
        </w:rPr>
        <w:t xml:space="preserve">classify </w:t>
      </w:r>
      <w:r w:rsidR="00434AAB">
        <w:rPr>
          <w:szCs w:val="24"/>
        </w:rPr>
        <w:t xml:space="preserve">the subject </w:t>
      </w:r>
      <w:r w:rsidR="00821E51">
        <w:rPr>
          <w:szCs w:val="24"/>
        </w:rPr>
        <w:t>diagnosis labels</w:t>
      </w:r>
      <w:r w:rsidR="00434AAB" w:rsidRPr="00E345B2">
        <w:rPr>
          <w:szCs w:val="24"/>
        </w:rPr>
        <w:t xml:space="preserve"> </w:t>
      </w:r>
      <w:r w:rsidR="00E345B2">
        <w:rPr>
          <w:szCs w:val="24"/>
        </w:rPr>
        <w:t>(</w:t>
      </w:r>
      <w:r w:rsidR="00E345B2" w:rsidRPr="00E345B2">
        <w:rPr>
          <w:szCs w:val="24"/>
        </w:rPr>
        <w:fldChar w:fldCharType="begin"/>
      </w:r>
      <w:r w:rsidR="00E345B2" w:rsidRPr="00E345B2">
        <w:rPr>
          <w:szCs w:val="24"/>
        </w:rPr>
        <w:instrText xml:space="preserve"> REF _Ref81244971 \h </w:instrText>
      </w:r>
      <w:r w:rsidR="00E345B2" w:rsidRPr="0008537B">
        <w:rPr>
          <w:szCs w:val="24"/>
        </w:rPr>
        <w:instrText xml:space="preserve"> \* MERGEFORMAT </w:instrText>
      </w:r>
      <w:r w:rsidR="00E345B2" w:rsidRPr="00E345B2">
        <w:rPr>
          <w:szCs w:val="24"/>
        </w:rPr>
      </w:r>
      <w:r w:rsidR="00E345B2" w:rsidRPr="00E345B2">
        <w:rPr>
          <w:szCs w:val="24"/>
        </w:rPr>
        <w:fldChar w:fldCharType="separate"/>
      </w:r>
      <w:r w:rsidR="00F8092D" w:rsidRPr="00F8092D">
        <w:t xml:space="preserve">Figure </w:t>
      </w:r>
      <w:r w:rsidR="00F8092D" w:rsidRPr="00F8092D">
        <w:rPr>
          <w:noProof/>
        </w:rPr>
        <w:t>6</w:t>
      </w:r>
      <w:r w:rsidR="00E345B2" w:rsidRPr="00E345B2">
        <w:rPr>
          <w:szCs w:val="24"/>
        </w:rPr>
        <w:fldChar w:fldCharType="end"/>
      </w:r>
      <w:r w:rsidR="00E345B2" w:rsidRPr="00E345B2">
        <w:rPr>
          <w:szCs w:val="24"/>
        </w:rPr>
        <w:t>D</w:t>
      </w:r>
      <w:r w:rsidR="00E345B2">
        <w:rPr>
          <w:szCs w:val="24"/>
        </w:rPr>
        <w:t>)</w:t>
      </w:r>
      <w:r w:rsidR="00E345B2" w:rsidRPr="00E345B2">
        <w:rPr>
          <w:szCs w:val="24"/>
        </w:rPr>
        <w:t>.</w:t>
      </w:r>
      <w:r w:rsidR="00472BE3">
        <w:rPr>
          <w:szCs w:val="24"/>
        </w:rPr>
        <w:t xml:space="preserve"> Th</w:t>
      </w:r>
      <w:r w:rsidR="003D6A2E">
        <w:rPr>
          <w:szCs w:val="24"/>
        </w:rPr>
        <w:t xml:space="preserve">erefore, the </w:t>
      </w:r>
      <w:proofErr w:type="spellStart"/>
      <w:r w:rsidR="003D6A2E">
        <w:rPr>
          <w:szCs w:val="24"/>
        </w:rPr>
        <w:t>DiVote</w:t>
      </w:r>
      <w:proofErr w:type="spellEnd"/>
      <w:r w:rsidR="003B4478">
        <w:rPr>
          <w:szCs w:val="24"/>
        </w:rPr>
        <w:t xml:space="preserve"> algorithm</w:t>
      </w:r>
      <w:r w:rsidR="003D6A2E">
        <w:rPr>
          <w:szCs w:val="24"/>
        </w:rPr>
        <w:t xml:space="preserve"> successfully classifies the given subjects despite the ambiguous features of muscle signals.</w:t>
      </w:r>
    </w:p>
    <w:p w14:paraId="11FB937E" w14:textId="22FEA399" w:rsidR="00D3123A" w:rsidRDefault="00D3123A" w:rsidP="00A642AD">
      <w:pPr>
        <w:pStyle w:val="BodyText"/>
        <w:spacing w:line="480" w:lineRule="auto"/>
        <w:rPr>
          <w:szCs w:val="24"/>
        </w:rPr>
      </w:pPr>
      <w:r>
        <w:rPr>
          <w:szCs w:val="24"/>
        </w:rPr>
        <w:tab/>
        <w:t xml:space="preserve">Furthermore, generating </w:t>
      </w:r>
      <w:r w:rsidR="00E25C1A">
        <w:rPr>
          <w:szCs w:val="24"/>
        </w:rPr>
        <w:t xml:space="preserve">the </w:t>
      </w:r>
      <w:r>
        <w:rPr>
          <w:szCs w:val="24"/>
        </w:rPr>
        <w:t xml:space="preserve">subject features from the </w:t>
      </w:r>
      <w:proofErr w:type="spellStart"/>
      <w:r>
        <w:rPr>
          <w:szCs w:val="24"/>
        </w:rPr>
        <w:t>DiVote</w:t>
      </w:r>
      <w:proofErr w:type="spellEnd"/>
      <w:r>
        <w:rPr>
          <w:szCs w:val="24"/>
        </w:rPr>
        <w:t xml:space="preserve"> </w:t>
      </w:r>
      <w:r w:rsidR="00D3660A">
        <w:rPr>
          <w:szCs w:val="24"/>
        </w:rPr>
        <w:t>algorithm</w:t>
      </w:r>
      <w:r>
        <w:rPr>
          <w:szCs w:val="24"/>
        </w:rPr>
        <w:t xml:space="preserve"> can prevent undesired inductive bias in the deep learning model. Metadata such as the proximal or distal muscle information could be used as a feature vector to train the deep learning model </w:t>
      </w:r>
      <w:r>
        <w:rPr>
          <w:szCs w:val="24"/>
        </w:rPr>
        <w:fldChar w:fldCharType="begin"/>
      </w:r>
      <w:r w:rsidR="00D03EE3">
        <w:rPr>
          <w:szCs w:val="24"/>
        </w:rPr>
        <w:instrText xml:space="preserve"> ADDIN EN.CITE &lt;EndNote&gt;&lt;Cite&gt;&lt;Author&gt;Xiong&lt;/Author&gt;&lt;Year&gt;2015&lt;/Year&gt;&lt;RecNum&gt;63&lt;/RecNum&gt;&lt;DisplayText&gt;[49, 50]&lt;/DisplayText&gt;&lt;record&gt;&lt;rec-number&gt;63&lt;/rec-number&gt;&lt;foreign-keys&gt;&lt;key app="EN" db-id="ftsxrwfsqftr2zepswz5pffv9sav2p5x9f5v" timestamp="1638789695"&gt;63&lt;/key&gt;&lt;/foreign-keys&gt;&lt;ref-type name="Conference Proceedings"&gt;10&lt;/ref-type&gt;&lt;contributors&gt;&lt;authors&gt;&lt;author&gt;Xiong, Chao&lt;/author&gt;&lt;author&gt;Zhao, Xiaowei&lt;/author&gt;&lt;author&gt;Tang, Danhang&lt;/author&gt;&lt;author&gt;Jayashree, Karlekar&lt;/author&gt;&lt;author&gt;Yan, Shuicheng&lt;/author&gt;&lt;author&gt;Kim, Tae-Kyun&lt;/author&gt;&lt;/authors&gt;&lt;/contributors&gt;&lt;titles&gt;&lt;title&gt;Conditional convolutional neural network for modality-aware face recognition&lt;/title&gt;&lt;secondary-title&gt;Proceedings of the IEEE International Conference on Computer Vision&lt;/secondary-title&gt;&lt;/titles&gt;&lt;pages&gt;3667-3675&lt;/pages&gt;&lt;dates&gt;&lt;year&gt;2015&lt;/year&gt;&lt;/dates&gt;&lt;urls&gt;&lt;/urls&gt;&lt;/record&gt;&lt;/Cite&gt;&lt;Cite&gt;&lt;Author&gt;Yoo&lt;/Author&gt;&lt;Year&gt;2020&lt;/Year&gt;&lt;RecNum&gt;62&lt;/RecNum&gt;&lt;record&gt;&lt;rec-number&gt;62&lt;/rec-number&gt;&lt;foreign-keys&gt;&lt;key app="EN" db-id="ftsxrwfsqftr2zepswz5pffv9sav2p5x9f5v" timestamp="1638789679"&gt;62&lt;/key&gt;&lt;/foreign-keys&gt;&lt;ref-type name="Journal Article"&gt;17&lt;/ref-type&gt;&lt;contributors&gt;&lt;authors&gt;&lt;author&gt;Yoo, In-Chul&lt;/author&gt;&lt;author&gt;Lee, Keonnyeong&lt;/author&gt;&lt;author&gt;Leem, Seonggyun&lt;/author&gt;&lt;author&gt;Oh, Hyunwoo&lt;/author&gt;&lt;author&gt;Ko, Bonggu&lt;/author&gt;&lt;author&gt;Yook, Dongsuk&lt;/author&gt;&lt;/authors&gt;&lt;/contributors&gt;&lt;titles&gt;&lt;title&gt;Speaker Anonymization for Personal Information Protection Using Voice Conversion Techniques&lt;/title&gt;&lt;secondary-title&gt;IEEE Access&lt;/secondary-title&gt;&lt;/titles&gt;&lt;pages&gt;198637-198645&lt;/pages&gt;&lt;volume&gt;8&lt;/volume&gt;&lt;dates&gt;&lt;year&gt;2020&lt;/year&gt;&lt;/dates&gt;&lt;isbn&gt;2169-3536&lt;/isbn&gt;&lt;urls&gt;&lt;/urls&gt;&lt;electronic-resource-num&gt;https://doi.org/10.1109/ACCESS.2020.3035416&lt;/electronic-resource-num&gt;&lt;/record&gt;&lt;/Cite&gt;&lt;/EndNote&gt;</w:instrText>
      </w:r>
      <w:r>
        <w:rPr>
          <w:szCs w:val="24"/>
        </w:rPr>
        <w:fldChar w:fldCharType="separate"/>
      </w:r>
      <w:r w:rsidR="00DD1EE8">
        <w:rPr>
          <w:noProof/>
          <w:szCs w:val="24"/>
        </w:rPr>
        <w:t>[49, 50]</w:t>
      </w:r>
      <w:r>
        <w:rPr>
          <w:szCs w:val="24"/>
        </w:rPr>
        <w:fldChar w:fldCharType="end"/>
      </w:r>
      <w:r>
        <w:rPr>
          <w:szCs w:val="24"/>
        </w:rPr>
        <w:t xml:space="preserve">, but the model may learn irrelevant features from the metadata. For instance, if the muscle type information was used as a feature vector in </w:t>
      </w:r>
      <w:proofErr w:type="spellStart"/>
      <w:r>
        <w:rPr>
          <w:szCs w:val="24"/>
        </w:rPr>
        <w:t>nEMGNet</w:t>
      </w:r>
      <w:proofErr w:type="spellEnd"/>
      <w:r>
        <w:rPr>
          <w:szCs w:val="24"/>
        </w:rPr>
        <w:t xml:space="preserve">, the model may predict proximal muscles as non-normal regardless of the signal </w:t>
      </w:r>
      <w:r w:rsidRPr="00E70BAB">
        <w:rPr>
          <w:szCs w:val="24"/>
        </w:rPr>
        <w:t xml:space="preserve">segment characteristics, because </w:t>
      </w:r>
      <w:r w:rsidR="002C70E4" w:rsidRPr="00E70BAB">
        <w:rPr>
          <w:szCs w:val="24"/>
        </w:rPr>
        <w:t xml:space="preserve">of </w:t>
      </w:r>
      <w:r w:rsidRPr="00E70BAB">
        <w:rPr>
          <w:szCs w:val="24"/>
        </w:rPr>
        <w:t xml:space="preserve">the </w:t>
      </w:r>
      <w:r w:rsidR="002C70E4" w:rsidRPr="00E70BAB">
        <w:rPr>
          <w:szCs w:val="24"/>
        </w:rPr>
        <w:t xml:space="preserve">small </w:t>
      </w:r>
      <w:r w:rsidRPr="00E70BAB">
        <w:rPr>
          <w:szCs w:val="24"/>
        </w:rPr>
        <w:t>number of proximal muscle signals in normal subjects</w:t>
      </w:r>
      <w:r w:rsidR="002C70E4" w:rsidRPr="00E70BAB">
        <w:rPr>
          <w:szCs w:val="24"/>
        </w:rPr>
        <w:t xml:space="preserve"> </w:t>
      </w:r>
      <w:r w:rsidRPr="00E70BAB">
        <w:rPr>
          <w:szCs w:val="24"/>
        </w:rPr>
        <w:t>(</w:t>
      </w:r>
      <w:r w:rsidRPr="00E70BAB">
        <w:rPr>
          <w:szCs w:val="24"/>
        </w:rPr>
        <w:fldChar w:fldCharType="begin"/>
      </w:r>
      <w:r w:rsidRPr="00E70BAB">
        <w:rPr>
          <w:szCs w:val="24"/>
        </w:rPr>
        <w:instrText xml:space="preserve"> REF _Ref81294488 \h </w:instrText>
      </w:r>
      <w:r w:rsidR="00E70BAB" w:rsidRPr="004815DE">
        <w:rPr>
          <w:szCs w:val="24"/>
        </w:rPr>
        <w:instrText xml:space="preserve"> \* MERGEFORMAT </w:instrText>
      </w:r>
      <w:r w:rsidRPr="00E70BAB">
        <w:rPr>
          <w:szCs w:val="24"/>
        </w:rPr>
      </w:r>
      <w:r w:rsidRPr="00E70BAB">
        <w:rPr>
          <w:szCs w:val="24"/>
        </w:rPr>
        <w:fldChar w:fldCharType="separate"/>
      </w:r>
      <w:r w:rsidR="00F8092D" w:rsidRPr="00F8092D">
        <w:rPr>
          <w:rFonts w:cs="Times New Roman"/>
          <w:color w:val="000000" w:themeColor="text1"/>
          <w:szCs w:val="24"/>
        </w:rPr>
        <w:t xml:space="preserve">Table </w:t>
      </w:r>
      <w:r w:rsidR="00F8092D" w:rsidRPr="00F8092D">
        <w:rPr>
          <w:rFonts w:cs="Times New Roman"/>
          <w:noProof/>
          <w:color w:val="000000" w:themeColor="text1"/>
          <w:szCs w:val="24"/>
        </w:rPr>
        <w:t>1</w:t>
      </w:r>
      <w:r w:rsidRPr="00E70BAB">
        <w:rPr>
          <w:szCs w:val="24"/>
        </w:rPr>
        <w:fldChar w:fldCharType="end"/>
      </w:r>
      <w:r w:rsidRPr="00E70BAB">
        <w:rPr>
          <w:szCs w:val="24"/>
        </w:rPr>
        <w:t>). Applying metadata in the form of subject feature</w:t>
      </w:r>
      <w:r w:rsidR="004D64F8" w:rsidRPr="00E70BAB">
        <w:rPr>
          <w:szCs w:val="24"/>
        </w:rPr>
        <w:t>s</w:t>
      </w:r>
      <w:r w:rsidRPr="00E70BAB">
        <w:rPr>
          <w:szCs w:val="24"/>
        </w:rPr>
        <w:t xml:space="preserve"> may </w:t>
      </w:r>
      <w:r w:rsidR="005F4780" w:rsidRPr="00E70BAB">
        <w:rPr>
          <w:szCs w:val="24"/>
        </w:rPr>
        <w:t xml:space="preserve">enable </w:t>
      </w:r>
      <w:r w:rsidRPr="00E70BAB">
        <w:rPr>
          <w:szCs w:val="24"/>
        </w:rPr>
        <w:t xml:space="preserve">the feature extractor to learn the desired features </w:t>
      </w:r>
      <w:r w:rsidR="0032701F" w:rsidRPr="00E70BAB">
        <w:rPr>
          <w:szCs w:val="24"/>
        </w:rPr>
        <w:t xml:space="preserve">and </w:t>
      </w:r>
      <w:r w:rsidR="005704CF" w:rsidRPr="00E70BAB">
        <w:rPr>
          <w:szCs w:val="24"/>
        </w:rPr>
        <w:t xml:space="preserve">leverage </w:t>
      </w:r>
      <w:r w:rsidRPr="00E70BAB">
        <w:rPr>
          <w:szCs w:val="24"/>
        </w:rPr>
        <w:t>the information from the metadata</w:t>
      </w:r>
      <w:r w:rsidR="0032701F" w:rsidRPr="00E70BAB">
        <w:rPr>
          <w:szCs w:val="24"/>
        </w:rPr>
        <w:t>, thus</w:t>
      </w:r>
      <w:r w:rsidRPr="00E70BAB">
        <w:rPr>
          <w:szCs w:val="24"/>
        </w:rPr>
        <w:t xml:space="preserve"> improv</w:t>
      </w:r>
      <w:r w:rsidR="0032701F" w:rsidRPr="00E70BAB">
        <w:rPr>
          <w:szCs w:val="24"/>
        </w:rPr>
        <w:t>ing the</w:t>
      </w:r>
      <w:r w:rsidRPr="00E70BAB">
        <w:rPr>
          <w:szCs w:val="24"/>
        </w:rPr>
        <w:t xml:space="preserve"> task performance.</w:t>
      </w:r>
    </w:p>
    <w:p w14:paraId="46677182" w14:textId="6EB6DE39" w:rsidR="00891089" w:rsidRDefault="00891089" w:rsidP="00891089">
      <w:pPr>
        <w:pStyle w:val="BodyText"/>
        <w:spacing w:line="480" w:lineRule="auto"/>
        <w:ind w:firstLine="800"/>
        <w:rPr>
          <w:szCs w:val="24"/>
        </w:rPr>
      </w:pPr>
      <w:r>
        <w:rPr>
          <w:szCs w:val="24"/>
        </w:rPr>
        <w:t>In medical applications</w:t>
      </w:r>
      <w:r w:rsidR="00684383">
        <w:rPr>
          <w:szCs w:val="24"/>
        </w:rPr>
        <w:t>,</w:t>
      </w:r>
      <w:r>
        <w:rPr>
          <w:szCs w:val="24"/>
        </w:rPr>
        <w:t xml:space="preserve"> </w:t>
      </w:r>
      <w:r w:rsidR="00400C78">
        <w:rPr>
          <w:szCs w:val="24"/>
        </w:rPr>
        <w:t xml:space="preserve">multiple measurements are </w:t>
      </w:r>
      <w:r w:rsidR="00AA46B1">
        <w:rPr>
          <w:szCs w:val="24"/>
        </w:rPr>
        <w:t xml:space="preserve">often </w:t>
      </w:r>
      <w:r w:rsidR="00400C78">
        <w:rPr>
          <w:szCs w:val="24"/>
        </w:rPr>
        <w:t xml:space="preserve">recorded for a subject </w:t>
      </w:r>
      <w:r w:rsidR="00A55BBC">
        <w:rPr>
          <w:szCs w:val="24"/>
        </w:rPr>
        <w:t>in different time and space</w:t>
      </w:r>
      <w:r w:rsidR="00526E35">
        <w:rPr>
          <w:szCs w:val="24"/>
        </w:rPr>
        <w:t xml:space="preserve">, generating </w:t>
      </w:r>
      <w:r w:rsidR="001E4C15">
        <w:rPr>
          <w:szCs w:val="24"/>
        </w:rPr>
        <w:t>heterogeneous data structures. For instance,</w:t>
      </w:r>
      <w:r w:rsidR="002A5787">
        <w:rPr>
          <w:szCs w:val="24"/>
        </w:rPr>
        <w:t xml:space="preserve"> longitudinal data </w:t>
      </w:r>
      <w:r w:rsidR="00743DC5">
        <w:rPr>
          <w:szCs w:val="24"/>
        </w:rPr>
        <w:t xml:space="preserve">are </w:t>
      </w:r>
      <w:r w:rsidR="002A5787">
        <w:rPr>
          <w:szCs w:val="24"/>
        </w:rPr>
        <w:t xml:space="preserve">created when a subject visits </w:t>
      </w:r>
      <w:r w:rsidR="006722CE">
        <w:rPr>
          <w:szCs w:val="24"/>
        </w:rPr>
        <w:t xml:space="preserve">a </w:t>
      </w:r>
      <w:r w:rsidR="002A5787">
        <w:rPr>
          <w:szCs w:val="24"/>
        </w:rPr>
        <w:t xml:space="preserve">medical institution at different </w:t>
      </w:r>
      <w:r w:rsidR="007D558B">
        <w:rPr>
          <w:szCs w:val="24"/>
        </w:rPr>
        <w:t xml:space="preserve">points in time, </w:t>
      </w:r>
      <w:r w:rsidR="001E4C15">
        <w:rPr>
          <w:szCs w:val="24"/>
        </w:rPr>
        <w:t>or</w:t>
      </w:r>
      <w:r w:rsidR="007D4D73">
        <w:rPr>
          <w:szCs w:val="24"/>
        </w:rPr>
        <w:t xml:space="preserve"> </w:t>
      </w:r>
      <w:r w:rsidR="00391A6B">
        <w:rPr>
          <w:szCs w:val="24"/>
        </w:rPr>
        <w:t xml:space="preserve">various </w:t>
      </w:r>
      <w:proofErr w:type="spellStart"/>
      <w:r w:rsidR="001E4C15">
        <w:rPr>
          <w:szCs w:val="24"/>
        </w:rPr>
        <w:t>nEMG</w:t>
      </w:r>
      <w:proofErr w:type="spellEnd"/>
      <w:r w:rsidR="001E4C15">
        <w:rPr>
          <w:szCs w:val="24"/>
        </w:rPr>
        <w:t xml:space="preserve"> measurements </w:t>
      </w:r>
      <w:r w:rsidR="00EC5CC0">
        <w:rPr>
          <w:szCs w:val="24"/>
        </w:rPr>
        <w:t xml:space="preserve">are </w:t>
      </w:r>
      <w:r w:rsidR="009A00FC">
        <w:rPr>
          <w:szCs w:val="24"/>
        </w:rPr>
        <w:t>recorded</w:t>
      </w:r>
      <w:r w:rsidR="00EC5CC0">
        <w:rPr>
          <w:szCs w:val="24"/>
        </w:rPr>
        <w:t xml:space="preserve"> </w:t>
      </w:r>
      <w:r w:rsidR="008F052B">
        <w:rPr>
          <w:szCs w:val="24"/>
        </w:rPr>
        <w:t xml:space="preserve">from </w:t>
      </w:r>
      <w:r w:rsidR="00391A6B">
        <w:rPr>
          <w:szCs w:val="24"/>
        </w:rPr>
        <w:t xml:space="preserve">different </w:t>
      </w:r>
      <w:r w:rsidR="008F052B">
        <w:rPr>
          <w:szCs w:val="24"/>
        </w:rPr>
        <w:t>muscles in</w:t>
      </w:r>
      <w:r w:rsidR="00303544">
        <w:rPr>
          <w:szCs w:val="24"/>
        </w:rPr>
        <w:t xml:space="preserve"> </w:t>
      </w:r>
      <w:r w:rsidR="0034792D">
        <w:rPr>
          <w:szCs w:val="24"/>
        </w:rPr>
        <w:t xml:space="preserve">the </w:t>
      </w:r>
      <w:r w:rsidR="00303544">
        <w:rPr>
          <w:szCs w:val="24"/>
        </w:rPr>
        <w:t>electrophysiologic diagnosis of neuromuscular disorders</w:t>
      </w:r>
      <w:r w:rsidR="008F052B">
        <w:rPr>
          <w:szCs w:val="24"/>
        </w:rPr>
        <w:t>.</w:t>
      </w:r>
      <w:r w:rsidR="00AD64E5">
        <w:rPr>
          <w:szCs w:val="24"/>
        </w:rPr>
        <w:t xml:space="preserve"> W</w:t>
      </w:r>
      <w:r>
        <w:rPr>
          <w:szCs w:val="24"/>
        </w:rPr>
        <w:t>hile homogeneous data structure is prefe</w:t>
      </w:r>
      <w:r w:rsidR="00115F97">
        <w:rPr>
          <w:szCs w:val="24"/>
        </w:rPr>
        <w:t>rable</w:t>
      </w:r>
      <w:r>
        <w:rPr>
          <w:szCs w:val="24"/>
        </w:rPr>
        <w:t xml:space="preserve"> in developing machine learning models, </w:t>
      </w:r>
      <w:r w:rsidR="00D40979">
        <w:rPr>
          <w:szCs w:val="24"/>
        </w:rPr>
        <w:t xml:space="preserve">data with heterogeneous structure </w:t>
      </w:r>
      <w:r w:rsidR="00F54079">
        <w:rPr>
          <w:szCs w:val="24"/>
        </w:rPr>
        <w:t xml:space="preserve">is </w:t>
      </w:r>
      <w:r w:rsidR="00D40979">
        <w:rPr>
          <w:szCs w:val="24"/>
        </w:rPr>
        <w:t xml:space="preserve">inevitable. </w:t>
      </w:r>
      <w:r w:rsidR="002452B4">
        <w:rPr>
          <w:szCs w:val="24"/>
        </w:rPr>
        <w:t xml:space="preserve">In </w:t>
      </w:r>
      <w:r w:rsidR="00154BFF">
        <w:rPr>
          <w:szCs w:val="24"/>
        </w:rPr>
        <w:t xml:space="preserve">such </w:t>
      </w:r>
      <w:r w:rsidR="002452B4">
        <w:rPr>
          <w:szCs w:val="24"/>
        </w:rPr>
        <w:t>medical applications where the data structure is heterogeneous within a given subject</w:t>
      </w:r>
      <w:r w:rsidR="00C46F12">
        <w:rPr>
          <w:szCs w:val="24"/>
        </w:rPr>
        <w:t xml:space="preserve"> </w:t>
      </w:r>
      <w:r w:rsidR="00451F53">
        <w:rPr>
          <w:szCs w:val="24"/>
        </w:rPr>
        <w:fldChar w:fldCharType="begin"/>
      </w:r>
      <w:r w:rsidR="000B04FC">
        <w:rPr>
          <w:szCs w:val="24"/>
        </w:rPr>
        <w:instrText xml:space="preserve"> ADDIN EN.CITE &lt;EndNote&gt;&lt;Cite&gt;&lt;Author&gt;Lee&lt;/Author&gt;&lt;Year&gt;2019&lt;/Year&gt;&lt;RecNum&gt;64&lt;/RecNum&gt;&lt;DisplayText&gt;[51, 52]&lt;/DisplayText&gt;&lt;record&gt;&lt;rec-number&gt;64&lt;/rec-number&gt;&lt;foreign-keys&gt;&lt;key app="EN" db-id="ftsxrwfsqftr2zepswz5pffv9sav2p5x9f5v" timestamp="1638861869"&gt;64&lt;/key&gt;&lt;/foreign-keys&gt;&lt;ref-type name="Journal Article"&gt;17&lt;/ref-type&gt;&lt;contributors&gt;&lt;authors&gt;&lt;author&gt;Lee, Garam&lt;/author&gt;&lt;author&gt;Kang, Byungkon&lt;/author&gt;&lt;author&gt;Nho, Kwangsik&lt;/author&gt;&lt;author&gt;Sohn, Kyung-Ah&lt;/author&gt;&lt;author&gt;Kim, Dokyoon&lt;/author&gt;&lt;/authors&gt;&lt;/contributors&gt;&lt;titles&gt;&lt;title&gt;MildInt: deep learning-based multimodal longitudinal data integration framework&lt;/title&gt;&lt;secondary-title&gt;Frontiers in genetics&lt;/secondary-title&gt;&lt;/titles&gt;&lt;pages&gt;617&lt;/pages&gt;&lt;volume&gt;10&lt;/volume&gt;&lt;dates&gt;&lt;year&gt;2019&lt;/year&gt;&lt;/dates&gt;&lt;isbn&gt;1664-8021&lt;/isbn&gt;&lt;urls&gt;&lt;/urls&gt;&lt;electronic-resource-num&gt;https://doi.org/10.3389/fgene.2019.00617&lt;/electronic-resource-num&gt;&lt;/record&gt;&lt;/Cite&gt;&lt;Cite&gt;&lt;Author&gt;Gao&lt;/Author&gt;&lt;Year&gt;2018&lt;/Year&gt;&lt;RecNum&gt;66&lt;/RecNum&gt;&lt;record&gt;&lt;rec-number&gt;66&lt;/rec-number&gt;&lt;foreign-keys&gt;&lt;key app="EN" db-id="ftsxrwfsqftr2zepswz5pffv9sav2p5x9f5v" timestamp="1638863363"&gt;66&lt;/key&gt;&lt;/foreign-keys&gt;&lt;ref-type name="Conference Proceedings"&gt;10&lt;/ref-type&gt;&lt;contributors&gt;&lt;authors&gt;&lt;author&gt;Gao, Linlin&lt;/author&gt;&lt;author&gt;Pan, Haiwei&lt;/author&gt;&lt;author&gt;Liu, Fujun&lt;/author&gt;&lt;author&gt;Xie, Xiaoqin&lt;/author&gt;&lt;author&gt;Zhang, Zhiqiang&lt;/author&gt;&lt;author&gt;Han, Jinming&lt;/author&gt;&lt;author&gt;Alzheimer’s Disease Neuroimaging Initiative&lt;/author&gt;&lt;/authors&gt;&lt;/contributors&gt;&lt;titles&gt;&lt;title&gt;Brain disease diagnosis using deep learning features from longitudinal MR images&lt;/title&gt;&lt;secondary-title&gt;Asia-Pacific Web (APWeb) and Web-Age Information Management (WAIM) Joint International Conference on Web and Big Data&lt;/secondary-title&gt;&lt;/titles&gt;&lt;pages&gt;327-339&lt;/pages&gt;&lt;dates&gt;&lt;year&gt;2018&lt;/year&gt;&lt;/dates&gt;&lt;publisher&gt;Springer&lt;/publisher&gt;&lt;urls&gt;&lt;/urls&gt;&lt;electronic-resource-num&gt;https://doi.org/10.1007/978-3-319-96890-2_27&lt;/electronic-resource-num&gt;&lt;/record&gt;&lt;/Cite&gt;&lt;/EndNote&gt;</w:instrText>
      </w:r>
      <w:r w:rsidR="00451F53">
        <w:rPr>
          <w:szCs w:val="24"/>
        </w:rPr>
        <w:fldChar w:fldCharType="separate"/>
      </w:r>
      <w:r w:rsidR="00DD1EE8">
        <w:rPr>
          <w:noProof/>
          <w:szCs w:val="24"/>
        </w:rPr>
        <w:t>[51, 52]</w:t>
      </w:r>
      <w:r w:rsidR="00451F53">
        <w:rPr>
          <w:szCs w:val="24"/>
        </w:rPr>
        <w:fldChar w:fldCharType="end"/>
      </w:r>
      <w:r w:rsidR="00451F53">
        <w:rPr>
          <w:szCs w:val="24"/>
        </w:rPr>
        <w:t xml:space="preserve">, </w:t>
      </w:r>
      <w:r w:rsidR="00711199">
        <w:rPr>
          <w:szCs w:val="24"/>
        </w:rPr>
        <w:t xml:space="preserve">the </w:t>
      </w:r>
      <w:proofErr w:type="spellStart"/>
      <w:r w:rsidR="002452B4">
        <w:rPr>
          <w:szCs w:val="24"/>
        </w:rPr>
        <w:t>DiVote</w:t>
      </w:r>
      <w:proofErr w:type="spellEnd"/>
      <w:r w:rsidR="002452B4">
        <w:rPr>
          <w:szCs w:val="24"/>
        </w:rPr>
        <w:t xml:space="preserve"> </w:t>
      </w:r>
      <w:r w:rsidR="00D3660A">
        <w:rPr>
          <w:szCs w:val="24"/>
        </w:rPr>
        <w:t>algorithm</w:t>
      </w:r>
      <w:r w:rsidR="002452B4">
        <w:rPr>
          <w:szCs w:val="24"/>
        </w:rPr>
        <w:t xml:space="preserve"> may </w:t>
      </w:r>
      <w:r w:rsidR="0047243A">
        <w:rPr>
          <w:szCs w:val="24"/>
        </w:rPr>
        <w:t xml:space="preserve">leverage all data from the </w:t>
      </w:r>
      <w:r w:rsidR="0047243A">
        <w:rPr>
          <w:szCs w:val="24"/>
        </w:rPr>
        <w:lastRenderedPageBreak/>
        <w:t xml:space="preserve">subject and </w:t>
      </w:r>
      <w:r w:rsidR="002452B4">
        <w:rPr>
          <w:szCs w:val="24"/>
        </w:rPr>
        <w:t xml:space="preserve">integrate the heterogeneity to predict the </w:t>
      </w:r>
      <w:r w:rsidR="002452B4">
        <w:rPr>
          <w:szCs w:val="24"/>
        </w:rPr>
        <w:t>diagnosis of the subject</w:t>
      </w:r>
      <w:r w:rsidR="002452B4">
        <w:rPr>
          <w:szCs w:val="24"/>
        </w:rPr>
        <w:t>.</w:t>
      </w:r>
      <w:r w:rsidR="00DC08F8">
        <w:rPr>
          <w:szCs w:val="24"/>
        </w:rPr>
        <w:t xml:space="preserve"> In addition</w:t>
      </w:r>
      <w:r w:rsidR="009F174F">
        <w:rPr>
          <w:szCs w:val="24"/>
        </w:rPr>
        <w:t xml:space="preserve">, </w:t>
      </w:r>
      <w:r w:rsidR="00E22278">
        <w:rPr>
          <w:szCs w:val="24"/>
        </w:rPr>
        <w:t xml:space="preserve">the </w:t>
      </w:r>
      <w:r w:rsidR="009F174F">
        <w:rPr>
          <w:szCs w:val="24"/>
        </w:rPr>
        <w:t>metadata</w:t>
      </w:r>
      <w:r w:rsidR="00C03BC2">
        <w:rPr>
          <w:szCs w:val="24"/>
        </w:rPr>
        <w:t xml:space="preserve"> </w:t>
      </w:r>
      <w:r w:rsidR="009F174F">
        <w:rPr>
          <w:szCs w:val="24"/>
        </w:rPr>
        <w:t>may be used to generate new types of subject features</w:t>
      </w:r>
      <w:r w:rsidR="0034792D">
        <w:rPr>
          <w:szCs w:val="24"/>
        </w:rPr>
        <w:t>,</w:t>
      </w:r>
      <w:r w:rsidR="009F174F">
        <w:rPr>
          <w:szCs w:val="24"/>
        </w:rPr>
        <w:t xml:space="preserve"> which </w:t>
      </w:r>
      <w:r w:rsidR="00525989">
        <w:rPr>
          <w:szCs w:val="24"/>
        </w:rPr>
        <w:t xml:space="preserve">could </w:t>
      </w:r>
      <w:r w:rsidR="009F174F">
        <w:rPr>
          <w:szCs w:val="24"/>
        </w:rPr>
        <w:t>improve task performance.</w:t>
      </w:r>
    </w:p>
    <w:p w14:paraId="43712A28" w14:textId="1C667AAB" w:rsidR="006935E6" w:rsidRDefault="006935E6" w:rsidP="000454A6">
      <w:pPr>
        <w:pStyle w:val="Heading2"/>
        <w:numPr>
          <w:ilvl w:val="1"/>
          <w:numId w:val="12"/>
        </w:numPr>
      </w:pPr>
      <w:r>
        <w:t xml:space="preserve">Learned features of </w:t>
      </w:r>
      <w:proofErr w:type="spellStart"/>
      <w:r>
        <w:t>nEMGNet</w:t>
      </w:r>
      <w:proofErr w:type="spellEnd"/>
    </w:p>
    <w:p w14:paraId="4FA4D447" w14:textId="3E65284B" w:rsidR="004C48EA" w:rsidRDefault="00B63821" w:rsidP="00C02A3D">
      <w:pPr>
        <w:pStyle w:val="BodyText"/>
        <w:spacing w:line="480" w:lineRule="auto"/>
        <w:ind w:firstLine="800"/>
        <w:rPr>
          <w:szCs w:val="24"/>
        </w:rPr>
      </w:pPr>
      <w:r w:rsidRPr="003A59E9">
        <w:rPr>
          <w:szCs w:val="24"/>
        </w:rPr>
        <w:fldChar w:fldCharType="begin"/>
      </w:r>
      <w:r w:rsidRPr="003A59E9">
        <w:rPr>
          <w:szCs w:val="24"/>
        </w:rPr>
        <w:instrText xml:space="preserve"> REF _Ref81327509 \h </w:instrText>
      </w:r>
      <w:r>
        <w:rPr>
          <w:szCs w:val="24"/>
        </w:rPr>
        <w:instrText xml:space="preserve"> \* MERGEFORMAT </w:instrText>
      </w:r>
      <w:r w:rsidRPr="003A59E9">
        <w:rPr>
          <w:szCs w:val="24"/>
        </w:rPr>
      </w:r>
      <w:r w:rsidRPr="003A59E9">
        <w:rPr>
          <w:szCs w:val="24"/>
        </w:rPr>
        <w:fldChar w:fldCharType="separate"/>
      </w:r>
      <w:r w:rsidR="00F8092D" w:rsidRPr="00F8092D">
        <w:rPr>
          <w:szCs w:val="24"/>
        </w:rPr>
        <w:t xml:space="preserve">Figure </w:t>
      </w:r>
      <w:r w:rsidR="00F8092D" w:rsidRPr="00F8092D">
        <w:rPr>
          <w:noProof/>
          <w:szCs w:val="24"/>
        </w:rPr>
        <w:t>7</w:t>
      </w:r>
      <w:r w:rsidRPr="003A59E9">
        <w:rPr>
          <w:szCs w:val="24"/>
        </w:rPr>
        <w:fldChar w:fldCharType="end"/>
      </w:r>
      <w:r w:rsidRPr="003A59E9">
        <w:rPr>
          <w:szCs w:val="24"/>
        </w:rPr>
        <w:t xml:space="preserve"> </w:t>
      </w:r>
      <w:r w:rsidR="00C02A3D">
        <w:rPr>
          <w:szCs w:val="24"/>
        </w:rPr>
        <w:t xml:space="preserve">shows </w:t>
      </w:r>
      <w:r w:rsidRPr="003A59E9">
        <w:rPr>
          <w:szCs w:val="24"/>
        </w:rPr>
        <w:t>that</w:t>
      </w:r>
      <w:r w:rsidR="00933AE5">
        <w:rPr>
          <w:szCs w:val="24"/>
        </w:rPr>
        <w:t xml:space="preserve"> the learned </w:t>
      </w:r>
      <w:r w:rsidR="00AC44AB">
        <w:rPr>
          <w:szCs w:val="24"/>
        </w:rPr>
        <w:t xml:space="preserve">signal </w:t>
      </w:r>
      <w:r w:rsidR="00933AE5">
        <w:rPr>
          <w:szCs w:val="24"/>
        </w:rPr>
        <w:t xml:space="preserve">features of </w:t>
      </w:r>
      <w:proofErr w:type="spellStart"/>
      <w:r w:rsidR="00933AE5">
        <w:rPr>
          <w:szCs w:val="24"/>
        </w:rPr>
        <w:t>nEMGNet</w:t>
      </w:r>
      <w:proofErr w:type="spellEnd"/>
      <w:r w:rsidR="00933AE5">
        <w:rPr>
          <w:szCs w:val="24"/>
        </w:rPr>
        <w:t xml:space="preserve"> </w:t>
      </w:r>
      <w:r w:rsidR="00AC44AB">
        <w:rPr>
          <w:szCs w:val="24"/>
        </w:rPr>
        <w:t xml:space="preserve">have </w:t>
      </w:r>
      <w:r w:rsidR="0034792D">
        <w:rPr>
          <w:szCs w:val="24"/>
        </w:rPr>
        <w:t xml:space="preserve">a </w:t>
      </w:r>
      <w:r w:rsidR="00933AE5">
        <w:rPr>
          <w:szCs w:val="24"/>
        </w:rPr>
        <w:t>s</w:t>
      </w:r>
      <w:r w:rsidR="004067D2">
        <w:rPr>
          <w:szCs w:val="24"/>
        </w:rPr>
        <w:t xml:space="preserve">imilar magnitude as </w:t>
      </w:r>
      <w:r w:rsidR="00F92775">
        <w:rPr>
          <w:szCs w:val="24"/>
        </w:rPr>
        <w:t xml:space="preserve">the </w:t>
      </w:r>
      <w:r w:rsidR="001911F1">
        <w:rPr>
          <w:szCs w:val="24"/>
        </w:rPr>
        <w:t xml:space="preserve">signal segments of </w:t>
      </w:r>
      <w:r w:rsidR="004067D2">
        <w:rPr>
          <w:szCs w:val="24"/>
        </w:rPr>
        <w:t>corresponding diagnosis labels.</w:t>
      </w:r>
      <w:r w:rsidR="00C70B28">
        <w:rPr>
          <w:szCs w:val="24"/>
        </w:rPr>
        <w:t xml:space="preserve"> </w:t>
      </w:r>
      <w:r w:rsidRPr="003A59E9">
        <w:rPr>
          <w:szCs w:val="24"/>
        </w:rPr>
        <w:t xml:space="preserve">In addition, </w:t>
      </w:r>
      <w:r w:rsidR="00BD37F1">
        <w:rPr>
          <w:szCs w:val="24"/>
        </w:rPr>
        <w:t xml:space="preserve">the </w:t>
      </w:r>
      <w:r w:rsidR="006C5A6D">
        <w:rPr>
          <w:szCs w:val="24"/>
        </w:rPr>
        <w:t xml:space="preserve">signal </w:t>
      </w:r>
      <w:r w:rsidRPr="003A59E9">
        <w:rPr>
          <w:szCs w:val="24"/>
        </w:rPr>
        <w:t xml:space="preserve">characteristics of each diagnosis </w:t>
      </w:r>
      <w:r w:rsidR="006C5A6D">
        <w:rPr>
          <w:szCs w:val="24"/>
        </w:rPr>
        <w:t xml:space="preserve">label </w:t>
      </w:r>
      <w:r w:rsidR="00701A2F">
        <w:rPr>
          <w:szCs w:val="24"/>
        </w:rPr>
        <w:t xml:space="preserve">were </w:t>
      </w:r>
      <w:proofErr w:type="gramStart"/>
      <w:r w:rsidR="006C5A6D">
        <w:rPr>
          <w:szCs w:val="24"/>
        </w:rPr>
        <w:t>similar to</w:t>
      </w:r>
      <w:proofErr w:type="gramEnd"/>
      <w:r w:rsidR="006C5A6D">
        <w:rPr>
          <w:szCs w:val="24"/>
        </w:rPr>
        <w:t xml:space="preserve"> the </w:t>
      </w:r>
      <w:r w:rsidRPr="003A59E9">
        <w:rPr>
          <w:szCs w:val="24"/>
        </w:rPr>
        <w:t xml:space="preserve">feature visualization results. </w:t>
      </w:r>
      <w:r w:rsidR="001E296E">
        <w:rPr>
          <w:szCs w:val="24"/>
        </w:rPr>
        <w:t xml:space="preserve">Myopathic signals are characterized by small amplitude and higher frequency </w:t>
      </w:r>
      <w:r w:rsidR="001E296E">
        <w:rPr>
          <w:szCs w:val="24"/>
        </w:rPr>
        <w:fldChar w:fldCharType="begin"/>
      </w:r>
      <w:r w:rsidR="005A77F1">
        <w:rPr>
          <w:szCs w:val="24"/>
        </w:rPr>
        <w:instrText xml:space="preserve"> ADDIN EN.CITE &lt;EndNote&gt;&lt;Cite&gt;&lt;Author&gt;Kimura&lt;/Author&gt;&lt;Year&gt;2013&lt;/Year&gt;&lt;RecNum&gt;25&lt;/RecNum&gt;&lt;DisplayText&gt;[11]&lt;/DisplayText&gt;&lt;record&gt;&lt;rec-number&gt;25&lt;/rec-number&gt;&lt;foreign-keys&gt;&lt;key app="EN" db-id="ftsxrwfsqftr2zepswz5pffv9sav2p5x9f5v" timestamp="1634540298"&gt;25&lt;/key&gt;&lt;/foreign-keys&gt;&lt;ref-type name="Book"&gt;6&lt;/ref-type&gt;&lt;contributors&gt;&lt;authors&gt;&lt;author&gt;Kimura, Jun&lt;/author&gt;&lt;/authors&gt;&lt;/contributors&gt;&lt;titles&gt;&lt;title&gt;Electrodiagnosis in diseases of nerve and muscle: principles and practice&lt;/title&gt;&lt;/titles&gt;&lt;dates&gt;&lt;year&gt;2013&lt;/year&gt;&lt;/dates&gt;&lt;publisher&gt;Oxford university press&lt;/publisher&gt;&lt;isbn&gt;0199738688&lt;/isbn&gt;&lt;urls&gt;&lt;/urls&gt;&lt;electronic-resource-num&gt;https://doi.org/10.1093/med/9780199738687.001.0001&lt;/electronic-resource-num&gt;&lt;/record&gt;&lt;/Cite&gt;&lt;/EndNote&gt;</w:instrText>
      </w:r>
      <w:r w:rsidR="001E296E">
        <w:rPr>
          <w:szCs w:val="24"/>
        </w:rPr>
        <w:fldChar w:fldCharType="separate"/>
      </w:r>
      <w:r w:rsidR="003737BF">
        <w:rPr>
          <w:noProof/>
          <w:szCs w:val="24"/>
        </w:rPr>
        <w:t>[11]</w:t>
      </w:r>
      <w:r w:rsidR="001E296E">
        <w:rPr>
          <w:szCs w:val="24"/>
        </w:rPr>
        <w:fldChar w:fldCharType="end"/>
      </w:r>
      <w:r w:rsidR="001E296E">
        <w:rPr>
          <w:szCs w:val="24"/>
        </w:rPr>
        <w:t xml:space="preserve">, similar to the augmented signal segment in </w:t>
      </w:r>
      <w:r w:rsidR="001E296E" w:rsidRPr="003A59E9">
        <w:rPr>
          <w:szCs w:val="24"/>
        </w:rPr>
        <w:fldChar w:fldCharType="begin"/>
      </w:r>
      <w:r w:rsidR="001E296E" w:rsidRPr="003A59E9">
        <w:rPr>
          <w:szCs w:val="24"/>
        </w:rPr>
        <w:instrText xml:space="preserve"> REF _Ref81327509 \h </w:instrText>
      </w:r>
      <w:r w:rsidR="001E296E">
        <w:rPr>
          <w:szCs w:val="24"/>
        </w:rPr>
        <w:instrText xml:space="preserve"> \* MERGEFORMAT </w:instrText>
      </w:r>
      <w:r w:rsidR="001E296E" w:rsidRPr="003A59E9">
        <w:rPr>
          <w:szCs w:val="24"/>
        </w:rPr>
      </w:r>
      <w:r w:rsidR="001E296E" w:rsidRPr="003A59E9">
        <w:rPr>
          <w:szCs w:val="24"/>
        </w:rPr>
        <w:fldChar w:fldCharType="separate"/>
      </w:r>
      <w:r w:rsidR="00F8092D" w:rsidRPr="00F8092D">
        <w:rPr>
          <w:szCs w:val="24"/>
        </w:rPr>
        <w:t xml:space="preserve">Figure </w:t>
      </w:r>
      <w:r w:rsidR="00F8092D" w:rsidRPr="00F8092D">
        <w:rPr>
          <w:noProof/>
          <w:szCs w:val="24"/>
        </w:rPr>
        <w:t>7</w:t>
      </w:r>
      <w:r w:rsidR="001E296E" w:rsidRPr="003A59E9">
        <w:rPr>
          <w:szCs w:val="24"/>
        </w:rPr>
        <w:fldChar w:fldCharType="end"/>
      </w:r>
      <w:r w:rsidR="001E296E" w:rsidRPr="003A59E9">
        <w:rPr>
          <w:szCs w:val="24"/>
        </w:rPr>
        <w:t>B</w:t>
      </w:r>
      <w:r w:rsidR="001E296E">
        <w:rPr>
          <w:szCs w:val="24"/>
        </w:rPr>
        <w:t>.</w:t>
      </w:r>
      <w:r w:rsidR="004175D5">
        <w:rPr>
          <w:szCs w:val="24"/>
        </w:rPr>
        <w:t xml:space="preserve"> Neuropathic signals are characterized by large amplitude and lower frequency </w:t>
      </w:r>
      <w:r w:rsidR="004175D5">
        <w:rPr>
          <w:szCs w:val="24"/>
        </w:rPr>
        <w:fldChar w:fldCharType="begin"/>
      </w:r>
      <w:r w:rsidR="005A77F1">
        <w:rPr>
          <w:szCs w:val="24"/>
        </w:rPr>
        <w:instrText xml:space="preserve"> ADDIN EN.CITE &lt;EndNote&gt;&lt;Cite&gt;&lt;Author&gt;Kimura&lt;/Author&gt;&lt;Year&gt;2013&lt;/Year&gt;&lt;RecNum&gt;25&lt;/RecNum&gt;&lt;DisplayText&gt;[11]&lt;/DisplayText&gt;&lt;record&gt;&lt;rec-number&gt;25&lt;/rec-number&gt;&lt;foreign-keys&gt;&lt;key app="EN" db-id="ftsxrwfsqftr2zepswz5pffv9sav2p5x9f5v" timestamp="1634540298"&gt;25&lt;/key&gt;&lt;/foreign-keys&gt;&lt;ref-type name="Book"&gt;6&lt;/ref-type&gt;&lt;contributors&gt;&lt;authors&gt;&lt;author&gt;Kimura, Jun&lt;/author&gt;&lt;/authors&gt;&lt;/contributors&gt;&lt;titles&gt;&lt;title&gt;Electrodiagnosis in diseases of nerve and muscle: principles and practice&lt;/title&gt;&lt;/titles&gt;&lt;dates&gt;&lt;year&gt;2013&lt;/year&gt;&lt;/dates&gt;&lt;publisher&gt;Oxford university press&lt;/publisher&gt;&lt;isbn&gt;0199738688&lt;/isbn&gt;&lt;urls&gt;&lt;/urls&gt;&lt;electronic-resource-num&gt;https://doi.org/10.1093/med/9780199738687.001.0001&lt;/electronic-resource-num&gt;&lt;/record&gt;&lt;/Cite&gt;&lt;/EndNote&gt;</w:instrText>
      </w:r>
      <w:r w:rsidR="004175D5">
        <w:rPr>
          <w:szCs w:val="24"/>
        </w:rPr>
        <w:fldChar w:fldCharType="separate"/>
      </w:r>
      <w:r w:rsidR="003737BF">
        <w:rPr>
          <w:noProof/>
          <w:szCs w:val="24"/>
        </w:rPr>
        <w:t>[11]</w:t>
      </w:r>
      <w:r w:rsidR="004175D5">
        <w:rPr>
          <w:szCs w:val="24"/>
        </w:rPr>
        <w:fldChar w:fldCharType="end"/>
      </w:r>
      <w:r w:rsidR="004175D5">
        <w:rPr>
          <w:szCs w:val="24"/>
        </w:rPr>
        <w:t xml:space="preserve">, which </w:t>
      </w:r>
      <w:r w:rsidR="000E6A55">
        <w:rPr>
          <w:szCs w:val="24"/>
        </w:rPr>
        <w:t>wa</w:t>
      </w:r>
      <w:r w:rsidR="004175D5">
        <w:rPr>
          <w:szCs w:val="24"/>
        </w:rPr>
        <w:t xml:space="preserve">s similar to the augmented signal segment in </w:t>
      </w:r>
      <w:r w:rsidR="004175D5" w:rsidRPr="003A59E9">
        <w:rPr>
          <w:szCs w:val="24"/>
        </w:rPr>
        <w:fldChar w:fldCharType="begin"/>
      </w:r>
      <w:r w:rsidR="004175D5" w:rsidRPr="003A59E9">
        <w:rPr>
          <w:szCs w:val="24"/>
        </w:rPr>
        <w:instrText xml:space="preserve"> REF _Ref81327509 \h </w:instrText>
      </w:r>
      <w:r w:rsidR="004175D5">
        <w:rPr>
          <w:szCs w:val="24"/>
        </w:rPr>
        <w:instrText xml:space="preserve"> \* MERGEFORMAT </w:instrText>
      </w:r>
      <w:r w:rsidR="004175D5" w:rsidRPr="003A59E9">
        <w:rPr>
          <w:szCs w:val="24"/>
        </w:rPr>
      </w:r>
      <w:r w:rsidR="004175D5" w:rsidRPr="003A59E9">
        <w:rPr>
          <w:szCs w:val="24"/>
        </w:rPr>
        <w:fldChar w:fldCharType="separate"/>
      </w:r>
      <w:r w:rsidR="00F8092D" w:rsidRPr="00F8092D">
        <w:rPr>
          <w:szCs w:val="24"/>
        </w:rPr>
        <w:t xml:space="preserve">Figure </w:t>
      </w:r>
      <w:r w:rsidR="00F8092D" w:rsidRPr="00F8092D">
        <w:rPr>
          <w:noProof/>
          <w:szCs w:val="24"/>
        </w:rPr>
        <w:t>7</w:t>
      </w:r>
      <w:r w:rsidR="004175D5" w:rsidRPr="003A59E9">
        <w:rPr>
          <w:szCs w:val="24"/>
        </w:rPr>
        <w:fldChar w:fldCharType="end"/>
      </w:r>
      <w:r w:rsidR="004175D5" w:rsidRPr="003A59E9">
        <w:rPr>
          <w:szCs w:val="24"/>
        </w:rPr>
        <w:t>D</w:t>
      </w:r>
      <w:r w:rsidR="004175D5">
        <w:rPr>
          <w:szCs w:val="24"/>
        </w:rPr>
        <w:t xml:space="preserve"> and</w:t>
      </w:r>
      <w:r w:rsidR="004175D5" w:rsidRPr="003A59E9">
        <w:rPr>
          <w:szCs w:val="24"/>
        </w:rPr>
        <w:t xml:space="preserve"> F</w:t>
      </w:r>
      <w:r w:rsidR="004175D5">
        <w:rPr>
          <w:szCs w:val="24"/>
        </w:rPr>
        <w:t>.</w:t>
      </w:r>
      <w:r w:rsidR="00005C78">
        <w:rPr>
          <w:szCs w:val="24"/>
        </w:rPr>
        <w:t xml:space="preserve"> Learned features of normal signals </w:t>
      </w:r>
      <w:r w:rsidR="00F14BCF">
        <w:rPr>
          <w:szCs w:val="24"/>
        </w:rPr>
        <w:t xml:space="preserve">were </w:t>
      </w:r>
      <w:r w:rsidR="00005C78">
        <w:rPr>
          <w:szCs w:val="24"/>
        </w:rPr>
        <w:t xml:space="preserve">slightly different from real normal signals because the latent features for normal signals were not as concise as </w:t>
      </w:r>
      <w:r w:rsidR="002967EA">
        <w:rPr>
          <w:szCs w:val="24"/>
        </w:rPr>
        <w:t xml:space="preserve">those of </w:t>
      </w:r>
      <w:r w:rsidR="00005C78">
        <w:rPr>
          <w:szCs w:val="24"/>
        </w:rPr>
        <w:t>myopathic or neuropathic signals.</w:t>
      </w:r>
      <w:r w:rsidR="00066A81">
        <w:rPr>
          <w:szCs w:val="24"/>
        </w:rPr>
        <w:t xml:space="preserve"> </w:t>
      </w:r>
      <w:r w:rsidRPr="003A59E9">
        <w:rPr>
          <w:szCs w:val="24"/>
        </w:rPr>
        <w:t xml:space="preserve">Meticulous details of real signals </w:t>
      </w:r>
      <w:r w:rsidR="00B31562">
        <w:rPr>
          <w:szCs w:val="24"/>
        </w:rPr>
        <w:t>we</w:t>
      </w:r>
      <w:r w:rsidRPr="003A59E9">
        <w:rPr>
          <w:szCs w:val="24"/>
        </w:rPr>
        <w:t>re not simulated in feature visualization results</w:t>
      </w:r>
      <w:r w:rsidR="003169C3">
        <w:rPr>
          <w:szCs w:val="24"/>
        </w:rPr>
        <w:t>,</w:t>
      </w:r>
      <w:r w:rsidRPr="003A59E9">
        <w:rPr>
          <w:szCs w:val="24"/>
        </w:rPr>
        <w:t xml:space="preserve"> indicat</w:t>
      </w:r>
      <w:r w:rsidR="003169C3">
        <w:rPr>
          <w:szCs w:val="24"/>
        </w:rPr>
        <w:t>ing</w:t>
      </w:r>
      <w:r w:rsidRPr="003A59E9">
        <w:rPr>
          <w:szCs w:val="24"/>
        </w:rPr>
        <w:t xml:space="preserve"> that very fine details were </w:t>
      </w:r>
      <w:r w:rsidR="007B7B93">
        <w:rPr>
          <w:szCs w:val="24"/>
        </w:rPr>
        <w:t>un</w:t>
      </w:r>
      <w:r w:rsidRPr="003A59E9">
        <w:rPr>
          <w:szCs w:val="24"/>
        </w:rPr>
        <w:t>necessary</w:t>
      </w:r>
      <w:r w:rsidR="00FA0D4E">
        <w:rPr>
          <w:szCs w:val="24"/>
        </w:rPr>
        <w:t xml:space="preserve"> to distinguish </w:t>
      </w:r>
      <w:r w:rsidRPr="003A59E9">
        <w:rPr>
          <w:szCs w:val="24"/>
        </w:rPr>
        <w:t xml:space="preserve">the </w:t>
      </w:r>
      <w:r w:rsidR="00B2782B">
        <w:rPr>
          <w:szCs w:val="24"/>
        </w:rPr>
        <w:t xml:space="preserve">normal </w:t>
      </w:r>
      <w:r w:rsidRPr="003A59E9">
        <w:rPr>
          <w:szCs w:val="24"/>
        </w:rPr>
        <w:t>signals</w:t>
      </w:r>
      <w:r w:rsidR="00B2782B">
        <w:rPr>
          <w:szCs w:val="24"/>
        </w:rPr>
        <w:t xml:space="preserve"> from myopathic or neuropathic signals.</w:t>
      </w:r>
      <w:r w:rsidR="00183A80">
        <w:rPr>
          <w:szCs w:val="24"/>
        </w:rPr>
        <w:t xml:space="preserve"> Heuristic analysis </w:t>
      </w:r>
      <w:r w:rsidR="005C3C32">
        <w:rPr>
          <w:szCs w:val="24"/>
        </w:rPr>
        <w:t xml:space="preserve">conducted </w:t>
      </w:r>
      <w:r w:rsidR="00183A80">
        <w:rPr>
          <w:szCs w:val="24"/>
        </w:rPr>
        <w:t xml:space="preserve">by electromyographers </w:t>
      </w:r>
      <w:r w:rsidR="00B2782B">
        <w:rPr>
          <w:szCs w:val="24"/>
        </w:rPr>
        <w:t xml:space="preserve">suggested </w:t>
      </w:r>
      <w:r w:rsidR="00183A80">
        <w:rPr>
          <w:szCs w:val="24"/>
        </w:rPr>
        <w:t xml:space="preserve">that the </w:t>
      </w:r>
      <w:r w:rsidR="00041DAA">
        <w:rPr>
          <w:szCs w:val="24"/>
        </w:rPr>
        <w:t xml:space="preserve">signals </w:t>
      </w:r>
      <w:r w:rsidR="00183A80">
        <w:rPr>
          <w:szCs w:val="24"/>
        </w:rPr>
        <w:t xml:space="preserve">generated for myopathy and neuropathy </w:t>
      </w:r>
      <w:r w:rsidR="00031EDD">
        <w:rPr>
          <w:szCs w:val="24"/>
        </w:rPr>
        <w:t xml:space="preserve">exhibit typical </w:t>
      </w:r>
      <w:r w:rsidR="00183A80">
        <w:rPr>
          <w:szCs w:val="24"/>
        </w:rPr>
        <w:t xml:space="preserve">pathologic </w:t>
      </w:r>
      <w:r w:rsidR="00031EDD">
        <w:rPr>
          <w:szCs w:val="24"/>
        </w:rPr>
        <w:t>characteristics</w:t>
      </w:r>
      <w:r w:rsidR="00183A80">
        <w:rPr>
          <w:szCs w:val="24"/>
        </w:rPr>
        <w:t>.</w:t>
      </w:r>
      <w:r w:rsidR="00B2782B">
        <w:rPr>
          <w:szCs w:val="24"/>
        </w:rPr>
        <w:t xml:space="preserve"> </w:t>
      </w:r>
      <w:r w:rsidR="00CC0494">
        <w:rPr>
          <w:szCs w:val="24"/>
        </w:rPr>
        <w:t>Th</w:t>
      </w:r>
      <w:r w:rsidR="00EF0EB8">
        <w:rPr>
          <w:szCs w:val="24"/>
        </w:rPr>
        <w:t>ese</w:t>
      </w:r>
      <w:r w:rsidR="00CC0494">
        <w:rPr>
          <w:szCs w:val="24"/>
        </w:rPr>
        <w:t xml:space="preserve"> result</w:t>
      </w:r>
      <w:r w:rsidR="00EF0EB8">
        <w:rPr>
          <w:szCs w:val="24"/>
        </w:rPr>
        <w:t>s</w:t>
      </w:r>
      <w:r w:rsidR="00CC0494">
        <w:rPr>
          <w:szCs w:val="24"/>
        </w:rPr>
        <w:t xml:space="preserve"> </w:t>
      </w:r>
      <w:r w:rsidR="00584AA7">
        <w:rPr>
          <w:szCs w:val="24"/>
        </w:rPr>
        <w:t xml:space="preserve">demonstrated </w:t>
      </w:r>
      <w:r w:rsidR="00CC0494">
        <w:rPr>
          <w:szCs w:val="24"/>
        </w:rPr>
        <w:t xml:space="preserve">that </w:t>
      </w:r>
      <w:proofErr w:type="spellStart"/>
      <w:r w:rsidR="00B2782B">
        <w:rPr>
          <w:szCs w:val="24"/>
        </w:rPr>
        <w:t>nEMGNet</w:t>
      </w:r>
      <w:proofErr w:type="spellEnd"/>
      <w:r w:rsidR="00B2782B">
        <w:rPr>
          <w:szCs w:val="24"/>
        </w:rPr>
        <w:t xml:space="preserve"> </w:t>
      </w:r>
      <w:r w:rsidR="0034792D">
        <w:rPr>
          <w:szCs w:val="24"/>
        </w:rPr>
        <w:t xml:space="preserve">had </w:t>
      </w:r>
      <w:r w:rsidR="00B2782B">
        <w:rPr>
          <w:szCs w:val="24"/>
        </w:rPr>
        <w:t xml:space="preserve">learned the desired signal characteristics of each diagnosis type, </w:t>
      </w:r>
      <w:r w:rsidR="00170309">
        <w:rPr>
          <w:szCs w:val="24"/>
        </w:rPr>
        <w:t>addressing the causality of</w:t>
      </w:r>
      <w:r w:rsidR="00253331">
        <w:rPr>
          <w:szCs w:val="24"/>
        </w:rPr>
        <w:t xml:space="preserve"> the</w:t>
      </w:r>
      <w:r w:rsidR="00170309">
        <w:rPr>
          <w:szCs w:val="24"/>
        </w:rPr>
        <w:t xml:space="preserve"> deep learning model  </w:t>
      </w:r>
      <w:r w:rsidR="00170309">
        <w:rPr>
          <w:szCs w:val="24"/>
        </w:rPr>
        <w:fldChar w:fldCharType="begin">
          <w:fldData xml:space="preserve">PEVuZE5vdGU+PENpdGU+PEF1dGhvcj5BcnJpZXRhPC9BdXRob3I+PFllYXI+MjAyMDwvWWVhcj48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</w:fldData>
        </w:fldChar>
      </w:r>
      <w:r w:rsidR="000B04FC">
        <w:rPr>
          <w:szCs w:val="24"/>
        </w:rPr>
        <w:instrText xml:space="preserve"> ADDIN EN.CITE </w:instrText>
      </w:r>
      <w:r w:rsidR="000B04FC">
        <w:rPr>
          <w:szCs w:val="24"/>
        </w:rPr>
        <w:fldChar w:fldCharType="begin">
          <w:fldData xml:space="preserve">PEVuZE5vdGU+PENpdGU+PEF1dGhvcj5BcnJpZXRhPC9BdXRob3I+PFllYXI+MjAyMDwvWWVhcj48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</w:fldData>
        </w:fldChar>
      </w:r>
      <w:r w:rsidR="000B04FC">
        <w:rPr>
          <w:szCs w:val="24"/>
        </w:rPr>
        <w:instrText xml:space="preserve"> ADDIN EN.CITE.DATA </w:instrText>
      </w:r>
      <w:r w:rsidR="000B04FC">
        <w:rPr>
          <w:szCs w:val="24"/>
        </w:rPr>
      </w:r>
      <w:r w:rsidR="000B04FC">
        <w:rPr>
          <w:szCs w:val="24"/>
        </w:rPr>
        <w:fldChar w:fldCharType="end"/>
      </w:r>
      <w:r w:rsidR="00170309">
        <w:rPr>
          <w:szCs w:val="24"/>
        </w:rPr>
      </w:r>
      <w:r w:rsidR="00170309">
        <w:rPr>
          <w:szCs w:val="24"/>
        </w:rPr>
        <w:fldChar w:fldCharType="separate"/>
      </w:r>
      <w:r w:rsidR="00DD1EE8">
        <w:rPr>
          <w:noProof/>
          <w:szCs w:val="24"/>
        </w:rPr>
        <w:t>[53-55]</w:t>
      </w:r>
      <w:r w:rsidR="00170309">
        <w:rPr>
          <w:szCs w:val="24"/>
        </w:rPr>
        <w:fldChar w:fldCharType="end"/>
      </w:r>
      <w:r w:rsidR="00170309">
        <w:rPr>
          <w:szCs w:val="24"/>
        </w:rPr>
        <w:t>.</w:t>
      </w:r>
    </w:p>
    <w:p w14:paraId="665190DF" w14:textId="3C8BA27F" w:rsidR="006935E6" w:rsidRPr="003A59E9" w:rsidRDefault="006935E6" w:rsidP="000454A6">
      <w:pPr>
        <w:pStyle w:val="Heading2"/>
        <w:numPr>
          <w:ilvl w:val="1"/>
          <w:numId w:val="12"/>
        </w:numPr>
      </w:pPr>
      <w:r>
        <w:t>Limitation and future works</w:t>
      </w:r>
    </w:p>
    <w:p w14:paraId="25804996" w14:textId="0B37784E" w:rsidR="00AE002C" w:rsidRDefault="00264E6E" w:rsidP="007565E4">
      <w:pPr>
        <w:pStyle w:val="BodyText"/>
        <w:spacing w:line="480" w:lineRule="auto"/>
        <w:ind w:firstLine="720"/>
        <w:rPr>
          <w:szCs w:val="24"/>
        </w:rPr>
      </w:pPr>
      <w:r>
        <w:rPr>
          <w:szCs w:val="24"/>
        </w:rPr>
        <w:t xml:space="preserve">There are </w:t>
      </w:r>
      <w:r w:rsidR="0034792D">
        <w:rPr>
          <w:szCs w:val="24"/>
        </w:rPr>
        <w:t xml:space="preserve">a </w:t>
      </w:r>
      <w:r w:rsidR="006C38DF">
        <w:rPr>
          <w:szCs w:val="24"/>
        </w:rPr>
        <w:t xml:space="preserve">few </w:t>
      </w:r>
      <w:r w:rsidR="001C0F0A">
        <w:rPr>
          <w:szCs w:val="24"/>
        </w:rPr>
        <w:t>l</w:t>
      </w:r>
      <w:r w:rsidR="001C0F0A" w:rsidRPr="003A59E9">
        <w:rPr>
          <w:szCs w:val="24"/>
        </w:rPr>
        <w:t>imitations</w:t>
      </w:r>
      <w:r w:rsidR="009A23E4" w:rsidRPr="003A59E9">
        <w:rPr>
          <w:szCs w:val="24"/>
        </w:rPr>
        <w:t xml:space="preserve"> of this study. </w:t>
      </w:r>
      <w:r w:rsidR="007E40F9">
        <w:rPr>
          <w:szCs w:val="24"/>
        </w:rPr>
        <w:t xml:space="preserve">First, </w:t>
      </w:r>
      <w:r w:rsidR="00C24BC2">
        <w:rPr>
          <w:szCs w:val="24"/>
        </w:rPr>
        <w:t>only 5</w:t>
      </w:r>
      <w:r w:rsidR="00E66980">
        <w:rPr>
          <w:szCs w:val="24"/>
        </w:rPr>
        <w:t>7</w:t>
      </w:r>
      <w:r w:rsidR="009A23E4" w:rsidRPr="003A59E9">
        <w:rPr>
          <w:szCs w:val="24"/>
        </w:rPr>
        <w:t xml:space="preserve"> subjects </w:t>
      </w:r>
      <w:r w:rsidR="00AB0DA3">
        <w:rPr>
          <w:szCs w:val="24"/>
        </w:rPr>
        <w:t xml:space="preserve">were </w:t>
      </w:r>
      <w:r w:rsidR="00C24BC2">
        <w:rPr>
          <w:szCs w:val="24"/>
        </w:rPr>
        <w:t>analyzed</w:t>
      </w:r>
      <w:r w:rsidR="0034792D">
        <w:rPr>
          <w:szCs w:val="24"/>
        </w:rPr>
        <w:t>,</w:t>
      </w:r>
      <w:r w:rsidR="00C24BC2">
        <w:rPr>
          <w:szCs w:val="24"/>
        </w:rPr>
        <w:t xml:space="preserve"> which is</w:t>
      </w:r>
      <w:r w:rsidR="00FC1BA3">
        <w:rPr>
          <w:szCs w:val="24"/>
        </w:rPr>
        <w:t xml:space="preserve"> not</w:t>
      </w:r>
      <w:r w:rsidR="00C24BC2">
        <w:rPr>
          <w:szCs w:val="24"/>
        </w:rPr>
        <w:t xml:space="preserve"> sufficient to validate the evaluation results.</w:t>
      </w:r>
      <w:r w:rsidR="00D37093" w:rsidRPr="003A59E9">
        <w:rPr>
          <w:szCs w:val="24"/>
        </w:rPr>
        <w:t xml:space="preserve"> </w:t>
      </w:r>
      <w:r w:rsidR="0034792D">
        <w:rPr>
          <w:szCs w:val="24"/>
        </w:rPr>
        <w:t>Cross-</w:t>
      </w:r>
      <w:r w:rsidR="006935E6">
        <w:rPr>
          <w:szCs w:val="24"/>
        </w:rPr>
        <w:t xml:space="preserve">validation was performed due to </w:t>
      </w:r>
      <w:r w:rsidR="0034792D">
        <w:rPr>
          <w:szCs w:val="24"/>
        </w:rPr>
        <w:t xml:space="preserve">the </w:t>
      </w:r>
      <w:r w:rsidR="006935E6">
        <w:rPr>
          <w:szCs w:val="24"/>
        </w:rPr>
        <w:t xml:space="preserve">small subject size. </w:t>
      </w:r>
      <w:r w:rsidR="00681A1E">
        <w:rPr>
          <w:szCs w:val="24"/>
        </w:rPr>
        <w:t>Therefore</w:t>
      </w:r>
      <w:r w:rsidR="0012171C">
        <w:rPr>
          <w:szCs w:val="24"/>
        </w:rPr>
        <w:t>, a</w:t>
      </w:r>
      <w:r w:rsidR="00C24BC2">
        <w:rPr>
          <w:szCs w:val="24"/>
        </w:rPr>
        <w:t xml:space="preserve">dditional </w:t>
      </w:r>
      <w:proofErr w:type="spellStart"/>
      <w:r w:rsidR="00D37093" w:rsidRPr="003A59E9">
        <w:rPr>
          <w:szCs w:val="24"/>
        </w:rPr>
        <w:t>nEMG</w:t>
      </w:r>
      <w:proofErr w:type="spellEnd"/>
      <w:r w:rsidR="007851E5" w:rsidRPr="003A59E9">
        <w:rPr>
          <w:szCs w:val="24"/>
        </w:rPr>
        <w:t xml:space="preserve"> subjects</w:t>
      </w:r>
      <w:r w:rsidR="00D37093" w:rsidRPr="003A59E9">
        <w:rPr>
          <w:szCs w:val="24"/>
        </w:rPr>
        <w:t xml:space="preserve"> </w:t>
      </w:r>
      <w:r w:rsidR="00C24BC2">
        <w:rPr>
          <w:szCs w:val="24"/>
        </w:rPr>
        <w:t xml:space="preserve">must be </w:t>
      </w:r>
      <w:r w:rsidR="00D37093" w:rsidRPr="003A59E9">
        <w:rPr>
          <w:szCs w:val="24"/>
        </w:rPr>
        <w:t xml:space="preserve">collected to increase the sample size and </w:t>
      </w:r>
      <w:r w:rsidR="007851E5" w:rsidRPr="003A59E9">
        <w:rPr>
          <w:szCs w:val="24"/>
        </w:rPr>
        <w:t xml:space="preserve">validate </w:t>
      </w:r>
      <w:r w:rsidR="00C24BC2">
        <w:rPr>
          <w:szCs w:val="24"/>
        </w:rPr>
        <w:t>the study</w:t>
      </w:r>
      <w:r w:rsidR="007851E5" w:rsidRPr="003A59E9">
        <w:rPr>
          <w:szCs w:val="24"/>
        </w:rPr>
        <w:t>.</w:t>
      </w:r>
      <w:r w:rsidR="007E40F9">
        <w:rPr>
          <w:szCs w:val="24"/>
        </w:rPr>
        <w:t xml:space="preserve"> </w:t>
      </w:r>
      <w:r w:rsidR="00BA0B4B">
        <w:rPr>
          <w:color w:val="000000"/>
        </w:rPr>
        <w:t xml:space="preserve">Second, </w:t>
      </w:r>
      <w:r w:rsidR="00E60B56">
        <w:rPr>
          <w:color w:val="000000"/>
        </w:rPr>
        <w:t xml:space="preserve">this study </w:t>
      </w:r>
      <w:r w:rsidR="004D5290">
        <w:rPr>
          <w:color w:val="000000"/>
        </w:rPr>
        <w:t xml:space="preserve">only </w:t>
      </w:r>
      <w:r w:rsidR="00E60B56">
        <w:rPr>
          <w:color w:val="000000"/>
        </w:rPr>
        <w:t xml:space="preserve">focused </w:t>
      </w:r>
      <w:r w:rsidR="00BA0B4B">
        <w:t xml:space="preserve">on distinguishing </w:t>
      </w:r>
      <w:r w:rsidR="00303544">
        <w:t>crude</w:t>
      </w:r>
      <w:r w:rsidR="00AA50B2">
        <w:t xml:space="preserve"> categories of </w:t>
      </w:r>
      <w:r w:rsidR="00303544">
        <w:t>neuromuscular disorders</w:t>
      </w:r>
      <w:r w:rsidR="00AA50B2">
        <w:t xml:space="preserve">. </w:t>
      </w:r>
      <w:r w:rsidR="00BA0B4B">
        <w:t xml:space="preserve">However, </w:t>
      </w:r>
      <w:r w:rsidR="0034792D">
        <w:t>several subtypes of myopathies include</w:t>
      </w:r>
      <w:r w:rsidR="00BA0B4B">
        <w:t xml:space="preserve"> inflammatory myositis, myotonic dystrophy, muscular dystrophies, and congenital myopathies. </w:t>
      </w:r>
      <w:r w:rsidR="00AE002C">
        <w:t>While t</w:t>
      </w:r>
      <w:r w:rsidR="00BA0B4B">
        <w:t xml:space="preserve">hese subtypes share common </w:t>
      </w:r>
      <w:r w:rsidR="00AE002C">
        <w:t xml:space="preserve">major </w:t>
      </w:r>
      <w:r w:rsidR="00BA0B4B">
        <w:t xml:space="preserve">myopathic motor unit action potential (MUAP) features, </w:t>
      </w:r>
      <w:r w:rsidR="00AE002C">
        <w:t xml:space="preserve">they also </w:t>
      </w:r>
      <w:r w:rsidR="00BA0B4B">
        <w:t xml:space="preserve">exhibit subtle differences in </w:t>
      </w:r>
      <w:r w:rsidR="00BA0B4B">
        <w:lastRenderedPageBreak/>
        <w:t>MUAP</w:t>
      </w:r>
      <w:r w:rsidR="005B4B1B">
        <w:t xml:space="preserve"> </w:t>
      </w:r>
      <w:r w:rsidR="004868DD">
        <w:fldChar w:fldCharType="begin"/>
      </w:r>
      <w:r w:rsidR="005A77F1">
        <w:instrText xml:space="preserve"> ADDIN EN.CITE &lt;EndNote&gt;&lt;Cite&gt;&lt;Author&gt;Kimura&lt;/Author&gt;&lt;Year&gt;2013&lt;/Year&gt;&lt;RecNum&gt;25&lt;/RecNum&gt;&lt;DisplayText&gt;[11]&lt;/DisplayText&gt;&lt;record&gt;&lt;rec-number&gt;25&lt;/rec-number&gt;&lt;foreign-keys&gt;&lt;key app="EN" db-id="ftsxrwfsqftr2zepswz5pffv9sav2p5x9f5v" timestamp="1634540298"&gt;25&lt;/key&gt;&lt;/foreign-keys&gt;&lt;ref-type name="Book"&gt;6&lt;/ref-type&gt;&lt;contributors&gt;&lt;authors&gt;&lt;author&gt;Kimura, Jun&lt;/author&gt;&lt;/authors&gt;&lt;/contributors&gt;&lt;titles&gt;&lt;title&gt;Electrodiagnosis in diseases of nerve and muscle: principles and practice&lt;/title&gt;&lt;/titles&gt;&lt;dates&gt;&lt;year&gt;2013&lt;/year&gt;&lt;/dates&gt;&lt;publisher&gt;Oxford university press&lt;/publisher&gt;&lt;isbn&gt;0199738688&lt;/isbn&gt;&lt;urls&gt;&lt;/urls&gt;&lt;electronic-resource-num&gt;https://doi.org/10.1093/med/9780199738687.001.0001&lt;/electronic-resource-num&gt;&lt;/record&gt;&lt;/Cite&gt;&lt;/EndNote&gt;</w:instrText>
      </w:r>
      <w:r w:rsidR="004868DD">
        <w:fldChar w:fldCharType="separate"/>
      </w:r>
      <w:r w:rsidR="003737BF">
        <w:rPr>
          <w:noProof/>
        </w:rPr>
        <w:t>[11]</w:t>
      </w:r>
      <w:r w:rsidR="004868DD">
        <w:fldChar w:fldCharType="end"/>
      </w:r>
      <w:r w:rsidR="00AE002C">
        <w:t>.</w:t>
      </w:r>
      <w:r w:rsidR="005B4B1B">
        <w:rPr>
          <w:color w:val="000000"/>
        </w:rPr>
        <w:t xml:space="preserve"> </w:t>
      </w:r>
      <w:r w:rsidR="004C72AD">
        <w:t>Similarly, t</w:t>
      </w:r>
      <w:r w:rsidR="00AE002C">
        <w:t>here are</w:t>
      </w:r>
      <w:r w:rsidR="004D374B">
        <w:t xml:space="preserve"> various</w:t>
      </w:r>
      <w:r w:rsidR="00D9140F">
        <w:t xml:space="preserve"> </w:t>
      </w:r>
      <w:r w:rsidR="00AE002C">
        <w:t xml:space="preserve">subtypes </w:t>
      </w:r>
      <w:r w:rsidR="004D374B">
        <w:t xml:space="preserve">of </w:t>
      </w:r>
      <w:r w:rsidR="00BA0B4B">
        <w:t>neuropath</w:t>
      </w:r>
      <w:r w:rsidR="003E7DBB">
        <w:t>ies</w:t>
      </w:r>
      <w:r w:rsidR="004C5536">
        <w:t>,</w:t>
      </w:r>
      <w:r w:rsidR="00BA0B4B">
        <w:t xml:space="preserve"> includ</w:t>
      </w:r>
      <w:r w:rsidR="004C5536">
        <w:t>ing</w:t>
      </w:r>
      <w:r w:rsidR="00BA0B4B">
        <w:t xml:space="preserve"> compressive neuropathies, Guillain-Barre syndrome, radiculopathies</w:t>
      </w:r>
      <w:r w:rsidR="00AD7B30">
        <w:t>,</w:t>
      </w:r>
      <w:r w:rsidR="00BA0B4B">
        <w:t xml:space="preserve"> and amyotrophic lateral sclerosis</w:t>
      </w:r>
      <w:r w:rsidR="00AD7B30">
        <w:t>,</w:t>
      </w:r>
      <w:r w:rsidR="00AE002C">
        <w:t xml:space="preserve"> which share common </w:t>
      </w:r>
      <w:r w:rsidR="00BA0B4B">
        <w:t xml:space="preserve">neurogenic MUAP </w:t>
      </w:r>
      <w:r w:rsidR="005B4B1B">
        <w:t>features but</w:t>
      </w:r>
      <w:r w:rsidR="00BA0B4B">
        <w:t xml:space="preserve"> </w:t>
      </w:r>
      <w:r w:rsidR="00896F73">
        <w:t xml:space="preserve">exhibit </w:t>
      </w:r>
      <w:r w:rsidR="00BA0B4B">
        <w:t>subtle differences</w:t>
      </w:r>
      <w:r w:rsidR="005B4B1B">
        <w:t xml:space="preserve"> </w:t>
      </w:r>
      <w:r w:rsidR="004868DD">
        <w:fldChar w:fldCharType="begin"/>
      </w:r>
      <w:r w:rsidR="005A77F1">
        <w:instrText xml:space="preserve"> ADDIN EN.CITE &lt;EndNote&gt;&lt;Cite&gt;&lt;Author&gt;Kimura&lt;/Author&gt;&lt;Year&gt;2013&lt;/Year&gt;&lt;RecNum&gt;25&lt;/RecNum&gt;&lt;DisplayText&gt;[11]&lt;/DisplayText&gt;&lt;record&gt;&lt;rec-number&gt;25&lt;/rec-number&gt;&lt;foreign-keys&gt;&lt;key app="EN" db-id="ftsxrwfsqftr2zepswz5pffv9sav2p5x9f5v" timestamp="1634540298"&gt;25&lt;/key&gt;&lt;/foreign-keys&gt;&lt;ref-type name="Book"&gt;6&lt;/ref-type&gt;&lt;contributors&gt;&lt;authors&gt;&lt;author&gt;Kimura, Jun&lt;/author&gt;&lt;/authors&gt;&lt;/contributors&gt;&lt;titles&gt;&lt;title&gt;Electrodiagnosis in diseases of nerve and muscle: principles and practice&lt;/title&gt;&lt;/titles&gt;&lt;dates&gt;&lt;year&gt;2013&lt;/year&gt;&lt;/dates&gt;&lt;publisher&gt;Oxford university press&lt;/publisher&gt;&lt;isbn&gt;0199738688&lt;/isbn&gt;&lt;urls&gt;&lt;/urls&gt;&lt;electronic-resource-num&gt;https://doi.org/10.1093/med/9780199738687.001.0001&lt;/electronic-resource-num&gt;&lt;/record&gt;&lt;/Cite&gt;&lt;/EndNote&gt;</w:instrText>
      </w:r>
      <w:r w:rsidR="004868DD">
        <w:fldChar w:fldCharType="separate"/>
      </w:r>
      <w:r w:rsidR="003737BF">
        <w:rPr>
          <w:noProof/>
        </w:rPr>
        <w:t>[11]</w:t>
      </w:r>
      <w:r w:rsidR="004868DD">
        <w:fldChar w:fldCharType="end"/>
      </w:r>
      <w:r w:rsidR="00BA0B4B">
        <w:rPr>
          <w:color w:val="000000"/>
        </w:rPr>
        <w:t xml:space="preserve">. </w:t>
      </w:r>
      <w:r w:rsidR="005C6BCF">
        <w:rPr>
          <w:color w:val="000000"/>
        </w:rPr>
        <w:t xml:space="preserve">In the future, the proposed method may be able to perform a detailed diagnosis based on </w:t>
      </w:r>
      <w:proofErr w:type="spellStart"/>
      <w:r w:rsidR="005C6BCF">
        <w:rPr>
          <w:color w:val="000000"/>
        </w:rPr>
        <w:t>nEMG</w:t>
      </w:r>
      <w:proofErr w:type="spellEnd"/>
      <w:r w:rsidR="005C6BCF">
        <w:rPr>
          <w:color w:val="000000"/>
        </w:rPr>
        <w:t xml:space="preserve"> patterns if a larger </w:t>
      </w:r>
      <w:proofErr w:type="spellStart"/>
      <w:r w:rsidR="005C6BCF">
        <w:rPr>
          <w:color w:val="000000"/>
        </w:rPr>
        <w:t>nEMG</w:t>
      </w:r>
      <w:proofErr w:type="spellEnd"/>
      <w:r w:rsidR="005C6BCF">
        <w:rPr>
          <w:color w:val="000000"/>
        </w:rPr>
        <w:t xml:space="preserve"> dataset including various subtype labels is available.</w:t>
      </w:r>
    </w:p>
    <w:p w14:paraId="0BE9E0C7" w14:textId="04C4E8EE" w:rsidR="00DC487F" w:rsidRPr="002B5288" w:rsidRDefault="00706D2A" w:rsidP="000454A6">
      <w:pPr>
        <w:pStyle w:val="Heading1"/>
        <w:numPr>
          <w:ilvl w:val="0"/>
          <w:numId w:val="12"/>
        </w:numPr>
        <w:rPr>
          <w:sz w:val="48"/>
        </w:rPr>
      </w:pPr>
      <w:bookmarkStart w:id="38" w:name="_Ref84760028"/>
      <w:r w:rsidRPr="00706D2A">
        <w:t>Conclusion</w:t>
      </w:r>
      <w:bookmarkEnd w:id="38"/>
    </w:p>
    <w:p w14:paraId="210B3214" w14:textId="524BC416" w:rsidR="003B0931" w:rsidRPr="00843057" w:rsidRDefault="005A765E" w:rsidP="00DC7866">
      <w:pPr>
        <w:spacing w:line="480" w:lineRule="auto"/>
        <w:ind w:firstLine="720"/>
      </w:pPr>
      <w:r>
        <w:t>This study</w:t>
      </w:r>
      <w:r w:rsidR="00642749">
        <w:t xml:space="preserve"> </w:t>
      </w:r>
      <w:r w:rsidR="00C7303C">
        <w:t>introduced</w:t>
      </w:r>
      <w:r w:rsidR="00642749">
        <w:t xml:space="preserve"> </w:t>
      </w:r>
      <w:proofErr w:type="spellStart"/>
      <w:r w:rsidR="009A61A4">
        <w:t>nEMGNet</w:t>
      </w:r>
      <w:proofErr w:type="spellEnd"/>
      <w:r w:rsidR="0022257C">
        <w:t xml:space="preserve">, </w:t>
      </w:r>
      <w:r w:rsidR="0022257C">
        <w:rPr>
          <w:rFonts w:hint="eastAsia"/>
        </w:rPr>
        <w:t>a</w:t>
      </w:r>
      <w:r w:rsidR="0022257C">
        <w:t xml:space="preserve"> 1D-CNN model</w:t>
      </w:r>
      <w:r w:rsidR="00A07C6C">
        <w:t xml:space="preserve"> to extract features from </w:t>
      </w:r>
      <w:r w:rsidR="0022257C">
        <w:t xml:space="preserve">raw </w:t>
      </w:r>
      <w:proofErr w:type="spellStart"/>
      <w:r w:rsidR="00A07C6C">
        <w:t>nEMG</w:t>
      </w:r>
      <w:proofErr w:type="spellEnd"/>
      <w:r w:rsidR="00A07C6C">
        <w:t xml:space="preserve"> </w:t>
      </w:r>
      <w:r w:rsidR="002B5288">
        <w:t>signals</w:t>
      </w:r>
      <w:r w:rsidR="00612267">
        <w:t xml:space="preserve">, and </w:t>
      </w:r>
      <w:r w:rsidR="0006564B">
        <w:t>the</w:t>
      </w:r>
      <w:r w:rsidR="00612267">
        <w:t xml:space="preserve"> </w:t>
      </w:r>
      <w:proofErr w:type="spellStart"/>
      <w:r w:rsidR="00612267">
        <w:t>DiVote</w:t>
      </w:r>
      <w:proofErr w:type="spellEnd"/>
      <w:r w:rsidR="00612267">
        <w:t xml:space="preserve"> </w:t>
      </w:r>
      <w:r w:rsidR="00D3660A">
        <w:t>algorithm</w:t>
      </w:r>
      <w:r w:rsidR="00612267">
        <w:t xml:space="preserve"> to mediate </w:t>
      </w:r>
      <w:r w:rsidR="007E3134">
        <w:t xml:space="preserve">the heterogeneous </w:t>
      </w:r>
      <w:r w:rsidR="00612267">
        <w:t xml:space="preserve">data </w:t>
      </w:r>
      <w:r w:rsidR="004A10BF">
        <w:t xml:space="preserve">structure </w:t>
      </w:r>
      <w:r w:rsidR="00612267">
        <w:t xml:space="preserve">in </w:t>
      </w:r>
      <w:r w:rsidR="0044511B">
        <w:t>differentiation between myopathy, neuropathy, and normal subjects.</w:t>
      </w:r>
      <w:r w:rsidR="00E61EE1">
        <w:t xml:space="preserve"> </w:t>
      </w:r>
      <w:r w:rsidR="001B7DF1">
        <w:t xml:space="preserve">The proposed method </w:t>
      </w:r>
      <w:r w:rsidR="00A977A4">
        <w:t>was</w:t>
      </w:r>
      <w:r w:rsidR="001B7DF1">
        <w:t xml:space="preserve"> verified using </w:t>
      </w:r>
      <w:r w:rsidR="0034792D">
        <w:t>single-</w:t>
      </w:r>
      <w:r w:rsidR="00E61EE1">
        <w:t>channel needle electromyography signals of 5</w:t>
      </w:r>
      <w:r w:rsidR="004C48EA">
        <w:t>7</w:t>
      </w:r>
      <w:r w:rsidR="00E61EE1">
        <w:t xml:space="preserve"> subjects from </w:t>
      </w:r>
      <w:r w:rsidR="00D96150">
        <w:t>S</w:t>
      </w:r>
      <w:r w:rsidR="00E61EE1">
        <w:t xml:space="preserve">eoul </w:t>
      </w:r>
      <w:r w:rsidR="00D96150">
        <w:t>N</w:t>
      </w:r>
      <w:r w:rsidR="00E61EE1">
        <w:t xml:space="preserve">ational </w:t>
      </w:r>
      <w:r w:rsidR="00D96150">
        <w:t>U</w:t>
      </w:r>
      <w:r w:rsidR="00E61EE1">
        <w:t xml:space="preserve">niversity </w:t>
      </w:r>
      <w:r w:rsidR="00D96150">
        <w:t>H</w:t>
      </w:r>
      <w:r w:rsidR="00E61EE1">
        <w:t>ospital.</w:t>
      </w:r>
      <w:r w:rsidR="008F2725">
        <w:t xml:space="preserve"> </w:t>
      </w:r>
      <w:r w:rsidR="00060A2B">
        <w:t>T</w:t>
      </w:r>
      <w:r w:rsidR="009A61A4">
        <w:t xml:space="preserve">he </w:t>
      </w:r>
      <w:proofErr w:type="spellStart"/>
      <w:r w:rsidR="009A61A4">
        <w:t>nEMGNet</w:t>
      </w:r>
      <w:proofErr w:type="spellEnd"/>
      <w:r w:rsidR="009A61A4">
        <w:t xml:space="preserve"> and </w:t>
      </w:r>
      <w:proofErr w:type="spellStart"/>
      <w:r w:rsidR="009A61A4">
        <w:t>DiVote</w:t>
      </w:r>
      <w:proofErr w:type="spellEnd"/>
      <w:r w:rsidR="009A61A4">
        <w:t xml:space="preserve"> </w:t>
      </w:r>
      <w:r w:rsidR="00D3660A">
        <w:t>algorithm</w:t>
      </w:r>
      <w:r w:rsidR="009A61A4">
        <w:t xml:space="preserve"> </w:t>
      </w:r>
      <w:r w:rsidR="00B96171">
        <w:t xml:space="preserve">achieved </w:t>
      </w:r>
      <w:r w:rsidR="0034792D">
        <w:t xml:space="preserve">a </w:t>
      </w:r>
      <w:r w:rsidR="009A61A4">
        <w:t xml:space="preserve">subject diagnosis </w:t>
      </w:r>
      <w:r w:rsidR="003D1AE1">
        <w:t xml:space="preserve">prediction </w:t>
      </w:r>
      <w:r w:rsidR="009A61A4">
        <w:t>accuracy of 83.69%</w:t>
      </w:r>
      <w:r w:rsidR="00881C05">
        <w:t xml:space="preserve">, outperforming all other baseline </w:t>
      </w:r>
      <w:proofErr w:type="spellStart"/>
      <w:r w:rsidR="00881C05">
        <w:t>nEMG</w:t>
      </w:r>
      <w:proofErr w:type="spellEnd"/>
      <w:r w:rsidR="00881C05">
        <w:t xml:space="preserve"> deep learning </w:t>
      </w:r>
      <w:r w:rsidR="008C5989">
        <w:t>models</w:t>
      </w:r>
      <w:r w:rsidR="00881C05">
        <w:t>.</w:t>
      </w:r>
      <w:r w:rsidR="00C329C2">
        <w:t xml:space="preserve"> The subject diagnosis </w:t>
      </w:r>
      <w:r w:rsidR="009D3235">
        <w:t xml:space="preserve">prediction </w:t>
      </w:r>
      <w:r w:rsidR="00C329C2">
        <w:t xml:space="preserve">performance was increased by using an additional classifier in the </w:t>
      </w:r>
      <w:proofErr w:type="spellStart"/>
      <w:r w:rsidR="00C329C2">
        <w:t>DiVote</w:t>
      </w:r>
      <w:proofErr w:type="spellEnd"/>
      <w:r w:rsidR="00C329C2">
        <w:t xml:space="preserve"> algorithm, which shifts the decision boundary to mitigate bias in subject features</w:t>
      </w:r>
      <w:r w:rsidR="006E1119">
        <w:t xml:space="preserve">. </w:t>
      </w:r>
      <w:r w:rsidR="0034792D">
        <w:t>In addition, l</w:t>
      </w:r>
      <w:r w:rsidR="006E1119">
        <w:t>everaging muscle type metadata improved subject diagnosis prediction performance.</w:t>
      </w:r>
      <w:r w:rsidR="00FD1496">
        <w:t xml:space="preserve"> </w:t>
      </w:r>
      <w:r w:rsidR="001638AF">
        <w:t>The typical signal segment features that the model predicts as each diagnosis type were identified</w:t>
      </w:r>
      <w:r w:rsidR="00FD1496">
        <w:t xml:space="preserve"> using feature visualization</w:t>
      </w:r>
      <w:r w:rsidR="001638AF">
        <w:t>, and it was verified that the model was making predictions based on valid features.</w:t>
      </w:r>
      <w:r w:rsidR="00FD1496">
        <w:t xml:space="preserve"> </w:t>
      </w:r>
      <w:r w:rsidR="00A83A54">
        <w:t xml:space="preserve">This study contributed to the application of deep learning in </w:t>
      </w:r>
      <w:proofErr w:type="spellStart"/>
      <w:r w:rsidR="00A83A54">
        <w:t>nEMG</w:t>
      </w:r>
      <w:proofErr w:type="spellEnd"/>
      <w:r w:rsidR="00A83A54">
        <w:t xml:space="preserve"> </w:t>
      </w:r>
      <w:r w:rsidR="0013124F">
        <w:t xml:space="preserve">electrophysiologic </w:t>
      </w:r>
      <w:r w:rsidR="00A83A54">
        <w:t xml:space="preserve">diagnosis by </w:t>
      </w:r>
      <w:r w:rsidR="00F323DB">
        <w:t xml:space="preserve">improving </w:t>
      </w:r>
      <w:r w:rsidR="002C261A">
        <w:t xml:space="preserve">feature extraction performance, </w:t>
      </w:r>
      <w:r w:rsidR="00F323DB">
        <w:t xml:space="preserve">introducing </w:t>
      </w:r>
      <w:r w:rsidR="002C261A">
        <w:t>a method to mediate the heterogeneous data structure</w:t>
      </w:r>
      <w:r w:rsidR="00F323DB">
        <w:t xml:space="preserve"> of subjects</w:t>
      </w:r>
      <w:r w:rsidR="002C261A">
        <w:t>, and suggest</w:t>
      </w:r>
      <w:r w:rsidR="00F323DB">
        <w:t xml:space="preserve">ing the causality of </w:t>
      </w:r>
      <w:r w:rsidR="003A49C3">
        <w:t xml:space="preserve">the </w:t>
      </w:r>
      <w:r w:rsidR="00F323DB">
        <w:t>deep learning model</w:t>
      </w:r>
      <w:r w:rsidR="000D7F1E">
        <w:t>.</w:t>
      </w:r>
      <w:r w:rsidR="00EF3AC7">
        <w:t xml:space="preserve"> In future works, the proposed method may be utilized in real </w:t>
      </w:r>
      <w:r w:rsidR="00D07F9E">
        <w:t>electrophysiologic diagnosis of neuromuscular disorders</w:t>
      </w:r>
      <w:r w:rsidR="00EF3AC7">
        <w:t xml:space="preserve"> when </w:t>
      </w:r>
      <w:proofErr w:type="spellStart"/>
      <w:r w:rsidR="009354DA">
        <w:t>nEMG</w:t>
      </w:r>
      <w:proofErr w:type="spellEnd"/>
      <w:r w:rsidR="009354DA">
        <w:t xml:space="preserve"> data from </w:t>
      </w:r>
      <w:r w:rsidR="00EF3AC7">
        <w:t xml:space="preserve">sufficient </w:t>
      </w:r>
      <w:r w:rsidR="009354DA">
        <w:t xml:space="preserve">subjects are acquired to </w:t>
      </w:r>
      <w:r w:rsidR="0034792D">
        <w:t>verify the performance stability further</w:t>
      </w:r>
      <w:r w:rsidR="003B0931">
        <w:t>.</w:t>
      </w:r>
    </w:p>
    <w:p w14:paraId="7C44B2D6" w14:textId="75778230" w:rsidR="00706D2A" w:rsidRDefault="00706D2A" w:rsidP="008F0685">
      <w:pPr>
        <w:pStyle w:val="Heading1"/>
      </w:pPr>
      <w:r w:rsidRPr="00706D2A">
        <w:t>Acknowledgments</w:t>
      </w:r>
    </w:p>
    <w:p w14:paraId="4A0247DF" w14:textId="68ACE00E" w:rsidR="00632510" w:rsidRDefault="00C4678D" w:rsidP="007821DC">
      <w:pPr>
        <w:spacing w:line="480" w:lineRule="auto"/>
      </w:pPr>
      <w:r>
        <w:t xml:space="preserve">KK and SL are co-corresponding authors. </w:t>
      </w:r>
      <w:r w:rsidR="00632510" w:rsidRPr="00632510">
        <w:t xml:space="preserve">This work was supported by the Technology Innovation </w:t>
      </w:r>
      <w:r w:rsidR="00632510" w:rsidRPr="00632510">
        <w:lastRenderedPageBreak/>
        <w:t>Program (20016225, Development and dissemination of Standard Reference Data)</w:t>
      </w:r>
      <w:r w:rsidR="00FC14F0">
        <w:t>,</w:t>
      </w:r>
      <w:r w:rsidR="00632510" w:rsidRPr="00632510">
        <w:t xml:space="preserve"> funded </w:t>
      </w:r>
      <w:r w:rsidR="00E67655">
        <w:t>b</w:t>
      </w:r>
      <w:r w:rsidR="00632510" w:rsidRPr="00632510">
        <w:t>y the Ministry of Trade, Industry &amp; Energy</w:t>
      </w:r>
      <w:r w:rsidR="003309F5">
        <w:t xml:space="preserve"> </w:t>
      </w:r>
      <w:r w:rsidR="00632510" w:rsidRPr="00632510">
        <w:t>(MOTIE, Korea)</w:t>
      </w:r>
      <w:r w:rsidR="00FC2DB5">
        <w:t xml:space="preserve">. The </w:t>
      </w:r>
      <w:r w:rsidR="00FE42FA">
        <w:t xml:space="preserve">sponsor </w:t>
      </w:r>
      <w:proofErr w:type="gramStart"/>
      <w:r w:rsidR="00FE42FA">
        <w:t>had no involvement</w:t>
      </w:r>
      <w:proofErr w:type="gramEnd"/>
      <w:r w:rsidR="00FE42FA">
        <w:t xml:space="preserve"> in the study.</w:t>
      </w:r>
    </w:p>
    <w:p w14:paraId="64B6F98B" w14:textId="1905F8B1" w:rsidR="00E97C82" w:rsidRDefault="00E97C82" w:rsidP="00E97C82">
      <w:pPr>
        <w:pStyle w:val="Heading1"/>
      </w:pPr>
      <w:proofErr w:type="spellStart"/>
      <w:r>
        <w:t>CRediT</w:t>
      </w:r>
      <w:proofErr w:type="spellEnd"/>
      <w:r>
        <w:t xml:space="preserve"> authorship contribution statement</w:t>
      </w:r>
    </w:p>
    <w:p w14:paraId="75527BC2" w14:textId="4B36E03F" w:rsidR="00E233FF" w:rsidRPr="00E97C82" w:rsidRDefault="00E97C82" w:rsidP="00643003">
      <w:pPr>
        <w:spacing w:line="480" w:lineRule="auto"/>
      </w:pPr>
      <w:r w:rsidRPr="00043766">
        <w:rPr>
          <w:b/>
          <w:bCs/>
        </w:rPr>
        <w:t>Jaesung Yoo</w:t>
      </w:r>
      <w:r>
        <w:t>:</w:t>
      </w:r>
      <w:r w:rsidR="005F2C47">
        <w:t xml:space="preserve"> Conceptualization,</w:t>
      </w:r>
      <w:r w:rsidR="00E233FF">
        <w:t xml:space="preserve"> Methodology, Software,</w:t>
      </w:r>
      <w:r w:rsidR="005F2C47">
        <w:t xml:space="preserve"> Formal analysis</w:t>
      </w:r>
      <w:r w:rsidR="004376D5">
        <w:t>,</w:t>
      </w:r>
      <w:r w:rsidR="00E233FF">
        <w:t xml:space="preserve"> </w:t>
      </w:r>
      <w:r w:rsidR="005F2C47">
        <w:t>Writing – Original Draft</w:t>
      </w:r>
      <w:r w:rsidR="004376D5">
        <w:t>, Writing – Review &amp; Editing, Visualization</w:t>
      </w:r>
      <w:r w:rsidR="00043766">
        <w:t xml:space="preserve">. </w:t>
      </w:r>
      <w:r w:rsidR="00E233FF" w:rsidRPr="00043766">
        <w:rPr>
          <w:b/>
          <w:bCs/>
        </w:rPr>
        <w:t>Ilhan Yoo</w:t>
      </w:r>
      <w:r w:rsidR="00E233FF">
        <w:t xml:space="preserve">: </w:t>
      </w:r>
      <w:r w:rsidR="004376D5">
        <w:t xml:space="preserve">Conceptualization, Resources, </w:t>
      </w:r>
      <w:r w:rsidR="00E233FF">
        <w:t>Data Curation</w:t>
      </w:r>
      <w:r w:rsidR="005F2C47">
        <w:t>, Writing – Original Draft</w:t>
      </w:r>
      <w:r w:rsidR="004376D5">
        <w:t>, Writing – Review &amp; Editing</w:t>
      </w:r>
      <w:r w:rsidR="00D977B0">
        <w:t>, Visualization</w:t>
      </w:r>
      <w:r w:rsidR="00043766">
        <w:t xml:space="preserve">. </w:t>
      </w:r>
      <w:r w:rsidR="00E233FF" w:rsidRPr="00043766">
        <w:rPr>
          <w:b/>
          <w:bCs/>
        </w:rPr>
        <w:t>Ina Youn</w:t>
      </w:r>
      <w:r w:rsidR="00E233FF">
        <w:t>:</w:t>
      </w:r>
      <w:r w:rsidR="00FF3679">
        <w:t xml:space="preserve"> Data Curation</w:t>
      </w:r>
      <w:r w:rsidR="003645E3">
        <w:t>, Writing – Review &amp; Editing</w:t>
      </w:r>
      <w:r w:rsidR="00043766">
        <w:t xml:space="preserve">. </w:t>
      </w:r>
      <w:r w:rsidR="00DB237E" w:rsidRPr="00043766">
        <w:rPr>
          <w:b/>
          <w:bCs/>
        </w:rPr>
        <w:t>Sung</w:t>
      </w:r>
      <w:r w:rsidR="00643003">
        <w:rPr>
          <w:b/>
          <w:bCs/>
        </w:rPr>
        <w:t>-M</w:t>
      </w:r>
      <w:r w:rsidR="00DB237E" w:rsidRPr="00043766">
        <w:rPr>
          <w:b/>
          <w:bCs/>
        </w:rPr>
        <w:t>in Kim</w:t>
      </w:r>
      <w:r w:rsidR="00DB237E">
        <w:t xml:space="preserve">: </w:t>
      </w:r>
      <w:r w:rsidR="009B2427">
        <w:t xml:space="preserve">Resources, </w:t>
      </w:r>
      <w:r w:rsidR="009B2427">
        <w:rPr>
          <w:rFonts w:hint="eastAsia"/>
        </w:rPr>
        <w:t>D</w:t>
      </w:r>
      <w:r w:rsidR="009B2427">
        <w:t>ata Curation</w:t>
      </w:r>
      <w:r w:rsidR="00643003">
        <w:t xml:space="preserve">. </w:t>
      </w:r>
      <w:r w:rsidR="00E233FF" w:rsidRPr="00643003">
        <w:rPr>
          <w:b/>
          <w:bCs/>
        </w:rPr>
        <w:t>Ri Yu</w:t>
      </w:r>
      <w:r w:rsidR="00E233FF">
        <w:t>:</w:t>
      </w:r>
      <w:r w:rsidR="004376D5">
        <w:t xml:space="preserve"> Writing – Review &amp; Editing</w:t>
      </w:r>
      <w:r w:rsidR="00643003">
        <w:t xml:space="preserve">. </w:t>
      </w:r>
      <w:proofErr w:type="spellStart"/>
      <w:r w:rsidR="00E233FF" w:rsidRPr="00643003">
        <w:rPr>
          <w:b/>
          <w:bCs/>
        </w:rPr>
        <w:t>Kwangsoo</w:t>
      </w:r>
      <w:proofErr w:type="spellEnd"/>
      <w:r w:rsidR="00E233FF" w:rsidRPr="00643003">
        <w:rPr>
          <w:b/>
          <w:bCs/>
        </w:rPr>
        <w:t xml:space="preserve"> Kim</w:t>
      </w:r>
      <w:r w:rsidR="00E233FF">
        <w:t>:</w:t>
      </w:r>
      <w:r w:rsidR="005F2C47">
        <w:t xml:space="preserve"> Resources</w:t>
      </w:r>
      <w:r w:rsidR="00D977B0">
        <w:t>, Writing – Review &amp; Editing</w:t>
      </w:r>
      <w:r w:rsidR="00643003">
        <w:t xml:space="preserve">. </w:t>
      </w:r>
      <w:r w:rsidR="00E233FF" w:rsidRPr="00643003">
        <w:rPr>
          <w:b/>
          <w:bCs/>
        </w:rPr>
        <w:t>Keewon Kim</w:t>
      </w:r>
      <w:r w:rsidR="00E233FF">
        <w:t>:</w:t>
      </w:r>
      <w:r w:rsidR="005F2C47">
        <w:t xml:space="preserve"> </w:t>
      </w:r>
      <w:r w:rsidR="004376D5">
        <w:t xml:space="preserve">Conceptualization, Resources, Writing – Review &amp; Editing, </w:t>
      </w:r>
      <w:r w:rsidR="005F2C47">
        <w:t>Supervision</w:t>
      </w:r>
      <w:r w:rsidR="00643003">
        <w:t xml:space="preserve">. </w:t>
      </w:r>
      <w:r w:rsidR="00E233FF" w:rsidRPr="00643003">
        <w:rPr>
          <w:b/>
          <w:bCs/>
        </w:rPr>
        <w:t>Seung-Bo Lee</w:t>
      </w:r>
      <w:r w:rsidR="00E233FF">
        <w:t xml:space="preserve">: </w:t>
      </w:r>
      <w:r w:rsidR="004376D5">
        <w:t xml:space="preserve">Conceptualization, Methodology, Writing – Review &amp; Editing, </w:t>
      </w:r>
      <w:r w:rsidR="005F2C47">
        <w:t>Supervision</w:t>
      </w:r>
    </w:p>
    <w:p w14:paraId="686AF1C7" w14:textId="0848179D" w:rsidR="00D5162B" w:rsidRDefault="00142468" w:rsidP="00D5162B">
      <w:pPr>
        <w:pStyle w:val="Heading1"/>
      </w:pPr>
      <w:r>
        <w:t xml:space="preserve">Declaration of </w:t>
      </w:r>
      <w:r w:rsidR="00D5162B">
        <w:t>Competing Interest</w:t>
      </w:r>
    </w:p>
    <w:p w14:paraId="2499FBD9" w14:textId="04CA56E3" w:rsidR="00142468" w:rsidRDefault="00142468" w:rsidP="003A7E57">
      <w:pPr>
        <w:spacing w:line="480" w:lineRule="auto"/>
      </w:pPr>
      <w:r>
        <w:t>The authors declare no known competing financial interests or personal relationships</w:t>
      </w:r>
      <w:r w:rsidR="00161E15">
        <w:t xml:space="preserve"> to report.</w:t>
      </w:r>
    </w:p>
    <w:p w14:paraId="6F0BF8FA" w14:textId="1F2A3F3B" w:rsidR="004868DD" w:rsidRDefault="00706D2A" w:rsidP="00E2490A">
      <w:pPr>
        <w:pStyle w:val="Heading1"/>
      </w:pPr>
      <w:commentRangeStart w:id="39"/>
      <w:r w:rsidRPr="00706D2A">
        <w:t>R</w:t>
      </w:r>
      <w:commentRangeEnd w:id="39"/>
      <w:r w:rsidR="00882848">
        <w:rPr>
          <w:rStyle w:val="CommentReference"/>
          <w:rFonts w:eastAsiaTheme="minorEastAsia" w:cstheme="minorBidi"/>
          <w:b w:val="0"/>
          <w:bCs w:val="0"/>
          <w:kern w:val="2"/>
        </w:rPr>
        <w:commentReference w:id="39"/>
      </w:r>
      <w:r w:rsidRPr="00706D2A">
        <w:t>eferences</w:t>
      </w:r>
    </w:p>
    <w:bookmarkStart w:id="40" w:name="_Hlk92227056"/>
    <w:p w14:paraId="7A32453E" w14:textId="5952EFF7" w:rsidR="00967E28" w:rsidRPr="00967E28" w:rsidRDefault="004868DD" w:rsidP="00967E28">
      <w:pPr>
        <w:pStyle w:val="EndNoteBibliography"/>
        <w:spacing w:after="0"/>
        <w:ind w:left="720" w:hanging="720"/>
      </w:pPr>
      <w:r w:rsidRPr="0016479E">
        <w:rPr>
          <w:rFonts w:ascii="Times New Roman" w:hAnsi="Times New Roman" w:cs="Times New Roman"/>
        </w:rPr>
        <w:fldChar w:fldCharType="begin"/>
      </w:r>
      <w:r w:rsidRPr="0016479E">
        <w:rPr>
          <w:rFonts w:ascii="Times New Roman" w:hAnsi="Times New Roman" w:cs="Times New Roman"/>
        </w:rPr>
        <w:instrText xml:space="preserve"> ADDIN EN.REFLIST </w:instrText>
      </w:r>
      <w:r w:rsidRPr="0016479E">
        <w:rPr>
          <w:rFonts w:ascii="Times New Roman" w:hAnsi="Times New Roman" w:cs="Times New Roman"/>
        </w:rPr>
        <w:fldChar w:fldCharType="separate"/>
      </w:r>
      <w:r w:rsidR="00967E28" w:rsidRPr="00967E28">
        <w:t>[1]</w:t>
      </w:r>
      <w:r w:rsidR="00967E28" w:rsidRPr="00967E28">
        <w:tab/>
        <w:t xml:space="preserve">G. Said, "Diabetic neuropathy—a review," </w:t>
      </w:r>
      <w:r w:rsidR="00967E28" w:rsidRPr="00967E28">
        <w:rPr>
          <w:i/>
        </w:rPr>
        <w:t xml:space="preserve">Nature clinical practice Neurology, </w:t>
      </w:r>
      <w:r w:rsidR="00967E28" w:rsidRPr="00967E28">
        <w:t xml:space="preserve">vol. 3, no. 6, pp. 331-340, 2007, doi: </w:t>
      </w:r>
      <w:hyperlink r:id="rId22" w:history="1">
        <w:r w:rsidR="00967E28" w:rsidRPr="00967E28">
          <w:rPr>
            <w:rStyle w:val="Hyperlink"/>
          </w:rPr>
          <w:t>https://doi.org/10.1038/ncpneuro0504</w:t>
        </w:r>
      </w:hyperlink>
      <w:r w:rsidR="00967E28" w:rsidRPr="00967E28">
        <w:t>.</w:t>
      </w:r>
    </w:p>
    <w:p w14:paraId="747817AA" w14:textId="6A94051C" w:rsidR="00967E28" w:rsidRPr="00967E28" w:rsidRDefault="00967E28" w:rsidP="00967E28">
      <w:pPr>
        <w:pStyle w:val="EndNoteBibliography"/>
        <w:spacing w:after="0"/>
        <w:ind w:left="720" w:hanging="720"/>
      </w:pPr>
      <w:r w:rsidRPr="00967E28">
        <w:t>[2]</w:t>
      </w:r>
      <w:r w:rsidRPr="00967E28">
        <w:tab/>
        <w:t xml:space="preserve">E. H. Bae, M. K. Greenwald, and A. G. Schwartz, "Chemotherapy-Induced Peripheral Neuropathy: Mechanisms and Therapeutic Avenues," </w:t>
      </w:r>
      <w:r w:rsidRPr="00967E28">
        <w:rPr>
          <w:i/>
        </w:rPr>
        <w:t xml:space="preserve">Neurotherapeutics, </w:t>
      </w:r>
      <w:r w:rsidRPr="00967E28">
        <w:t xml:space="preserve">pp. 1-13, 2021, doi: </w:t>
      </w:r>
      <w:hyperlink r:id="rId23" w:history="1">
        <w:r w:rsidRPr="00967E28">
          <w:rPr>
            <w:rStyle w:val="Hyperlink"/>
          </w:rPr>
          <w:t>https://doi.org/10.1007/s13311-021-01142-2</w:t>
        </w:r>
      </w:hyperlink>
      <w:r w:rsidRPr="00967E28">
        <w:t>.</w:t>
      </w:r>
    </w:p>
    <w:p w14:paraId="7313259D" w14:textId="477CC666" w:rsidR="00967E28" w:rsidRPr="00967E28" w:rsidRDefault="00967E28" w:rsidP="00967E28">
      <w:pPr>
        <w:pStyle w:val="EndNoteBibliography"/>
        <w:spacing w:after="0"/>
        <w:ind w:left="720" w:hanging="720"/>
      </w:pPr>
      <w:r w:rsidRPr="00967E28">
        <w:t>[3]</w:t>
      </w:r>
      <w:r w:rsidRPr="00967E28">
        <w:tab/>
        <w:t xml:space="preserve">A. G. Smith and J. R. Singleton, "Idiopathic neuropathy, prediabetes and the metabolic syndrome," </w:t>
      </w:r>
      <w:r w:rsidRPr="00967E28">
        <w:rPr>
          <w:i/>
        </w:rPr>
        <w:t xml:space="preserve">J. Neurol. Sci., </w:t>
      </w:r>
      <w:r w:rsidRPr="00967E28">
        <w:t xml:space="preserve">vol. 242, no. 1-2, pp. 9-14, 2006, doi: </w:t>
      </w:r>
      <w:hyperlink r:id="rId24" w:history="1">
        <w:r w:rsidRPr="00967E28">
          <w:rPr>
            <w:rStyle w:val="Hyperlink"/>
          </w:rPr>
          <w:t>https://doi.org/10.1016/j.jns.2005.11.020</w:t>
        </w:r>
      </w:hyperlink>
      <w:r w:rsidRPr="00967E28">
        <w:t>.</w:t>
      </w:r>
    </w:p>
    <w:p w14:paraId="6A0F41B3" w14:textId="492201C0" w:rsidR="00967E28" w:rsidRPr="00967E28" w:rsidRDefault="00967E28" w:rsidP="00967E28">
      <w:pPr>
        <w:pStyle w:val="EndNoteBibliography"/>
        <w:spacing w:after="0"/>
        <w:ind w:left="720" w:hanging="720"/>
      </w:pPr>
      <w:r w:rsidRPr="00967E28">
        <w:t>[4]</w:t>
      </w:r>
      <w:r w:rsidRPr="00967E28">
        <w:tab/>
        <w:t xml:space="preserve">A. G. Smith, K. Rose, and J. R. Singleton, "Idiopathic neuropathy patients are at high risk for metabolic syndrome," </w:t>
      </w:r>
      <w:r w:rsidRPr="00967E28">
        <w:rPr>
          <w:i/>
        </w:rPr>
        <w:t xml:space="preserve">J. Neurol. Sci., </w:t>
      </w:r>
      <w:r w:rsidRPr="00967E28">
        <w:t xml:space="preserve">vol. 273, no. 1-2, pp. 25-28, 2008, doi: </w:t>
      </w:r>
      <w:hyperlink r:id="rId25" w:history="1">
        <w:r w:rsidRPr="00967E28">
          <w:rPr>
            <w:rStyle w:val="Hyperlink"/>
          </w:rPr>
          <w:t>https://dx.doi.org/10.1016%2Fj.jns.2008.06.005</w:t>
        </w:r>
      </w:hyperlink>
      <w:r w:rsidRPr="00967E28">
        <w:t>.</w:t>
      </w:r>
    </w:p>
    <w:p w14:paraId="4F71A542" w14:textId="47BF1A92" w:rsidR="00967E28" w:rsidRPr="00967E28" w:rsidRDefault="00967E28" w:rsidP="00967E28">
      <w:pPr>
        <w:pStyle w:val="EndNoteBibliography"/>
        <w:spacing w:after="0"/>
        <w:ind w:left="720" w:hanging="720"/>
      </w:pPr>
      <w:r w:rsidRPr="00967E28">
        <w:t>[5]</w:t>
      </w:r>
      <w:r w:rsidRPr="00967E28">
        <w:tab/>
        <w:t>J. C. Deenen</w:t>
      </w:r>
      <w:r w:rsidRPr="00967E28">
        <w:rPr>
          <w:i/>
        </w:rPr>
        <w:t xml:space="preserve"> et al.</w:t>
      </w:r>
      <w:r w:rsidRPr="00967E28">
        <w:t xml:space="preserve">, "The epidemiology of neuromuscular disorders: Age at onset and gender in the Netherlands," </w:t>
      </w:r>
      <w:r w:rsidRPr="00967E28">
        <w:rPr>
          <w:i/>
        </w:rPr>
        <w:t xml:space="preserve">Neuromuscul. Disord., </w:t>
      </w:r>
      <w:r w:rsidRPr="00967E28">
        <w:t xml:space="preserve">vol. 26, no. 7, pp. 447-452, 2016, doi: </w:t>
      </w:r>
      <w:hyperlink r:id="rId26" w:history="1">
        <w:r w:rsidRPr="00967E28">
          <w:rPr>
            <w:rStyle w:val="Hyperlink"/>
          </w:rPr>
          <w:t>https://doi.org/10.1016/j.nmd.2016.04.011</w:t>
        </w:r>
      </w:hyperlink>
      <w:r w:rsidRPr="00967E28">
        <w:t>.</w:t>
      </w:r>
    </w:p>
    <w:p w14:paraId="6791DE3E" w14:textId="177F82D8" w:rsidR="00967E28" w:rsidRPr="00967E28" w:rsidRDefault="00967E28" w:rsidP="00967E28">
      <w:pPr>
        <w:pStyle w:val="EndNoteBibliography"/>
        <w:spacing w:after="0"/>
        <w:ind w:left="720" w:hanging="720"/>
      </w:pPr>
      <w:r w:rsidRPr="00967E28">
        <w:t>[6]</w:t>
      </w:r>
      <w:r w:rsidRPr="00967E28">
        <w:tab/>
        <w:t>P. Hafner</w:t>
      </w:r>
      <w:r w:rsidRPr="00967E28">
        <w:rPr>
          <w:i/>
        </w:rPr>
        <w:t xml:space="preserve"> et al.</w:t>
      </w:r>
      <w:r w:rsidRPr="00967E28">
        <w:t xml:space="preserve">, "Electromyography and muscle biopsy in paediatric neuromuscular disorders–Evaluation of current practice and literature review," </w:t>
      </w:r>
      <w:r w:rsidRPr="00967E28">
        <w:rPr>
          <w:i/>
        </w:rPr>
        <w:t xml:space="preserve">Neuromuscul. Disord., </w:t>
      </w:r>
      <w:r w:rsidRPr="00967E28">
        <w:t xml:space="preserve">vol. 29, no. 1, pp. 14-20, </w:t>
      </w:r>
      <w:r w:rsidRPr="00967E28">
        <w:lastRenderedPageBreak/>
        <w:t xml:space="preserve">2019, doi: </w:t>
      </w:r>
      <w:hyperlink r:id="rId27" w:history="1">
        <w:r w:rsidRPr="00967E28">
          <w:rPr>
            <w:rStyle w:val="Hyperlink"/>
          </w:rPr>
          <w:t>https://doi.org/10.1016/j.nmd.2018.10.003</w:t>
        </w:r>
      </w:hyperlink>
      <w:r w:rsidRPr="00967E28">
        <w:t>.</w:t>
      </w:r>
    </w:p>
    <w:p w14:paraId="649CAD66" w14:textId="2047C35D" w:rsidR="00967E28" w:rsidRPr="00967E28" w:rsidRDefault="00967E28" w:rsidP="00967E28">
      <w:pPr>
        <w:pStyle w:val="EndNoteBibliography"/>
        <w:spacing w:after="0"/>
        <w:ind w:left="720" w:hanging="720"/>
      </w:pPr>
      <w:r w:rsidRPr="00967E28">
        <w:t>[7]</w:t>
      </w:r>
      <w:r w:rsidRPr="00967E28">
        <w:tab/>
        <w:t xml:space="preserve">J. R. Daube and D. I. Rubin, "Needle electromyography," </w:t>
      </w:r>
      <w:r w:rsidRPr="00967E28">
        <w:rPr>
          <w:i/>
        </w:rPr>
        <w:t xml:space="preserve">Muscle &amp; Nerve: Official Journal of the American Association of Electrodiagnostic Medicine, </w:t>
      </w:r>
      <w:r w:rsidRPr="00967E28">
        <w:t xml:space="preserve">vol. 39, no. 2, pp. 244-270, 2009, doi: </w:t>
      </w:r>
      <w:hyperlink r:id="rId28" w:history="1">
        <w:r w:rsidRPr="00967E28">
          <w:rPr>
            <w:rStyle w:val="Hyperlink"/>
          </w:rPr>
          <w:t>https://doi.org/10.1002/mus.21180</w:t>
        </w:r>
      </w:hyperlink>
      <w:r w:rsidRPr="00967E28">
        <w:t>.</w:t>
      </w:r>
    </w:p>
    <w:p w14:paraId="4FDB97DD" w14:textId="39BD322E" w:rsidR="00967E28" w:rsidRPr="00967E28" w:rsidRDefault="00967E28" w:rsidP="00967E28">
      <w:pPr>
        <w:pStyle w:val="EndNoteBibliography"/>
        <w:spacing w:after="0"/>
        <w:ind w:left="720" w:hanging="720"/>
      </w:pPr>
      <w:r w:rsidRPr="00967E28">
        <w:t>[8]</w:t>
      </w:r>
      <w:r w:rsidRPr="00967E28">
        <w:tab/>
        <w:t xml:space="preserve">K. R. Mills, "The basics of electromyography," </w:t>
      </w:r>
      <w:r w:rsidRPr="00967E28">
        <w:rPr>
          <w:i/>
        </w:rPr>
        <w:t xml:space="preserve">J. Neurol. Neurosurg. Psychiatry, </w:t>
      </w:r>
      <w:r w:rsidRPr="00967E28">
        <w:t xml:space="preserve">vol. 76, no. suppl 2, pp. ii32-ii35, 2005, doi: </w:t>
      </w:r>
      <w:hyperlink r:id="rId29" w:history="1">
        <w:r w:rsidRPr="00967E28">
          <w:rPr>
            <w:rStyle w:val="Hyperlink"/>
          </w:rPr>
          <w:t>http://dx.doi.org/10.1136/jnnp.2005.069211</w:t>
        </w:r>
      </w:hyperlink>
      <w:r w:rsidRPr="00967E28">
        <w:t>.</w:t>
      </w:r>
    </w:p>
    <w:p w14:paraId="6F1ED3E4" w14:textId="1E53CFD5" w:rsidR="00967E28" w:rsidRPr="00967E28" w:rsidRDefault="00967E28" w:rsidP="00967E28">
      <w:pPr>
        <w:pStyle w:val="EndNoteBibliography"/>
        <w:spacing w:after="0"/>
        <w:ind w:left="720" w:hanging="720"/>
      </w:pPr>
      <w:r w:rsidRPr="00967E28">
        <w:t>[9]</w:t>
      </w:r>
      <w:r w:rsidRPr="00967E28">
        <w:tab/>
        <w:t xml:space="preserve">D. I. Rubin, "Needle electromyography: Basic concepts," </w:t>
      </w:r>
      <w:r w:rsidRPr="00967E28">
        <w:rPr>
          <w:i/>
        </w:rPr>
        <w:t xml:space="preserve">Handb. Clin. Neurol., </w:t>
      </w:r>
      <w:r w:rsidRPr="00967E28">
        <w:t xml:space="preserve">vol. 160, pp. 243-256, 2019, doi: </w:t>
      </w:r>
      <w:hyperlink r:id="rId30" w:history="1">
        <w:r w:rsidRPr="00967E28">
          <w:rPr>
            <w:rStyle w:val="Hyperlink"/>
          </w:rPr>
          <w:t>https://doi.org/10.1016/B978-0-444-64032-1.00016-3</w:t>
        </w:r>
      </w:hyperlink>
      <w:r w:rsidRPr="00967E28">
        <w:t>.</w:t>
      </w:r>
    </w:p>
    <w:p w14:paraId="65B63AE1" w14:textId="7ECBF45D" w:rsidR="00967E28" w:rsidRPr="00967E28" w:rsidRDefault="00967E28" w:rsidP="00967E28">
      <w:pPr>
        <w:pStyle w:val="EndNoteBibliography"/>
        <w:spacing w:after="0"/>
        <w:ind w:left="720" w:hanging="720"/>
      </w:pPr>
      <w:r w:rsidRPr="00967E28">
        <w:t>[10]</w:t>
      </w:r>
      <w:r w:rsidRPr="00967E28">
        <w:tab/>
        <w:t xml:space="preserve">R. G. Whittaker, "The fundamentals of electromyography," </w:t>
      </w:r>
      <w:r w:rsidRPr="00967E28">
        <w:rPr>
          <w:i/>
        </w:rPr>
        <w:t xml:space="preserve">Pract. Neurol., </w:t>
      </w:r>
      <w:r w:rsidRPr="00967E28">
        <w:t xml:space="preserve">vol. 12, no. 3, pp. 187-194, 2012, doi: </w:t>
      </w:r>
      <w:hyperlink r:id="rId31" w:history="1">
        <w:r w:rsidRPr="00967E28">
          <w:rPr>
            <w:rStyle w:val="Hyperlink"/>
          </w:rPr>
          <w:t>http://dx.doi.org/10.1136/practneurol-2011-000198</w:t>
        </w:r>
      </w:hyperlink>
      <w:r w:rsidRPr="00967E28">
        <w:t>.</w:t>
      </w:r>
    </w:p>
    <w:p w14:paraId="0610973D" w14:textId="77777777" w:rsidR="00967E28" w:rsidRPr="00967E28" w:rsidRDefault="00967E28" w:rsidP="00967E28">
      <w:pPr>
        <w:pStyle w:val="EndNoteBibliography"/>
        <w:spacing w:after="0"/>
        <w:ind w:left="720" w:hanging="720"/>
      </w:pPr>
      <w:r w:rsidRPr="00967E28">
        <w:t>[11]</w:t>
      </w:r>
      <w:r w:rsidRPr="00967E28">
        <w:tab/>
        <w:t xml:space="preserve">J. Kimura, </w:t>
      </w:r>
      <w:r w:rsidRPr="00967E28">
        <w:rPr>
          <w:i/>
        </w:rPr>
        <w:t>Electrodiagnosis in diseases of nerve and muscle: principles and practice</w:t>
      </w:r>
      <w:r w:rsidRPr="00967E28">
        <w:t>. Oxford university press, 2013.</w:t>
      </w:r>
    </w:p>
    <w:p w14:paraId="5CDE991C" w14:textId="77777777" w:rsidR="00967E28" w:rsidRPr="00967E28" w:rsidRDefault="00967E28" w:rsidP="00967E28">
      <w:pPr>
        <w:pStyle w:val="EndNoteBibliography"/>
        <w:spacing w:after="0"/>
        <w:ind w:left="720" w:hanging="720"/>
      </w:pPr>
      <w:r w:rsidRPr="00967E28">
        <w:t>[12]</w:t>
      </w:r>
      <w:r w:rsidRPr="00967E28">
        <w:tab/>
        <w:t xml:space="preserve">S. J. Oh, </w:t>
      </w:r>
      <w:r w:rsidRPr="00967E28">
        <w:rPr>
          <w:i/>
        </w:rPr>
        <w:t>Clinical electromyography: nerve conduction studies</w:t>
      </w:r>
      <w:r w:rsidRPr="00967E28">
        <w:t>. Lippincott Williams &amp; Wilkins, 2003.</w:t>
      </w:r>
    </w:p>
    <w:p w14:paraId="2BB25DCB" w14:textId="14AC8B9E" w:rsidR="00967E28" w:rsidRPr="00967E28" w:rsidRDefault="00967E28" w:rsidP="00967E28">
      <w:pPr>
        <w:pStyle w:val="EndNoteBibliography"/>
        <w:spacing w:after="0"/>
        <w:ind w:left="720" w:hanging="720"/>
      </w:pPr>
      <w:r w:rsidRPr="00967E28">
        <w:t>[13]</w:t>
      </w:r>
      <w:r w:rsidRPr="00967E28">
        <w:tab/>
        <w:t xml:space="preserve">J. M. Torpy, J. L. Kincaid, and R. M. Glass, "Peripheral Neuropathy," </w:t>
      </w:r>
      <w:r w:rsidRPr="00967E28">
        <w:rPr>
          <w:i/>
        </w:rPr>
        <w:t xml:space="preserve">JAMA, </w:t>
      </w:r>
      <w:r w:rsidRPr="00967E28">
        <w:t xml:space="preserve">vol. 299, no. 9, pp. 1096-1096, 2008, doi: </w:t>
      </w:r>
      <w:hyperlink r:id="rId32" w:history="1">
        <w:r w:rsidRPr="00967E28">
          <w:rPr>
            <w:rStyle w:val="Hyperlink"/>
          </w:rPr>
          <w:t>https://doi.org/10.1001/jama.299.9.1096</w:t>
        </w:r>
      </w:hyperlink>
      <w:r w:rsidRPr="00967E28">
        <w:t>.</w:t>
      </w:r>
    </w:p>
    <w:p w14:paraId="51158A78" w14:textId="3C94756F" w:rsidR="00967E28" w:rsidRPr="00967E28" w:rsidRDefault="00967E28" w:rsidP="00967E28">
      <w:pPr>
        <w:pStyle w:val="EndNoteBibliography"/>
        <w:spacing w:after="0"/>
        <w:ind w:left="720" w:hanging="720"/>
      </w:pPr>
      <w:r w:rsidRPr="00967E28">
        <w:t>[14]</w:t>
      </w:r>
      <w:r w:rsidRPr="00967E28">
        <w:tab/>
        <w:t xml:space="preserve">F. Leblhuber, F. Reisecker, H. Boehm-Jurkovic, A. Witzmann, and E. Deisenhammer, "Diagnostic value of different electrophysiologic tests in cervical disk prolapse," </w:t>
      </w:r>
      <w:r w:rsidRPr="00967E28">
        <w:rPr>
          <w:i/>
        </w:rPr>
        <w:t xml:space="preserve">Neurology, </w:t>
      </w:r>
      <w:r w:rsidRPr="00967E28">
        <w:t xml:space="preserve">vol. 38, no. 12, pp. 1879-1879, 1988, doi: </w:t>
      </w:r>
      <w:hyperlink r:id="rId33" w:history="1">
        <w:r w:rsidRPr="00967E28">
          <w:rPr>
            <w:rStyle w:val="Hyperlink"/>
          </w:rPr>
          <w:t>https://doi.org/10.1212/WNL.38.12.1879</w:t>
        </w:r>
      </w:hyperlink>
      <w:r w:rsidRPr="00967E28">
        <w:t>.</w:t>
      </w:r>
    </w:p>
    <w:p w14:paraId="040003A6" w14:textId="3CED5B81" w:rsidR="00967E28" w:rsidRPr="00967E28" w:rsidRDefault="00967E28" w:rsidP="00967E28">
      <w:pPr>
        <w:pStyle w:val="EndNoteBibliography"/>
        <w:spacing w:after="0"/>
        <w:ind w:left="720" w:hanging="720"/>
      </w:pPr>
      <w:r w:rsidRPr="00967E28">
        <w:t>[15]</w:t>
      </w:r>
      <w:r w:rsidRPr="00967E28">
        <w:tab/>
        <w:t xml:space="preserve">R. Kendall and R. A. Werner, "Interrater reliability of the needle examination in lumbosacral radiculopathy," </w:t>
      </w:r>
      <w:r w:rsidRPr="00967E28">
        <w:rPr>
          <w:i/>
        </w:rPr>
        <w:t xml:space="preserve">Muscle &amp; Nerve: Official Journal of the American Association of Electrodiagnostic Medicine, </w:t>
      </w:r>
      <w:r w:rsidRPr="00967E28">
        <w:t xml:space="preserve">vol. 34, no. 2, pp. 238-241, 2006, doi: </w:t>
      </w:r>
      <w:hyperlink r:id="rId34" w:history="1">
        <w:r w:rsidRPr="00967E28">
          <w:rPr>
            <w:rStyle w:val="Hyperlink"/>
          </w:rPr>
          <w:t>https://doi.org/10.1002/mus.20554</w:t>
        </w:r>
      </w:hyperlink>
      <w:r w:rsidRPr="00967E28">
        <w:t>.</w:t>
      </w:r>
    </w:p>
    <w:p w14:paraId="0C65D2E8" w14:textId="0EEF2C2B" w:rsidR="00967E28" w:rsidRPr="00967E28" w:rsidRDefault="00967E28" w:rsidP="00967E28">
      <w:pPr>
        <w:pStyle w:val="EndNoteBibliography"/>
        <w:spacing w:after="0"/>
        <w:ind w:left="720" w:hanging="720"/>
      </w:pPr>
      <w:r w:rsidRPr="00967E28">
        <w:t>[16]</w:t>
      </w:r>
      <w:r w:rsidRPr="00967E28">
        <w:tab/>
        <w:t xml:space="preserve">Y. LeCun, Y. Bengio, and G. Hinton, "Deep learning," </w:t>
      </w:r>
      <w:r w:rsidRPr="00967E28">
        <w:rPr>
          <w:i/>
        </w:rPr>
        <w:t xml:space="preserve">Nature, </w:t>
      </w:r>
      <w:r w:rsidRPr="00967E28">
        <w:t xml:space="preserve">vol. 521, no. 7553, pp. 436-444, 2015, doi: </w:t>
      </w:r>
      <w:hyperlink r:id="rId35" w:history="1">
        <w:r w:rsidRPr="00967E28">
          <w:rPr>
            <w:rStyle w:val="Hyperlink"/>
          </w:rPr>
          <w:t>https://doi.org/10.1038/nature14539</w:t>
        </w:r>
      </w:hyperlink>
      <w:r w:rsidRPr="00967E28">
        <w:t>.</w:t>
      </w:r>
    </w:p>
    <w:p w14:paraId="1D7B3C3D" w14:textId="77777777" w:rsidR="00967E28" w:rsidRPr="00967E28" w:rsidRDefault="00967E28" w:rsidP="00967E28">
      <w:pPr>
        <w:pStyle w:val="EndNoteBibliography"/>
        <w:spacing w:after="0"/>
        <w:ind w:left="720" w:hanging="720"/>
      </w:pPr>
      <w:r w:rsidRPr="00967E28">
        <w:t>[17]</w:t>
      </w:r>
      <w:r w:rsidRPr="00967E28">
        <w:tab/>
        <w:t>A. Dosovitskiy</w:t>
      </w:r>
      <w:r w:rsidRPr="00967E28">
        <w:rPr>
          <w:i/>
        </w:rPr>
        <w:t xml:space="preserve"> et al.</w:t>
      </w:r>
      <w:r w:rsidRPr="00967E28">
        <w:t xml:space="preserve">, "An image is worth 16x16 words: Transformers for image recognition at scale," </w:t>
      </w:r>
      <w:r w:rsidRPr="00967E28">
        <w:rPr>
          <w:i/>
        </w:rPr>
        <w:t xml:space="preserve">arXiv preprint arXiv:2010.11929, </w:t>
      </w:r>
      <w:r w:rsidRPr="00967E28">
        <w:t>2020.</w:t>
      </w:r>
    </w:p>
    <w:p w14:paraId="6CDF841A" w14:textId="77777777" w:rsidR="00967E28" w:rsidRPr="00967E28" w:rsidRDefault="00967E28" w:rsidP="00967E28">
      <w:pPr>
        <w:pStyle w:val="EndNoteBibliography"/>
        <w:spacing w:after="0"/>
        <w:ind w:left="720" w:hanging="720"/>
      </w:pPr>
      <w:r w:rsidRPr="00967E28">
        <w:t>[18]</w:t>
      </w:r>
      <w:r w:rsidRPr="00967E28">
        <w:tab/>
        <w:t>D. Amodei</w:t>
      </w:r>
      <w:r w:rsidRPr="00967E28">
        <w:rPr>
          <w:i/>
        </w:rPr>
        <w:t xml:space="preserve"> et al.</w:t>
      </w:r>
      <w:r w:rsidRPr="00967E28">
        <w:t xml:space="preserve">, "Deep speech 2: End-to-end speech recognition in english and mandarin," in </w:t>
      </w:r>
      <w:r w:rsidRPr="00967E28">
        <w:rPr>
          <w:i/>
        </w:rPr>
        <w:t>International conference on machine learning</w:t>
      </w:r>
      <w:r w:rsidRPr="00967E28">
        <w:t xml:space="preserve">, 2016: PMLR, pp. 173-182. </w:t>
      </w:r>
    </w:p>
    <w:p w14:paraId="69CA1A0F" w14:textId="77777777" w:rsidR="00967E28" w:rsidRPr="00967E28" w:rsidRDefault="00967E28" w:rsidP="00967E28">
      <w:pPr>
        <w:pStyle w:val="EndNoteBibliography"/>
        <w:spacing w:after="0"/>
        <w:ind w:left="720" w:hanging="720"/>
      </w:pPr>
      <w:r w:rsidRPr="00967E28">
        <w:t>[19]</w:t>
      </w:r>
      <w:r w:rsidRPr="00967E28">
        <w:tab/>
        <w:t>T. B. Brown</w:t>
      </w:r>
      <w:r w:rsidRPr="00967E28">
        <w:rPr>
          <w:i/>
        </w:rPr>
        <w:t xml:space="preserve"> et al.</w:t>
      </w:r>
      <w:r w:rsidRPr="00967E28">
        <w:t xml:space="preserve">, "Language models are few-shot learners," </w:t>
      </w:r>
      <w:r w:rsidRPr="00967E28">
        <w:rPr>
          <w:i/>
        </w:rPr>
        <w:t xml:space="preserve">arXiv preprint arXiv:2005.14165, </w:t>
      </w:r>
      <w:r w:rsidRPr="00967E28">
        <w:t>2020.</w:t>
      </w:r>
    </w:p>
    <w:p w14:paraId="0AF67A79" w14:textId="4F1A6468" w:rsidR="00967E28" w:rsidRPr="00967E28" w:rsidRDefault="00967E28" w:rsidP="00967E28">
      <w:pPr>
        <w:pStyle w:val="EndNoteBibliography"/>
        <w:spacing w:after="0"/>
        <w:ind w:left="720" w:hanging="720"/>
      </w:pPr>
      <w:r w:rsidRPr="00967E28">
        <w:t>[20]</w:t>
      </w:r>
      <w:r w:rsidRPr="00967E28">
        <w:tab/>
        <w:t xml:space="preserve">M. Abd-Elnaby, M. Alfonse, and M. Roushdy, "Classification of Breast Cancer Using Microarray Gene Expression Data: A Survey," </w:t>
      </w:r>
      <w:r w:rsidRPr="00967E28">
        <w:rPr>
          <w:i/>
        </w:rPr>
        <w:t xml:space="preserve">J. Biomed. Inform., </w:t>
      </w:r>
      <w:r w:rsidRPr="00967E28">
        <w:t xml:space="preserve">p. 103764, 2021, doi: </w:t>
      </w:r>
      <w:hyperlink r:id="rId36" w:history="1">
        <w:r w:rsidRPr="00967E28">
          <w:rPr>
            <w:rStyle w:val="Hyperlink"/>
          </w:rPr>
          <w:t>https://doi.org/10.1016/j.jbi.2021.103764</w:t>
        </w:r>
      </w:hyperlink>
      <w:r w:rsidRPr="00967E28">
        <w:t>.</w:t>
      </w:r>
    </w:p>
    <w:p w14:paraId="54F37165" w14:textId="4D5FBACE" w:rsidR="00967E28" w:rsidRPr="00967E28" w:rsidRDefault="00967E28" w:rsidP="00967E28">
      <w:pPr>
        <w:pStyle w:val="EndNoteBibliography"/>
        <w:spacing w:after="0"/>
        <w:ind w:left="720" w:hanging="720"/>
      </w:pPr>
      <w:r w:rsidRPr="00967E28">
        <w:t>[21]</w:t>
      </w:r>
      <w:r w:rsidRPr="00967E28">
        <w:tab/>
        <w:t xml:space="preserve">H. Faris, M. Habib, M. Faris, M. Alomari, and A. Alomari, "Medical speciality classification system based on binary particle swarms and ensemble of one vs. rest support vector machines," </w:t>
      </w:r>
      <w:r w:rsidRPr="00967E28">
        <w:rPr>
          <w:i/>
        </w:rPr>
        <w:t xml:space="preserve">J. Biomed. Inform., </w:t>
      </w:r>
      <w:r w:rsidRPr="00967E28">
        <w:t xml:space="preserve">vol. 109, p. 103525, 2020, doi: </w:t>
      </w:r>
      <w:hyperlink r:id="rId37" w:history="1">
        <w:r w:rsidRPr="00967E28">
          <w:rPr>
            <w:rStyle w:val="Hyperlink"/>
          </w:rPr>
          <w:t>https://doi.org/10.1016/j.jbi.2020.103525</w:t>
        </w:r>
      </w:hyperlink>
      <w:r w:rsidRPr="00967E28">
        <w:t>.</w:t>
      </w:r>
    </w:p>
    <w:p w14:paraId="2BBDCC80" w14:textId="2BF694B0" w:rsidR="00967E28" w:rsidRPr="00967E28" w:rsidRDefault="00967E28" w:rsidP="00967E28">
      <w:pPr>
        <w:pStyle w:val="EndNoteBibliography"/>
        <w:spacing w:after="0"/>
        <w:ind w:left="720" w:hanging="720"/>
      </w:pPr>
      <w:r w:rsidRPr="00967E28">
        <w:t>[22]</w:t>
      </w:r>
      <w:r w:rsidRPr="00967E28">
        <w:tab/>
        <w:t>L. Hammami</w:t>
      </w:r>
      <w:r w:rsidRPr="00967E28">
        <w:rPr>
          <w:i/>
        </w:rPr>
        <w:t xml:space="preserve"> et al.</w:t>
      </w:r>
      <w:r w:rsidRPr="00967E28">
        <w:t xml:space="preserve">, "Automated classification of cancer morphology from Italian pathology reports using Natural Language Processing techniques: A rule-based approach," </w:t>
      </w:r>
      <w:r w:rsidRPr="00967E28">
        <w:rPr>
          <w:i/>
        </w:rPr>
        <w:t xml:space="preserve">J. Biomed. Inform., </w:t>
      </w:r>
      <w:r w:rsidRPr="00967E28">
        <w:t xml:space="preserve">vol. 116, p. 103712, 2021, doi: </w:t>
      </w:r>
      <w:hyperlink r:id="rId38" w:history="1">
        <w:r w:rsidRPr="00967E28">
          <w:rPr>
            <w:rStyle w:val="Hyperlink"/>
          </w:rPr>
          <w:t>https://doi.org/10.1016/j.jbi.2021.103712</w:t>
        </w:r>
      </w:hyperlink>
      <w:r w:rsidRPr="00967E28">
        <w:t>.</w:t>
      </w:r>
    </w:p>
    <w:p w14:paraId="3027DE43" w14:textId="1E5ADABF" w:rsidR="00967E28" w:rsidRPr="00967E28" w:rsidRDefault="00967E28" w:rsidP="00967E28">
      <w:pPr>
        <w:pStyle w:val="EndNoteBibliography"/>
        <w:spacing w:after="0"/>
        <w:ind w:left="720" w:hanging="720"/>
      </w:pPr>
      <w:r w:rsidRPr="00967E28">
        <w:t>[23]</w:t>
      </w:r>
      <w:r w:rsidRPr="00967E28">
        <w:tab/>
        <w:t xml:space="preserve">G. Paragliola and A. Coronato, "An hybrid ECG-based deep network for the early identification of high-risk to major cardiovascular events for hypertension patients," </w:t>
      </w:r>
      <w:r w:rsidRPr="00967E28">
        <w:rPr>
          <w:i/>
        </w:rPr>
        <w:t xml:space="preserve">J. Biomed. Inform., </w:t>
      </w:r>
      <w:r w:rsidRPr="00967E28">
        <w:t xml:space="preserve">vol. 113, p. 103648, 2021, doi: </w:t>
      </w:r>
      <w:hyperlink r:id="rId39" w:history="1">
        <w:r w:rsidRPr="00967E28">
          <w:rPr>
            <w:rStyle w:val="Hyperlink"/>
          </w:rPr>
          <w:t>https://doi.org/10.1016/j.jbi.2020.103648</w:t>
        </w:r>
      </w:hyperlink>
      <w:r w:rsidRPr="00967E28">
        <w:t>.</w:t>
      </w:r>
    </w:p>
    <w:p w14:paraId="329ACA66" w14:textId="7B0C1639" w:rsidR="00967E28" w:rsidRPr="00967E28" w:rsidRDefault="00967E28" w:rsidP="00967E28">
      <w:pPr>
        <w:pStyle w:val="EndNoteBibliography"/>
        <w:spacing w:after="0"/>
        <w:ind w:left="720" w:hanging="720"/>
      </w:pPr>
      <w:r w:rsidRPr="00967E28">
        <w:lastRenderedPageBreak/>
        <w:t>[24]</w:t>
      </w:r>
      <w:r w:rsidRPr="00967E28">
        <w:tab/>
        <w:t xml:space="preserve">H. Nodera, Y. Osaki, H. Yamazaki, A. Mori, Y. Izumi, and R. Kaji, "Deep learning for waveform identification of resting needle electromyography signals," </w:t>
      </w:r>
      <w:r w:rsidRPr="00967E28">
        <w:rPr>
          <w:i/>
        </w:rPr>
        <w:t xml:space="preserve">Clin. Neurophysiol., </w:t>
      </w:r>
      <w:r w:rsidRPr="00967E28">
        <w:t xml:space="preserve">vol. 130, no. 5, pp. 617-623, 2019, doi: </w:t>
      </w:r>
      <w:hyperlink r:id="rId40" w:history="1">
        <w:r w:rsidRPr="00967E28">
          <w:rPr>
            <w:rStyle w:val="Hyperlink"/>
          </w:rPr>
          <w:t>https://doi.org/10.1016/j.clinph.2019.01.024</w:t>
        </w:r>
      </w:hyperlink>
      <w:r w:rsidRPr="00967E28">
        <w:t>.</w:t>
      </w:r>
    </w:p>
    <w:p w14:paraId="7FF9A928" w14:textId="7CA0B18C" w:rsidR="00967E28" w:rsidRPr="00967E28" w:rsidRDefault="00967E28" w:rsidP="00967E28">
      <w:pPr>
        <w:pStyle w:val="EndNoteBibliography"/>
        <w:spacing w:after="0"/>
        <w:ind w:left="720" w:hanging="720"/>
      </w:pPr>
      <w:r w:rsidRPr="00967E28">
        <w:t>[25]</w:t>
      </w:r>
      <w:r w:rsidRPr="00967E28">
        <w:tab/>
        <w:t xml:space="preserve">S. Nam, M. K. Sohn, H. A. Kim, H.-J. Kong, and I.-Y. Jung, "Development of artificial intelligence to support needle electromyography diagnostic analysis," </w:t>
      </w:r>
      <w:r w:rsidRPr="00967E28">
        <w:rPr>
          <w:i/>
        </w:rPr>
        <w:t xml:space="preserve">Healthcare informatics research, </w:t>
      </w:r>
      <w:r w:rsidRPr="00967E28">
        <w:t xml:space="preserve">vol. 25, no. 2, pp. 131-138, 2019, doi: </w:t>
      </w:r>
      <w:hyperlink r:id="rId41" w:history="1">
        <w:r w:rsidRPr="00967E28">
          <w:rPr>
            <w:rStyle w:val="Hyperlink"/>
          </w:rPr>
          <w:t>https://doi.org/10.4258/hir.2019.25.2.131</w:t>
        </w:r>
      </w:hyperlink>
      <w:r w:rsidRPr="00967E28">
        <w:t>.</w:t>
      </w:r>
    </w:p>
    <w:p w14:paraId="07BD9303" w14:textId="037D3462" w:rsidR="00967E28" w:rsidRPr="00967E28" w:rsidRDefault="00967E28" w:rsidP="00967E28">
      <w:pPr>
        <w:pStyle w:val="EndNoteBibliography"/>
        <w:spacing w:after="0"/>
        <w:ind w:left="720" w:hanging="720"/>
      </w:pPr>
      <w:r w:rsidRPr="00967E28">
        <w:t>[26]</w:t>
      </w:r>
      <w:r w:rsidRPr="00967E28">
        <w:tab/>
        <w:t xml:space="preserve">S. Kiranyaz, T. Ince, O. Abdeljaber, O. Avci, and M. Gabbouj, "1-d convolutional neural networks for signal processing applications," in </w:t>
      </w:r>
      <w:r w:rsidRPr="00967E28">
        <w:rPr>
          <w:i/>
        </w:rPr>
        <w:t>ICASSP 2019-2019 IEEE International Conference on Acoustics, Speech and Signal Processing (ICASSP)</w:t>
      </w:r>
      <w:r w:rsidRPr="00967E28">
        <w:t xml:space="preserve">, 2019: IEEE, pp. 8360-8364, doi: </w:t>
      </w:r>
      <w:hyperlink r:id="rId42" w:history="1">
        <w:r w:rsidRPr="00967E28">
          <w:rPr>
            <w:rStyle w:val="Hyperlink"/>
          </w:rPr>
          <w:t>https://doi.org/10.1109/ICASSP.2019.8682194</w:t>
        </w:r>
      </w:hyperlink>
      <w:r w:rsidRPr="00967E28">
        <w:t xml:space="preserve">. </w:t>
      </w:r>
    </w:p>
    <w:p w14:paraId="2127E5F9" w14:textId="54D7632F" w:rsidR="00967E28" w:rsidRPr="00967E28" w:rsidRDefault="00967E28" w:rsidP="00967E28">
      <w:pPr>
        <w:pStyle w:val="EndNoteBibliography"/>
        <w:spacing w:after="0"/>
        <w:ind w:left="720" w:hanging="720"/>
      </w:pPr>
      <w:r w:rsidRPr="00967E28">
        <w:t>[27]</w:t>
      </w:r>
      <w:r w:rsidRPr="00967E28">
        <w:tab/>
        <w:t xml:space="preserve">J. Amann, A. Blasimme, E. Vayena, D. Frey, and V. I. Madai, "Explainability for artificial intelligence in healthcare: a multidisciplinary perspective," </w:t>
      </w:r>
      <w:r w:rsidRPr="00967E28">
        <w:rPr>
          <w:i/>
        </w:rPr>
        <w:t xml:space="preserve">BMC Medical Informatics and Decision Making, </w:t>
      </w:r>
      <w:r w:rsidRPr="00967E28">
        <w:t xml:space="preserve">vol. 20, no. 1, pp. 1-9, 2020, doi: </w:t>
      </w:r>
      <w:hyperlink r:id="rId43" w:history="1">
        <w:r w:rsidRPr="00967E28">
          <w:rPr>
            <w:rStyle w:val="Hyperlink"/>
          </w:rPr>
          <w:t>https://doi.org/10.1186/s12911-020-01332-6</w:t>
        </w:r>
      </w:hyperlink>
      <w:r w:rsidRPr="00967E28">
        <w:t>.</w:t>
      </w:r>
    </w:p>
    <w:p w14:paraId="2D2FF4BC" w14:textId="078C88E4" w:rsidR="00967E28" w:rsidRPr="00967E28" w:rsidRDefault="00967E28" w:rsidP="00967E28">
      <w:pPr>
        <w:pStyle w:val="EndNoteBibliography"/>
        <w:spacing w:after="0"/>
        <w:ind w:left="720" w:hanging="720"/>
      </w:pPr>
      <w:r w:rsidRPr="00967E28">
        <w:t>[28]</w:t>
      </w:r>
      <w:r w:rsidRPr="00967E28">
        <w:tab/>
        <w:t>S. M. Lauritsen</w:t>
      </w:r>
      <w:r w:rsidRPr="00967E28">
        <w:rPr>
          <w:i/>
        </w:rPr>
        <w:t xml:space="preserve"> et al.</w:t>
      </w:r>
      <w:r w:rsidRPr="00967E28">
        <w:t xml:space="preserve">, "Explainable artificial intelligence model to predict acute critical illness from electronic health records," </w:t>
      </w:r>
      <w:r w:rsidRPr="00967E28">
        <w:rPr>
          <w:i/>
        </w:rPr>
        <w:t xml:space="preserve">Nat. Commun., </w:t>
      </w:r>
      <w:r w:rsidRPr="00967E28">
        <w:t xml:space="preserve">vol. 11, no. 1, pp. 1-11, 2020, doi: </w:t>
      </w:r>
      <w:hyperlink r:id="rId44" w:history="1">
        <w:r w:rsidRPr="00967E28">
          <w:rPr>
            <w:rStyle w:val="Hyperlink"/>
          </w:rPr>
          <w:t>https://doi.org/10.1038/s41467-020-17431-x</w:t>
        </w:r>
      </w:hyperlink>
      <w:r w:rsidRPr="00967E28">
        <w:t>.</w:t>
      </w:r>
    </w:p>
    <w:p w14:paraId="57B10E52" w14:textId="2765FD32" w:rsidR="00967E28" w:rsidRPr="00967E28" w:rsidRDefault="00967E28" w:rsidP="00967E28">
      <w:pPr>
        <w:pStyle w:val="EndNoteBibliography"/>
        <w:spacing w:after="0"/>
        <w:ind w:left="720" w:hanging="720"/>
      </w:pPr>
      <w:r w:rsidRPr="00967E28">
        <w:t>[29]</w:t>
      </w:r>
      <w:r w:rsidRPr="00967E28">
        <w:tab/>
        <w:t xml:space="preserve">S. Lapuschkin, S. Wäldchen, A. Binder, G. Montavon, W. Samek, and K.-R. Müller, "Unmasking Clever Hans predictors and assessing what machines really learn," </w:t>
      </w:r>
      <w:r w:rsidRPr="00967E28">
        <w:rPr>
          <w:i/>
        </w:rPr>
        <w:t xml:space="preserve">Nat. Commun., </w:t>
      </w:r>
      <w:r w:rsidRPr="00967E28">
        <w:t xml:space="preserve">vol. 10, no. 1, pp. 1-8, 2019, doi: </w:t>
      </w:r>
      <w:hyperlink r:id="rId45" w:history="1">
        <w:r w:rsidRPr="00967E28">
          <w:rPr>
            <w:rStyle w:val="Hyperlink"/>
          </w:rPr>
          <w:t>https://doi.org/10.1038/s41467-019-08987-4</w:t>
        </w:r>
      </w:hyperlink>
      <w:r w:rsidRPr="00967E28">
        <w:t>.</w:t>
      </w:r>
    </w:p>
    <w:p w14:paraId="131626F9" w14:textId="0DEDD535" w:rsidR="00967E28" w:rsidRPr="00967E28" w:rsidRDefault="00967E28" w:rsidP="00967E28">
      <w:pPr>
        <w:pStyle w:val="EndNoteBibliography"/>
        <w:spacing w:after="0"/>
        <w:ind w:left="720" w:hanging="720"/>
      </w:pPr>
      <w:r w:rsidRPr="00967E28">
        <w:t>[30]</w:t>
      </w:r>
      <w:r w:rsidRPr="00967E28">
        <w:tab/>
        <w:t xml:space="preserve">C. J. Anders, L. Weber, D. Neumann, W. Samek, K.-R. Müller, and S. Lapuschkin, "Finding and removing clever hans: Using explanation methods to debug and improve deep models," </w:t>
      </w:r>
      <w:r w:rsidRPr="00967E28">
        <w:rPr>
          <w:i/>
        </w:rPr>
        <w:t xml:space="preserve">Information Fusion, </w:t>
      </w:r>
      <w:r w:rsidRPr="00967E28">
        <w:t xml:space="preserve">vol. 77, pp. 261-295, 2022, doi: </w:t>
      </w:r>
      <w:hyperlink r:id="rId46" w:history="1">
        <w:r w:rsidRPr="00967E28">
          <w:rPr>
            <w:rStyle w:val="Hyperlink"/>
          </w:rPr>
          <w:t>https://doi.org/10.1016/j.inffus.2021.07.015</w:t>
        </w:r>
      </w:hyperlink>
      <w:r w:rsidRPr="00967E28">
        <w:t>.</w:t>
      </w:r>
    </w:p>
    <w:p w14:paraId="7F1EF3EB" w14:textId="4EB613C1" w:rsidR="00967E28" w:rsidRPr="00967E28" w:rsidRDefault="00967E28" w:rsidP="00967E28">
      <w:pPr>
        <w:pStyle w:val="EndNoteBibliography"/>
        <w:spacing w:after="0"/>
        <w:ind w:left="720" w:hanging="720"/>
      </w:pPr>
      <w:r w:rsidRPr="00967E28">
        <w:t>[31]</w:t>
      </w:r>
      <w:r w:rsidRPr="00967E28">
        <w:tab/>
        <w:t xml:space="preserve">C. Olah, A. Mordvintsev, and L. Schubert, "Feature visualization," </w:t>
      </w:r>
      <w:r w:rsidRPr="00967E28">
        <w:rPr>
          <w:i/>
        </w:rPr>
        <w:t xml:space="preserve">Distill, </w:t>
      </w:r>
      <w:r w:rsidRPr="00967E28">
        <w:t xml:space="preserve">vol. 2, no. 11, p. e7, 2017, doi: </w:t>
      </w:r>
      <w:hyperlink r:id="rId47" w:history="1">
        <w:r w:rsidRPr="00967E28">
          <w:rPr>
            <w:rStyle w:val="Hyperlink"/>
          </w:rPr>
          <w:t>https://doi.org/10.23915/distill.00007</w:t>
        </w:r>
      </w:hyperlink>
      <w:r w:rsidRPr="00967E28">
        <w:t>.</w:t>
      </w:r>
    </w:p>
    <w:p w14:paraId="177976B0" w14:textId="77777777" w:rsidR="00967E28" w:rsidRPr="00967E28" w:rsidRDefault="00967E28" w:rsidP="00967E28">
      <w:pPr>
        <w:pStyle w:val="EndNoteBibliography"/>
        <w:spacing w:after="0"/>
        <w:ind w:left="720" w:hanging="720"/>
      </w:pPr>
      <w:r w:rsidRPr="00967E28">
        <w:t>[32]</w:t>
      </w:r>
      <w:r w:rsidRPr="00967E28">
        <w:tab/>
        <w:t xml:space="preserve">D. Erhan, Y. Bengio, A. Courville, and P. Vincent, "Visualizing higher-layer features of a deep network," </w:t>
      </w:r>
      <w:r w:rsidRPr="00967E28">
        <w:rPr>
          <w:i/>
        </w:rPr>
        <w:t xml:space="preserve">University of Montreal, </w:t>
      </w:r>
      <w:r w:rsidRPr="00967E28">
        <w:t>vol. 1341, no. 3, p. 1, 2009.</w:t>
      </w:r>
    </w:p>
    <w:p w14:paraId="1DFBFCC2" w14:textId="77777777" w:rsidR="00967E28" w:rsidRPr="00967E28" w:rsidRDefault="00967E28" w:rsidP="00967E28">
      <w:pPr>
        <w:pStyle w:val="EndNoteBibliography"/>
        <w:spacing w:after="0"/>
        <w:ind w:left="720" w:hanging="720"/>
      </w:pPr>
      <w:r w:rsidRPr="00967E28">
        <w:t>[33]</w:t>
      </w:r>
      <w:r w:rsidRPr="00967E28">
        <w:tab/>
        <w:t xml:space="preserve">T. M. Cover and J. A. Thomas, </w:t>
      </w:r>
      <w:r w:rsidRPr="00967E28">
        <w:rPr>
          <w:i/>
        </w:rPr>
        <w:t>Elements of information theory</w:t>
      </w:r>
      <w:r w:rsidRPr="00967E28">
        <w:t>. John Wiley &amp; Sons, 2005.</w:t>
      </w:r>
    </w:p>
    <w:p w14:paraId="46413B23" w14:textId="77777777" w:rsidR="00967E28" w:rsidRPr="00967E28" w:rsidRDefault="00967E28" w:rsidP="00967E28">
      <w:pPr>
        <w:pStyle w:val="EndNoteBibliography"/>
        <w:spacing w:after="0"/>
        <w:ind w:left="720" w:hanging="720"/>
      </w:pPr>
      <w:r w:rsidRPr="00967E28">
        <w:t>[34]</w:t>
      </w:r>
      <w:r w:rsidRPr="00967E28">
        <w:tab/>
        <w:t xml:space="preserve">K. Simonyan and A. Zisserman, "Very deep convolutional networks for large-scale image recognition," </w:t>
      </w:r>
      <w:r w:rsidRPr="00967E28">
        <w:rPr>
          <w:i/>
        </w:rPr>
        <w:t xml:space="preserve">arXiv preprint arXiv:1409.1556, </w:t>
      </w:r>
      <w:r w:rsidRPr="00967E28">
        <w:t>2014.</w:t>
      </w:r>
    </w:p>
    <w:p w14:paraId="55EFA077" w14:textId="570EF7E2" w:rsidR="00967E28" w:rsidRPr="00967E28" w:rsidRDefault="00967E28" w:rsidP="00967E28">
      <w:pPr>
        <w:pStyle w:val="EndNoteBibliography"/>
        <w:spacing w:after="0"/>
        <w:ind w:left="720" w:hanging="720"/>
      </w:pPr>
      <w:r w:rsidRPr="00967E28">
        <w:t>[35]</w:t>
      </w:r>
      <w:r w:rsidRPr="00967E28">
        <w:tab/>
        <w:t xml:space="preserve">K. He, X. Zhang, S. Ren, and J. Sun, "Deep residual learning for image recognition," in </w:t>
      </w:r>
      <w:r w:rsidRPr="00967E28">
        <w:rPr>
          <w:i/>
        </w:rPr>
        <w:t>Proceedings of the IEEE conference on computer vision and pattern recognition</w:t>
      </w:r>
      <w:r w:rsidRPr="00967E28">
        <w:t xml:space="preserve">, 2016, pp. 770-778, doi: </w:t>
      </w:r>
      <w:hyperlink r:id="rId48" w:history="1">
        <w:r w:rsidRPr="00967E28">
          <w:rPr>
            <w:rStyle w:val="Hyperlink"/>
          </w:rPr>
          <w:t>https://doi.org/10.1109/CVPR.2016.90</w:t>
        </w:r>
      </w:hyperlink>
      <w:r w:rsidRPr="00967E28">
        <w:t xml:space="preserve">. </w:t>
      </w:r>
    </w:p>
    <w:p w14:paraId="4660FC51" w14:textId="070DD510" w:rsidR="00967E28" w:rsidRPr="00967E28" w:rsidRDefault="00967E28" w:rsidP="00967E28">
      <w:pPr>
        <w:pStyle w:val="EndNoteBibliography"/>
        <w:spacing w:after="0"/>
        <w:ind w:left="720" w:hanging="720"/>
      </w:pPr>
      <w:r w:rsidRPr="00967E28">
        <w:t>[36]</w:t>
      </w:r>
      <w:r w:rsidRPr="00967E28">
        <w:tab/>
        <w:t xml:space="preserve">A. Zaeemzadeh, N. Rahnavard, and M. Shah, "Norm-preservation: Why residual networks can become extremely deep?," </w:t>
      </w:r>
      <w:r w:rsidRPr="00967E28">
        <w:rPr>
          <w:i/>
        </w:rPr>
        <w:t xml:space="preserve">IEEE transactions on pattern analysis and machine intelligence, </w:t>
      </w:r>
      <w:r w:rsidRPr="00967E28">
        <w:t xml:space="preserve">2020, doi: </w:t>
      </w:r>
      <w:hyperlink r:id="rId49" w:history="1">
        <w:r w:rsidRPr="00967E28">
          <w:rPr>
            <w:rStyle w:val="Hyperlink"/>
          </w:rPr>
          <w:t>https://doi.org/10.1109/TPAMI.2020.2990339</w:t>
        </w:r>
      </w:hyperlink>
      <w:r w:rsidRPr="00967E28">
        <w:t>.</w:t>
      </w:r>
    </w:p>
    <w:p w14:paraId="499C03C7" w14:textId="5D198CE6" w:rsidR="00967E28" w:rsidRPr="00967E28" w:rsidRDefault="00967E28" w:rsidP="00967E28">
      <w:pPr>
        <w:pStyle w:val="EndNoteBibliography"/>
        <w:spacing w:after="0"/>
        <w:ind w:left="720" w:hanging="720"/>
      </w:pPr>
      <w:r w:rsidRPr="00967E28">
        <w:t>[37]</w:t>
      </w:r>
      <w:r w:rsidRPr="00967E28">
        <w:tab/>
        <w:t xml:space="preserve">J. Y. Yam and T. W. Chow, "A weight initialization method for improving training speed in feedforward neural network," </w:t>
      </w:r>
      <w:r w:rsidRPr="00967E28">
        <w:rPr>
          <w:i/>
        </w:rPr>
        <w:t xml:space="preserve">Neurocomputing, </w:t>
      </w:r>
      <w:r w:rsidRPr="00967E28">
        <w:t xml:space="preserve">vol. 30, no. 1-4, pp. 219-232, 2000, doi: </w:t>
      </w:r>
      <w:hyperlink r:id="rId50" w:history="1">
        <w:r w:rsidRPr="00967E28">
          <w:rPr>
            <w:rStyle w:val="Hyperlink"/>
          </w:rPr>
          <w:t>https://doi.org/10.1016/S0925-2312(99)00127-7</w:t>
        </w:r>
      </w:hyperlink>
      <w:r w:rsidRPr="00967E28">
        <w:t>.</w:t>
      </w:r>
    </w:p>
    <w:p w14:paraId="4CBCF61C" w14:textId="77777777" w:rsidR="00967E28" w:rsidRPr="00967E28" w:rsidRDefault="00967E28" w:rsidP="00967E28">
      <w:pPr>
        <w:pStyle w:val="EndNoteBibliography"/>
        <w:spacing w:after="0"/>
        <w:ind w:left="720" w:hanging="720"/>
      </w:pPr>
      <w:r w:rsidRPr="00967E28">
        <w:t>[38]</w:t>
      </w:r>
      <w:r w:rsidRPr="00967E28">
        <w:tab/>
        <w:t xml:space="preserve">D. P. Kingma and J. Ba, "Adam: A method for stochastic optimization," in </w:t>
      </w:r>
      <w:r w:rsidRPr="00967E28">
        <w:rPr>
          <w:i/>
        </w:rPr>
        <w:t>Proceedings of the international conference on learning representations</w:t>
      </w:r>
      <w:r w:rsidRPr="00967E28">
        <w:t xml:space="preserve">, San Diego, California, 2015. </w:t>
      </w:r>
    </w:p>
    <w:p w14:paraId="46141EDD" w14:textId="77777777" w:rsidR="00967E28" w:rsidRPr="00967E28" w:rsidRDefault="00967E28" w:rsidP="00967E28">
      <w:pPr>
        <w:pStyle w:val="EndNoteBibliography"/>
        <w:spacing w:after="0"/>
        <w:ind w:left="720" w:hanging="720"/>
      </w:pPr>
      <w:r w:rsidRPr="00967E28">
        <w:lastRenderedPageBreak/>
        <w:t>[39]</w:t>
      </w:r>
      <w:r w:rsidRPr="00967E28">
        <w:tab/>
        <w:t xml:space="preserve">C. Szegedy, S. Ioffe, V. Vanhoucke, and A. A. Alemi, "Inception-v4, inception-resnet and the impact of residual connections on learning," in </w:t>
      </w:r>
      <w:r w:rsidRPr="00967E28">
        <w:rPr>
          <w:i/>
        </w:rPr>
        <w:t>Thirty-first AAAI conference on artificial intelligence</w:t>
      </w:r>
      <w:r w:rsidRPr="00967E28">
        <w:t xml:space="preserve">, 2017. </w:t>
      </w:r>
    </w:p>
    <w:p w14:paraId="67D11FA0" w14:textId="77777777" w:rsidR="00967E28" w:rsidRPr="00967E28" w:rsidRDefault="00967E28" w:rsidP="00967E28">
      <w:pPr>
        <w:pStyle w:val="EndNoteBibliography"/>
        <w:spacing w:after="0"/>
        <w:ind w:left="720" w:hanging="720"/>
      </w:pPr>
      <w:r w:rsidRPr="00967E28">
        <w:t>[40]</w:t>
      </w:r>
      <w:r w:rsidRPr="00967E28">
        <w:tab/>
        <w:t xml:space="preserve">C. Szegedy, V. Vanhoucke, S. Ioffe, J. Shlens, and Z. Wojna, "Rethinking the inception architecture for computer vision," in </w:t>
      </w:r>
      <w:r w:rsidRPr="00967E28">
        <w:rPr>
          <w:i/>
        </w:rPr>
        <w:t>Proceedings of the IEEE conference on computer vision and pattern recognition</w:t>
      </w:r>
      <w:r w:rsidRPr="00967E28">
        <w:t xml:space="preserve">, 2016, pp. 2818-2826. </w:t>
      </w:r>
    </w:p>
    <w:p w14:paraId="25338CE4" w14:textId="6884A73F" w:rsidR="00967E28" w:rsidRPr="00967E28" w:rsidRDefault="00967E28" w:rsidP="00967E28">
      <w:pPr>
        <w:pStyle w:val="EndNoteBibliography"/>
        <w:spacing w:after="0"/>
        <w:ind w:left="720" w:hanging="720"/>
      </w:pPr>
      <w:r w:rsidRPr="00967E28">
        <w:t>[41]</w:t>
      </w:r>
      <w:r w:rsidRPr="00967E28">
        <w:tab/>
        <w:t xml:space="preserve">J. Gorodkin, "Comparing two K-category assignments by a K-category correlation coefficient," </w:t>
      </w:r>
      <w:r w:rsidRPr="00967E28">
        <w:rPr>
          <w:i/>
        </w:rPr>
        <w:t xml:space="preserve">Computational biology and chemistry, </w:t>
      </w:r>
      <w:r w:rsidRPr="00967E28">
        <w:t xml:space="preserve">vol. 28, no. 5-6, pp. 367-374, 2004, doi: </w:t>
      </w:r>
      <w:hyperlink r:id="rId51" w:history="1">
        <w:r w:rsidRPr="00967E28">
          <w:rPr>
            <w:rStyle w:val="Hyperlink"/>
          </w:rPr>
          <w:t>https://doi.org/10.1016/j.compbiolchem.2004.09.006</w:t>
        </w:r>
      </w:hyperlink>
      <w:r w:rsidRPr="00967E28">
        <w:t>.</w:t>
      </w:r>
    </w:p>
    <w:p w14:paraId="28B70AB3" w14:textId="77777777" w:rsidR="00967E28" w:rsidRPr="00967E28" w:rsidRDefault="00967E28" w:rsidP="00967E28">
      <w:pPr>
        <w:pStyle w:val="EndNoteBibliography"/>
        <w:spacing w:after="0"/>
        <w:ind w:left="720" w:hanging="720"/>
      </w:pPr>
      <w:r w:rsidRPr="00967E28">
        <w:t>[42]</w:t>
      </w:r>
      <w:r w:rsidRPr="00967E28">
        <w:tab/>
        <w:t xml:space="preserve">C. M. Bishop, "Pattern recognition," </w:t>
      </w:r>
      <w:r w:rsidRPr="00967E28">
        <w:rPr>
          <w:i/>
        </w:rPr>
        <w:t xml:space="preserve">Machine learning, </w:t>
      </w:r>
      <w:r w:rsidRPr="00967E28">
        <w:t>vol. 128, no. 9, 2006.</w:t>
      </w:r>
    </w:p>
    <w:p w14:paraId="3E8E5CF2" w14:textId="77777777" w:rsidR="00967E28" w:rsidRPr="00967E28" w:rsidRDefault="00967E28" w:rsidP="00967E28">
      <w:pPr>
        <w:pStyle w:val="EndNoteBibliography"/>
        <w:spacing w:after="0"/>
        <w:ind w:left="720" w:hanging="720"/>
      </w:pPr>
      <w:r w:rsidRPr="00967E28">
        <w:t>[43]</w:t>
      </w:r>
      <w:r w:rsidRPr="00967E28">
        <w:tab/>
        <w:t xml:space="preserve">L. McInnes, J. Healy, and J. Melville, "Umap: Uniform manifold approximation and projection for dimension reduction," </w:t>
      </w:r>
      <w:r w:rsidRPr="00967E28">
        <w:rPr>
          <w:i/>
        </w:rPr>
        <w:t xml:space="preserve">arXiv preprint arXiv:1802.03426, </w:t>
      </w:r>
      <w:r w:rsidRPr="00967E28">
        <w:t>2018.</w:t>
      </w:r>
    </w:p>
    <w:p w14:paraId="5C562A57" w14:textId="2A491C5F" w:rsidR="00967E28" w:rsidRPr="00967E28" w:rsidRDefault="00967E28" w:rsidP="00967E28">
      <w:pPr>
        <w:pStyle w:val="EndNoteBibliography"/>
        <w:spacing w:after="0"/>
        <w:ind w:left="720" w:hanging="720"/>
      </w:pPr>
      <w:r w:rsidRPr="00967E28">
        <w:t>[44]</w:t>
      </w:r>
      <w:r w:rsidRPr="00967E28">
        <w:tab/>
        <w:t xml:space="preserve">S. Kiranyaz, O. Avci, O. Abdeljaber, T. Ince, M. Gabbouj, and D. J. Inman, "1D convolutional neural networks and applications: A survey," </w:t>
      </w:r>
      <w:r w:rsidRPr="00967E28">
        <w:rPr>
          <w:i/>
        </w:rPr>
        <w:t xml:space="preserve">Mechanical systems and signal processing, </w:t>
      </w:r>
      <w:r w:rsidRPr="00967E28">
        <w:t xml:space="preserve">vol. 151, p. 107398, 2021, doi: </w:t>
      </w:r>
      <w:hyperlink r:id="rId52" w:history="1">
        <w:r w:rsidRPr="00967E28">
          <w:rPr>
            <w:rStyle w:val="Hyperlink"/>
          </w:rPr>
          <w:t>https://doi.org/10.1016/j.ymssp.2020.107398</w:t>
        </w:r>
      </w:hyperlink>
      <w:r w:rsidRPr="00967E28">
        <w:t>.</w:t>
      </w:r>
    </w:p>
    <w:p w14:paraId="1D05178D" w14:textId="77777777" w:rsidR="00967E28" w:rsidRPr="00967E28" w:rsidRDefault="00967E28" w:rsidP="00967E28">
      <w:pPr>
        <w:pStyle w:val="EndNoteBibliography"/>
        <w:spacing w:after="0"/>
        <w:ind w:left="720" w:hanging="720"/>
      </w:pPr>
      <w:r w:rsidRPr="00967E28">
        <w:t>[45]</w:t>
      </w:r>
      <w:r w:rsidRPr="00967E28">
        <w:tab/>
        <w:t xml:space="preserve">E. C. Ifeachor and B. W. Jervis, </w:t>
      </w:r>
      <w:r w:rsidRPr="00967E28">
        <w:rPr>
          <w:i/>
        </w:rPr>
        <w:t>Digital signal processing: a practical approach</w:t>
      </w:r>
      <w:r w:rsidRPr="00967E28">
        <w:t>. Pearson Education, 2002.</w:t>
      </w:r>
    </w:p>
    <w:p w14:paraId="32703A58" w14:textId="77777777" w:rsidR="00967E28" w:rsidRPr="00967E28" w:rsidRDefault="00967E28" w:rsidP="00967E28">
      <w:pPr>
        <w:pStyle w:val="EndNoteBibliography"/>
        <w:spacing w:after="0"/>
        <w:ind w:left="720" w:hanging="720"/>
      </w:pPr>
      <w:r w:rsidRPr="00967E28">
        <w:t>[46]</w:t>
      </w:r>
      <w:r w:rsidRPr="00967E28">
        <w:tab/>
        <w:t xml:space="preserve">A. V. Oppenheim, A. S. Willsky, S. H. Nawab, and G. M. Hernández, </w:t>
      </w:r>
      <w:r w:rsidRPr="00967E28">
        <w:rPr>
          <w:i/>
        </w:rPr>
        <w:t>Signals &amp; systems</w:t>
      </w:r>
      <w:r w:rsidRPr="00967E28">
        <w:t>. Pearson Educación, 1997.</w:t>
      </w:r>
    </w:p>
    <w:p w14:paraId="38A03D99" w14:textId="57BFCF60" w:rsidR="00967E28" w:rsidRPr="00967E28" w:rsidRDefault="00967E28" w:rsidP="00967E28">
      <w:pPr>
        <w:pStyle w:val="EndNoteBibliography"/>
        <w:spacing w:after="0"/>
        <w:ind w:left="720" w:hanging="720"/>
      </w:pPr>
      <w:r w:rsidRPr="00967E28">
        <w:t>[47]</w:t>
      </w:r>
      <w:r w:rsidRPr="00967E28">
        <w:tab/>
        <w:t xml:space="preserve">U. R. Acharya, H. Fujita, O. S. Lih, Y. Hagiwara, J. H. Tan, and M. Adam, "Automated detection of arrhythmias using different intervals of tachycardia ECG segments with convolutional neural network," </w:t>
      </w:r>
      <w:r w:rsidRPr="00967E28">
        <w:rPr>
          <w:i/>
        </w:rPr>
        <w:t xml:space="preserve">Information sciences, </w:t>
      </w:r>
      <w:r w:rsidRPr="00967E28">
        <w:t xml:space="preserve">vol. 405, pp. 81-90, 2017, doi: </w:t>
      </w:r>
      <w:hyperlink r:id="rId53" w:history="1">
        <w:r w:rsidRPr="00967E28">
          <w:rPr>
            <w:rStyle w:val="Hyperlink"/>
          </w:rPr>
          <w:t>https://doi.org/10.1016/j.ins.2017.04.012</w:t>
        </w:r>
      </w:hyperlink>
      <w:r w:rsidRPr="00967E28">
        <w:t>.</w:t>
      </w:r>
    </w:p>
    <w:p w14:paraId="225BA9A3" w14:textId="1710EF85" w:rsidR="00967E28" w:rsidRPr="00967E28" w:rsidRDefault="00967E28" w:rsidP="00967E28">
      <w:pPr>
        <w:pStyle w:val="EndNoteBibliography"/>
        <w:spacing w:after="0"/>
        <w:ind w:left="720" w:hanging="720"/>
      </w:pPr>
      <w:r w:rsidRPr="00967E28">
        <w:t>[48]</w:t>
      </w:r>
      <w:r w:rsidRPr="00967E28">
        <w:tab/>
        <w:t>C. D. Galloway</w:t>
      </w:r>
      <w:r w:rsidRPr="00967E28">
        <w:rPr>
          <w:i/>
        </w:rPr>
        <w:t xml:space="preserve"> et al.</w:t>
      </w:r>
      <w:r w:rsidRPr="00967E28">
        <w:t xml:space="preserve">, "Development and validation of a deep-learning model to screen for hyperkalemia from the electrocardiogram," </w:t>
      </w:r>
      <w:r w:rsidRPr="00967E28">
        <w:rPr>
          <w:i/>
        </w:rPr>
        <w:t xml:space="preserve">JAMA cardiology, </w:t>
      </w:r>
      <w:r w:rsidRPr="00967E28">
        <w:t xml:space="preserve">vol. 4, no. 5, pp. 428-436, 2019, doi: </w:t>
      </w:r>
      <w:hyperlink r:id="rId54" w:history="1">
        <w:r w:rsidRPr="00967E28">
          <w:rPr>
            <w:rStyle w:val="Hyperlink"/>
          </w:rPr>
          <w:t>https://doi.org/10.1001/jamacardio.2019.0640</w:t>
        </w:r>
      </w:hyperlink>
      <w:r w:rsidRPr="00967E28">
        <w:t>.</w:t>
      </w:r>
    </w:p>
    <w:p w14:paraId="5B3AB0A6" w14:textId="77777777" w:rsidR="00967E28" w:rsidRPr="00967E28" w:rsidRDefault="00967E28" w:rsidP="00967E28">
      <w:pPr>
        <w:pStyle w:val="EndNoteBibliography"/>
        <w:spacing w:after="0"/>
        <w:ind w:left="720" w:hanging="720"/>
      </w:pPr>
      <w:r w:rsidRPr="00967E28">
        <w:t>[49]</w:t>
      </w:r>
      <w:r w:rsidRPr="00967E28">
        <w:tab/>
        <w:t xml:space="preserve">C. Xiong, X. Zhao, D. Tang, K. Jayashree, S. Yan, and T.-K. Kim, "Conditional convolutional neural network for modality-aware face recognition," in </w:t>
      </w:r>
      <w:r w:rsidRPr="00967E28">
        <w:rPr>
          <w:i/>
        </w:rPr>
        <w:t>Proceedings of the IEEE International Conference on Computer Vision</w:t>
      </w:r>
      <w:r w:rsidRPr="00967E28">
        <w:t xml:space="preserve">, 2015, pp. 3667-3675. </w:t>
      </w:r>
    </w:p>
    <w:p w14:paraId="5CD50A03" w14:textId="30CFDB71" w:rsidR="00967E28" w:rsidRPr="00967E28" w:rsidRDefault="00967E28" w:rsidP="00967E28">
      <w:pPr>
        <w:pStyle w:val="EndNoteBibliography"/>
        <w:spacing w:after="0"/>
        <w:ind w:left="720" w:hanging="720"/>
      </w:pPr>
      <w:r w:rsidRPr="00967E28">
        <w:t>[50]</w:t>
      </w:r>
      <w:r w:rsidRPr="00967E28">
        <w:tab/>
        <w:t xml:space="preserve">I.-C. Yoo, K. Lee, S. Leem, H. Oh, B. Ko, and D. Yook, "Speaker Anonymization for Personal Information Protection Using Voice Conversion Techniques," </w:t>
      </w:r>
      <w:r w:rsidRPr="00967E28">
        <w:rPr>
          <w:i/>
        </w:rPr>
        <w:t xml:space="preserve">IEEE Access, </w:t>
      </w:r>
      <w:r w:rsidRPr="00967E28">
        <w:t xml:space="preserve">vol. 8, pp. 198637-198645, 2020, doi: </w:t>
      </w:r>
      <w:hyperlink r:id="rId55" w:history="1">
        <w:r w:rsidRPr="00967E28">
          <w:rPr>
            <w:rStyle w:val="Hyperlink"/>
          </w:rPr>
          <w:t>https://doi.org/10.1109/ACCESS.2020.3035416</w:t>
        </w:r>
      </w:hyperlink>
      <w:r w:rsidRPr="00967E28">
        <w:t>.</w:t>
      </w:r>
    </w:p>
    <w:p w14:paraId="17A5971F" w14:textId="771EA724" w:rsidR="00967E28" w:rsidRPr="00967E28" w:rsidRDefault="00967E28" w:rsidP="00967E28">
      <w:pPr>
        <w:pStyle w:val="EndNoteBibliography"/>
        <w:spacing w:after="0"/>
        <w:ind w:left="720" w:hanging="720"/>
      </w:pPr>
      <w:r w:rsidRPr="00967E28">
        <w:t>[51]</w:t>
      </w:r>
      <w:r w:rsidRPr="00967E28">
        <w:tab/>
        <w:t xml:space="preserve">G. Lee, B. Kang, K. Nho, K.-A. Sohn, and D. Kim, "MildInt: deep learning-based multimodal longitudinal data integration framework," </w:t>
      </w:r>
      <w:r w:rsidRPr="00967E28">
        <w:rPr>
          <w:i/>
        </w:rPr>
        <w:t xml:space="preserve">Frontiers in genetics, </w:t>
      </w:r>
      <w:r w:rsidRPr="00967E28">
        <w:t xml:space="preserve">vol. 10, p. 617, 2019, doi: </w:t>
      </w:r>
      <w:hyperlink r:id="rId56" w:history="1">
        <w:r w:rsidRPr="00967E28">
          <w:rPr>
            <w:rStyle w:val="Hyperlink"/>
          </w:rPr>
          <w:t>https://doi.org/10.3389/fgene.2019.00617</w:t>
        </w:r>
      </w:hyperlink>
      <w:r w:rsidRPr="00967E28">
        <w:t>.</w:t>
      </w:r>
    </w:p>
    <w:p w14:paraId="1F77F08C" w14:textId="1BAFA6D7" w:rsidR="00967E28" w:rsidRPr="00967E28" w:rsidRDefault="00967E28" w:rsidP="00967E28">
      <w:pPr>
        <w:pStyle w:val="EndNoteBibliography"/>
        <w:spacing w:after="0"/>
        <w:ind w:left="720" w:hanging="720"/>
      </w:pPr>
      <w:r w:rsidRPr="00967E28">
        <w:t>[52]</w:t>
      </w:r>
      <w:r w:rsidRPr="00967E28">
        <w:tab/>
        <w:t>L. Gao</w:t>
      </w:r>
      <w:r w:rsidRPr="00967E28">
        <w:rPr>
          <w:i/>
        </w:rPr>
        <w:t xml:space="preserve"> et al.</w:t>
      </w:r>
      <w:r w:rsidRPr="00967E28">
        <w:t xml:space="preserve">, "Brain disease diagnosis using deep learning features from longitudinal MR images," in </w:t>
      </w:r>
      <w:r w:rsidRPr="00967E28">
        <w:rPr>
          <w:i/>
        </w:rPr>
        <w:t>Asia-Pacific Web (APWeb) and Web-Age Information Management (WAIM) Joint International Conference on Web and Big Data</w:t>
      </w:r>
      <w:r w:rsidRPr="00967E28">
        <w:t xml:space="preserve">, 2018: Springer, pp. 327-339, doi: </w:t>
      </w:r>
      <w:hyperlink r:id="rId57" w:history="1">
        <w:r w:rsidRPr="00967E28">
          <w:rPr>
            <w:rStyle w:val="Hyperlink"/>
          </w:rPr>
          <w:t>https://doi.org/10.1007/978-3-319-96890-2_27</w:t>
        </w:r>
      </w:hyperlink>
      <w:r w:rsidRPr="00967E28">
        <w:t xml:space="preserve">. </w:t>
      </w:r>
    </w:p>
    <w:p w14:paraId="3DE053CC" w14:textId="720B6A8F" w:rsidR="00967E28" w:rsidRPr="00967E28" w:rsidRDefault="00967E28" w:rsidP="00967E28">
      <w:pPr>
        <w:pStyle w:val="EndNoteBibliography"/>
        <w:spacing w:after="0"/>
        <w:ind w:left="720" w:hanging="720"/>
      </w:pPr>
      <w:r w:rsidRPr="00967E28">
        <w:t>[53]</w:t>
      </w:r>
      <w:r w:rsidRPr="00967E28">
        <w:tab/>
        <w:t>A. B. Arrieta</w:t>
      </w:r>
      <w:r w:rsidRPr="00967E28">
        <w:rPr>
          <w:i/>
        </w:rPr>
        <w:t xml:space="preserve"> et al.</w:t>
      </w:r>
      <w:r w:rsidRPr="00967E28">
        <w:t xml:space="preserve">, "Explainable Artificial Intelligence (XAI): Concepts, taxonomies, opportunities and challenges toward responsible AI," </w:t>
      </w:r>
      <w:r w:rsidRPr="00967E28">
        <w:rPr>
          <w:i/>
        </w:rPr>
        <w:t xml:space="preserve">Information Fusion, </w:t>
      </w:r>
      <w:r w:rsidRPr="00967E28">
        <w:t xml:space="preserve">vol. 58, pp. 82-115, 2020, doi: </w:t>
      </w:r>
      <w:hyperlink r:id="rId58" w:history="1">
        <w:r w:rsidRPr="00967E28">
          <w:rPr>
            <w:rStyle w:val="Hyperlink"/>
          </w:rPr>
          <w:t>https://doi.org/10.1016/j.inffus.2019.12.012</w:t>
        </w:r>
      </w:hyperlink>
      <w:r w:rsidRPr="00967E28">
        <w:t>.</w:t>
      </w:r>
    </w:p>
    <w:p w14:paraId="63CDFE84" w14:textId="558F77F9" w:rsidR="00967E28" w:rsidRPr="00967E28" w:rsidRDefault="00967E28" w:rsidP="00967E28">
      <w:pPr>
        <w:pStyle w:val="EndNoteBibliography"/>
        <w:spacing w:after="0"/>
        <w:ind w:left="720" w:hanging="720"/>
      </w:pPr>
      <w:r w:rsidRPr="00967E28">
        <w:t>[54]</w:t>
      </w:r>
      <w:r w:rsidRPr="00967E28">
        <w:tab/>
        <w:t xml:space="preserve">E. Tjoa and C. Guan, "A survey on explainable artificial intelligence (xai): Toward medical xai," </w:t>
      </w:r>
      <w:r w:rsidRPr="00967E28">
        <w:rPr>
          <w:i/>
        </w:rPr>
        <w:t xml:space="preserve">IEEE Transactions on Neural Networks and Learning Systems, </w:t>
      </w:r>
      <w:r w:rsidRPr="00967E28">
        <w:t xml:space="preserve">2020, doi: </w:t>
      </w:r>
      <w:hyperlink r:id="rId59" w:history="1">
        <w:r w:rsidRPr="00967E28">
          <w:rPr>
            <w:rStyle w:val="Hyperlink"/>
          </w:rPr>
          <w:t>https://doi.org/10.1109/TNNLS.2020.3027314</w:t>
        </w:r>
      </w:hyperlink>
      <w:r w:rsidRPr="00967E28">
        <w:t>.</w:t>
      </w:r>
    </w:p>
    <w:p w14:paraId="59A6D683" w14:textId="03E36E15" w:rsidR="00967E28" w:rsidRPr="00967E28" w:rsidRDefault="00967E28" w:rsidP="00967E28">
      <w:pPr>
        <w:pStyle w:val="EndNoteBibliography"/>
        <w:ind w:left="720" w:hanging="720"/>
      </w:pPr>
      <w:r w:rsidRPr="00967E28">
        <w:t>[55]</w:t>
      </w:r>
      <w:r w:rsidRPr="00967E28">
        <w:tab/>
        <w:t xml:space="preserve">A. Holzinger, G. Langs, H. Denk, K. Zatloukal, and H. Müller, "Causability and explainability of artificial intelligence in medicine," </w:t>
      </w:r>
      <w:r w:rsidRPr="00967E28">
        <w:rPr>
          <w:i/>
        </w:rPr>
        <w:t xml:space="preserve">Wiley Interdisciplinary Reviews: Data Mining and Knowledge Discovery, </w:t>
      </w:r>
      <w:r w:rsidRPr="00967E28">
        <w:t xml:space="preserve">vol. 9, no. 4, p. e1312, 2019, doi: </w:t>
      </w:r>
      <w:hyperlink r:id="rId60" w:history="1">
        <w:r w:rsidRPr="00967E28">
          <w:rPr>
            <w:rStyle w:val="Hyperlink"/>
          </w:rPr>
          <w:t>https://doi.org/10.1002/widm.1312</w:t>
        </w:r>
      </w:hyperlink>
      <w:r w:rsidRPr="00967E28">
        <w:t>.</w:t>
      </w:r>
    </w:p>
    <w:p w14:paraId="04C9C805" w14:textId="4302B357" w:rsidR="00707DFC" w:rsidRPr="0016479E" w:rsidRDefault="004868DD" w:rsidP="0016479E">
      <w:pPr>
        <w:spacing w:line="480" w:lineRule="auto"/>
        <w:rPr>
          <w:rFonts w:cs="Times New Roman"/>
        </w:rPr>
      </w:pPr>
      <w:r w:rsidRPr="0016479E">
        <w:rPr>
          <w:rFonts w:cs="Times New Roman"/>
        </w:rPr>
        <w:fldChar w:fldCharType="end"/>
      </w:r>
      <w:bookmarkEnd w:id="40"/>
    </w:p>
    <w:sectPr w:rsidR="00707DFC" w:rsidRPr="0016479E" w:rsidSect="009B0B6F">
      <w:pgSz w:w="11906" w:h="16838"/>
      <w:pgMar w:top="1440" w:right="1080" w:bottom="1440" w:left="108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date="2022-01-21T11:30:00Z" w:initials="A">
    <w:p w14:paraId="6861D1FA" w14:textId="77777777" w:rsidR="00527108" w:rsidRDefault="00527108" w:rsidP="00527108">
      <w:pPr>
        <w:pStyle w:val="CommentText"/>
      </w:pPr>
      <w:r>
        <w:rPr>
          <w:rStyle w:val="CommentReference"/>
        </w:rPr>
        <w:annotationRef/>
      </w:r>
      <w:r w:rsidRPr="00527108">
        <w:t>Dear Author,</w:t>
      </w:r>
    </w:p>
    <w:p w14:paraId="1374FF62" w14:textId="77777777" w:rsidR="00527108" w:rsidRDefault="00527108" w:rsidP="00527108">
      <w:pPr>
        <w:pStyle w:val="CommentText"/>
      </w:pPr>
    </w:p>
    <w:p w14:paraId="4E5576BF" w14:textId="0BC158B6" w:rsidR="00527108" w:rsidRPr="00527108" w:rsidRDefault="00527108" w:rsidP="00527108">
      <w:pPr>
        <w:pStyle w:val="CommentText"/>
      </w:pPr>
      <w:r w:rsidRPr="00527108">
        <w:t>Thank you for the opportunity to work on your manuscript. I have edited the document to cater to your preference for language, grammar and readability. I also provided alternatives for technical terminology wherever possible, while meeting the scope of the service. If you have further preferences that you would like us to address, please do not hesitate to share them with us. We look forward to your positive feedback.</w:t>
      </w:r>
    </w:p>
    <w:p w14:paraId="79BEB11E" w14:textId="77777777" w:rsidR="00527108" w:rsidRDefault="00527108">
      <w:pPr>
        <w:pStyle w:val="CommentText"/>
      </w:pPr>
    </w:p>
    <w:p w14:paraId="07C963D7" w14:textId="6FF0D140" w:rsidR="00226725" w:rsidRDefault="00226725" w:rsidP="00226725">
      <w:pPr>
        <w:pStyle w:val="CommentText"/>
      </w:pPr>
      <w:r>
        <w:t xml:space="preserve">Please note that </w:t>
      </w:r>
      <w:r w:rsidRPr="00226725">
        <w:t>this document did not require heavy or extensive revisions</w:t>
      </w:r>
      <w:r>
        <w:t>; however</w:t>
      </w:r>
      <w:r w:rsidRPr="00226725">
        <w:t>, I have carefully checked it for language, readability, clarity, and an appropriate tone.</w:t>
      </w:r>
    </w:p>
  </w:comment>
  <w:comment w:id="2" w:author="JaeSung" w:date="2022-01-23T10:09:00Z" w:initials="J">
    <w:p w14:paraId="78C32A9C" w14:textId="05179ADF" w:rsidR="00062AE5" w:rsidRDefault="00062AE5">
      <w:pPr>
        <w:pStyle w:val="CommentText"/>
      </w:pPr>
      <w:r>
        <w:rPr>
          <w:rStyle w:val="CommentReference"/>
        </w:rPr>
        <w:annotationRef/>
      </w:r>
      <w:r>
        <w:t>limitation</w:t>
      </w:r>
      <w:r>
        <w:rPr>
          <w:rFonts w:hint="eastAsia"/>
        </w:rPr>
        <w:t>을</w:t>
      </w:r>
      <w:r>
        <w:rPr>
          <w:rFonts w:hint="eastAsia"/>
        </w:rPr>
        <w:t xml:space="preserve"> </w:t>
      </w:r>
      <w:r>
        <w:rPr>
          <w:rFonts w:hint="eastAsia"/>
        </w:rPr>
        <w:t>굳이</w:t>
      </w:r>
      <w:r>
        <w:rPr>
          <w:rFonts w:hint="eastAsia"/>
        </w:rPr>
        <w:t xml:space="preserve"> </w:t>
      </w:r>
      <w:r>
        <w:t>abstract</w:t>
      </w:r>
      <w:r>
        <w:rPr>
          <w:rFonts w:hint="eastAsia"/>
        </w:rPr>
        <w:t>에</w:t>
      </w:r>
      <w:r>
        <w:rPr>
          <w:rFonts w:hint="eastAsia"/>
        </w:rPr>
        <w:t xml:space="preserve"> </w:t>
      </w:r>
      <w:r>
        <w:rPr>
          <w:rFonts w:hint="eastAsia"/>
        </w:rPr>
        <w:t>넣을</w:t>
      </w:r>
      <w:r>
        <w:rPr>
          <w:rFonts w:hint="eastAsia"/>
        </w:rPr>
        <w:t xml:space="preserve"> </w:t>
      </w:r>
      <w:r>
        <w:rPr>
          <w:rFonts w:hint="eastAsia"/>
        </w:rPr>
        <w:t>필요가</w:t>
      </w:r>
      <w:r>
        <w:rPr>
          <w:rFonts w:hint="eastAsia"/>
        </w:rPr>
        <w:t xml:space="preserve"> </w:t>
      </w:r>
      <w:r>
        <w:rPr>
          <w:rFonts w:hint="eastAsia"/>
        </w:rPr>
        <w:t>있을까</w:t>
      </w:r>
      <w:r>
        <w:rPr>
          <w:rFonts w:hint="eastAsia"/>
        </w:rPr>
        <w:t>?</w:t>
      </w:r>
    </w:p>
  </w:comment>
  <w:comment w:id="4" w:author="JaeSung" w:date="2022-01-23T10:11:00Z" w:initials="J">
    <w:p w14:paraId="3599ABA6" w14:textId="288FBAD0" w:rsidR="00507C8E" w:rsidRDefault="00507C8E">
      <w:pPr>
        <w:pStyle w:val="CommentText"/>
      </w:pPr>
      <w:r>
        <w:rPr>
          <w:rStyle w:val="CommentReference"/>
        </w:rPr>
        <w:annotationRef/>
      </w:r>
      <w:r>
        <w:rPr>
          <w:rFonts w:hint="eastAsia"/>
        </w:rPr>
        <w:t>C</w:t>
      </w:r>
      <w:r>
        <w:t>PMB reference</w:t>
      </w:r>
      <w:r w:rsidR="005A1429">
        <w:t xml:space="preserve"> – medical deep learning, signal processing</w:t>
      </w:r>
    </w:p>
  </w:comment>
  <w:comment w:id="5" w:author="JaeSung" w:date="2022-01-23T10:12:00Z" w:initials="J">
    <w:p w14:paraId="0ACFFBE9" w14:textId="7ADEA2A6" w:rsidR="00507C8E" w:rsidRDefault="00507C8E">
      <w:pPr>
        <w:pStyle w:val="CommentText"/>
      </w:pPr>
      <w:r>
        <w:rPr>
          <w:rStyle w:val="CommentReference"/>
        </w:rPr>
        <w:annotationRef/>
      </w:r>
      <w:r>
        <w:t>CPMB ref</w:t>
      </w:r>
      <w:r w:rsidR="005A1429">
        <w:t xml:space="preserve"> - </w:t>
      </w:r>
      <w:proofErr w:type="spellStart"/>
      <w:r w:rsidR="005A1429">
        <w:t>explainability</w:t>
      </w:r>
      <w:proofErr w:type="spellEnd"/>
    </w:p>
  </w:comment>
  <w:comment w:id="7" w:author="Author" w:date="2022-01-21T11:52:00Z" w:initials="A">
    <w:p w14:paraId="56F05B47" w14:textId="6982200D" w:rsidR="00605A2E" w:rsidRDefault="00605A2E" w:rsidP="00605A2E">
      <w:pPr>
        <w:pStyle w:val="CommentText"/>
      </w:pPr>
      <w:r>
        <w:rPr>
          <w:rStyle w:val="CommentReference"/>
        </w:rPr>
        <w:annotationRef/>
      </w:r>
      <w:r w:rsidRPr="00605A2E">
        <w:t xml:space="preserve">Please provide complete location and </w:t>
      </w:r>
      <w:r>
        <w:t>company</w:t>
      </w:r>
      <w:r w:rsidRPr="00605A2E">
        <w:t xml:space="preserve"> details of all equipment</w:t>
      </w:r>
      <w:r>
        <w:t>, materials,</w:t>
      </w:r>
      <w:r w:rsidRPr="00605A2E">
        <w:t xml:space="preserve"> and </w:t>
      </w:r>
      <w:r>
        <w:t>software</w:t>
      </w:r>
      <w:r w:rsidRPr="00605A2E">
        <w:t xml:space="preserve"> used in the study.</w:t>
      </w:r>
    </w:p>
  </w:comment>
  <w:comment w:id="9" w:author="JaeSung" w:date="2022-01-23T10:29:00Z" w:initials="J">
    <w:p w14:paraId="1A49E481" w14:textId="0CF5D672" w:rsidR="00565E91" w:rsidRDefault="00565E91">
      <w:pPr>
        <w:pStyle w:val="CommentText"/>
      </w:pPr>
      <w:r>
        <w:rPr>
          <w:rStyle w:val="CommentReference"/>
        </w:rPr>
        <w:annotationRef/>
      </w:r>
      <w:r>
        <w:rPr>
          <w:rFonts w:hint="eastAsia"/>
        </w:rPr>
        <w:t>월요일에</w:t>
      </w:r>
      <w:r>
        <w:rPr>
          <w:rFonts w:hint="eastAsia"/>
        </w:rPr>
        <w:t xml:space="preserve"> </w:t>
      </w:r>
      <w:r>
        <w:rPr>
          <w:rFonts w:hint="eastAsia"/>
        </w:rPr>
        <w:t>연구실에서</w:t>
      </w:r>
      <w:r>
        <w:rPr>
          <w:rFonts w:hint="eastAsia"/>
        </w:rPr>
        <w:t xml:space="preserve"> </w:t>
      </w:r>
      <w:r>
        <w:rPr>
          <w:rFonts w:hint="eastAsia"/>
        </w:rPr>
        <w:t>바꿀</w:t>
      </w:r>
      <w:r>
        <w:rPr>
          <w:rFonts w:hint="eastAsia"/>
        </w:rPr>
        <w:t xml:space="preserve"> </w:t>
      </w:r>
      <w:r>
        <w:rPr>
          <w:rFonts w:hint="eastAsia"/>
        </w:rPr>
        <w:t>것</w:t>
      </w:r>
    </w:p>
  </w:comment>
  <w:comment w:id="11" w:author="Author" w:date="2022-01-21T11:52:00Z" w:initials="A">
    <w:p w14:paraId="22BDF21F" w14:textId="77777777" w:rsidR="00605A2E" w:rsidRDefault="00605A2E" w:rsidP="00605A2E">
      <w:pPr>
        <w:pStyle w:val="CommentText"/>
      </w:pPr>
      <w:r>
        <w:rPr>
          <w:rStyle w:val="CommentReference"/>
        </w:rPr>
        <w:annotationRef/>
      </w:r>
      <w:r>
        <w:t>Please check the following for all figures and tables:</w:t>
      </w:r>
    </w:p>
    <w:p w14:paraId="6BFE5850" w14:textId="77777777" w:rsidR="00605A2E" w:rsidRDefault="00605A2E" w:rsidP="00605A2E">
      <w:pPr>
        <w:pStyle w:val="CommentText"/>
      </w:pPr>
      <w:r>
        <w:t>- ensure consistent and appropriate capitalization, punctuation, spacing, font style and size</w:t>
      </w:r>
    </w:p>
    <w:p w14:paraId="178EF917" w14:textId="77777777" w:rsidR="00605A2E" w:rsidRDefault="00605A2E" w:rsidP="00605A2E">
      <w:pPr>
        <w:pStyle w:val="CommentText"/>
      </w:pPr>
      <w:r>
        <w:t>- ensure consistent and appropriate spelling</w:t>
      </w:r>
    </w:p>
    <w:p w14:paraId="401486B6" w14:textId="62F69CED" w:rsidR="00605A2E" w:rsidRDefault="00605A2E" w:rsidP="00605A2E">
      <w:pPr>
        <w:pStyle w:val="CommentText"/>
      </w:pPr>
      <w:r>
        <w:t>- ensure legibility at 100% magnification.</w:t>
      </w:r>
    </w:p>
  </w:comment>
  <w:comment w:id="13" w:author="Author" w:date="2022-01-21T11:59:00Z" w:initials="A">
    <w:p w14:paraId="05327CF3" w14:textId="77777777" w:rsidR="0020211D" w:rsidRDefault="0020211D" w:rsidP="0020211D">
      <w:pPr>
        <w:pStyle w:val="CommentText"/>
      </w:pPr>
      <w:r>
        <w:rPr>
          <w:rStyle w:val="CommentReference"/>
        </w:rPr>
        <w:annotationRef/>
      </w:r>
      <w:r>
        <w:t>Please check target journal specifications about the styling of tables, such as the use of vertical rules or shading.</w:t>
      </w:r>
    </w:p>
    <w:p w14:paraId="3B4EBFFD" w14:textId="77777777" w:rsidR="0020211D" w:rsidRDefault="0020211D" w:rsidP="0020211D">
      <w:pPr>
        <w:pStyle w:val="CommentText"/>
      </w:pPr>
    </w:p>
    <w:p w14:paraId="1C542013" w14:textId="224B3C23" w:rsidR="0020211D" w:rsidRDefault="0020211D" w:rsidP="0020211D">
      <w:pPr>
        <w:pStyle w:val="CommentText"/>
      </w:pPr>
      <w:r>
        <w:t>Please ensure that information presented in tables adheres to target journal specifications.</w:t>
      </w:r>
    </w:p>
  </w:comment>
  <w:comment w:id="21" w:author="JaeSung" w:date="2022-01-23T14:02:00Z" w:initials="J">
    <w:p w14:paraId="229703A2" w14:textId="1B9DBE11" w:rsidR="00870A20" w:rsidRDefault="00870A20">
      <w:pPr>
        <w:pStyle w:val="CommentText"/>
      </w:pPr>
      <w:r>
        <w:t>(</w:t>
      </w:r>
      <w:r>
        <w:rPr>
          <w:rStyle w:val="CommentReference"/>
        </w:rPr>
        <w:annotationRef/>
      </w:r>
      <w:r>
        <w:t xml:space="preserve">probabilities of M, N, NL) </w:t>
      </w:r>
      <w:r>
        <w:rPr>
          <w:rFonts w:hint="eastAsia"/>
        </w:rPr>
        <w:t>띄어쓰기</w:t>
      </w:r>
      <w:r>
        <w:rPr>
          <w:rFonts w:hint="eastAsia"/>
        </w:rPr>
        <w:t xml:space="preserve"> </w:t>
      </w:r>
      <w:r>
        <w:rPr>
          <w:rFonts w:hint="eastAsia"/>
        </w:rPr>
        <w:t>통일</w:t>
      </w:r>
    </w:p>
  </w:comment>
  <w:comment w:id="20" w:author="Author" w:date="2022-01-20T20:10:00Z" w:initials="A">
    <w:p w14:paraId="24107CF0" w14:textId="60F11100" w:rsidR="00527108" w:rsidRDefault="00527108">
      <w:pPr>
        <w:pStyle w:val="CommentText"/>
        <w:rPr>
          <w:noProof/>
        </w:rPr>
      </w:pPr>
      <w:r>
        <w:rPr>
          <w:rStyle w:val="CommentReference"/>
        </w:rPr>
        <w:annotationRef/>
      </w:r>
      <w:r>
        <w:rPr>
          <w:noProof/>
        </w:rPr>
        <w:t>"proababilties” should be “probabilities”</w:t>
      </w:r>
    </w:p>
    <w:p w14:paraId="6296135A" w14:textId="1D60C1AB" w:rsidR="00527108" w:rsidRDefault="00527108">
      <w:pPr>
        <w:pStyle w:val="CommentText"/>
      </w:pPr>
    </w:p>
  </w:comment>
  <w:comment w:id="33" w:author="Author" w:date="2022-01-21T12:08:00Z" w:initials="A">
    <w:p w14:paraId="21AFBC66" w14:textId="5ADD026B" w:rsidR="0059044D" w:rsidRDefault="0059044D">
      <w:pPr>
        <w:pStyle w:val="CommentText"/>
      </w:pPr>
      <w:r>
        <w:rPr>
          <w:rStyle w:val="CommentReference"/>
        </w:rPr>
        <w:annotationRef/>
      </w:r>
      <w:r>
        <w:t>Please use “s” for seconds instead of “sec” at all relevant instances.</w:t>
      </w:r>
    </w:p>
  </w:comment>
  <w:comment w:id="37" w:author="JaeSung" w:date="2022-01-23T14:55:00Z" w:initials="J">
    <w:p w14:paraId="74C268A1" w14:textId="5FDACD87" w:rsidR="0097289B" w:rsidRDefault="0097289B">
      <w:pPr>
        <w:pStyle w:val="CommentText"/>
      </w:pPr>
      <w:r>
        <w:rPr>
          <w:rStyle w:val="CommentReference"/>
        </w:rPr>
        <w:annotationRef/>
      </w:r>
      <w:r>
        <w:t>why is there a paragraph break?</w:t>
      </w:r>
    </w:p>
  </w:comment>
  <w:comment w:id="39" w:author="Author" w:date="2022-01-21T12:17:00Z" w:initials="A">
    <w:p w14:paraId="0A8B6A2F" w14:textId="2A164679" w:rsidR="00882848" w:rsidRDefault="00882848">
      <w:pPr>
        <w:pStyle w:val="CommentText"/>
      </w:pPr>
      <w:r>
        <w:rPr>
          <w:rStyle w:val="CommentReference"/>
        </w:rPr>
        <w:annotationRef/>
      </w:r>
      <w:r>
        <w:t>Excluded from the edit as per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C963D7" w15:done="0"/>
  <w15:commentEx w15:paraId="78C32A9C" w15:done="0"/>
  <w15:commentEx w15:paraId="3599ABA6" w15:done="0"/>
  <w15:commentEx w15:paraId="0ACFFBE9" w15:done="0"/>
  <w15:commentEx w15:paraId="56F05B47" w15:done="0"/>
  <w15:commentEx w15:paraId="1A49E481" w15:done="0"/>
  <w15:commentEx w15:paraId="401486B6" w15:done="0"/>
  <w15:commentEx w15:paraId="1C542013" w15:done="0"/>
  <w15:commentEx w15:paraId="229703A2" w15:done="0"/>
  <w15:commentEx w15:paraId="6296135A" w15:done="0"/>
  <w15:commentEx w15:paraId="21AFBC66" w15:done="0"/>
  <w15:commentEx w15:paraId="74C268A1" w15:done="0"/>
  <w15:commentEx w15:paraId="0A8B6A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517C7" w16cex:dateUtc="2022-01-21T02:30:00Z"/>
  <w16cex:commentExtensible w16cex:durableId="2597A7E7" w16cex:dateUtc="2022-01-23T01:09:00Z"/>
  <w16cex:commentExtensible w16cex:durableId="2597A86B" w16cex:dateUtc="2022-01-23T01:11:00Z"/>
  <w16cex:commentExtensible w16cex:durableId="2597A886" w16cex:dateUtc="2022-01-23T01:12:00Z"/>
  <w16cex:commentExtensible w16cex:durableId="25951CEC" w16cex:dateUtc="2022-01-21T02:52:00Z"/>
  <w16cex:commentExtensible w16cex:durableId="2597ACA3" w16cex:dateUtc="2022-01-23T01:29:00Z"/>
  <w16cex:commentExtensible w16cex:durableId="25951D00" w16cex:dateUtc="2022-01-21T02:52:00Z"/>
  <w16cex:commentExtensible w16cex:durableId="25951EA8" w16cex:dateUtc="2022-01-21T02:59:00Z"/>
  <w16cex:commentExtensible w16cex:durableId="2597DE68" w16cex:dateUtc="2022-01-23T05:02:00Z"/>
  <w16cex:commentExtensible w16cex:durableId="25944020" w16cex:dateUtc="2022-01-20T11:10:00Z"/>
  <w16cex:commentExtensible w16cex:durableId="259520D3" w16cex:dateUtc="2022-01-21T03:08:00Z"/>
  <w16cex:commentExtensible w16cex:durableId="2597EAFF" w16cex:dateUtc="2022-01-23T05:55:00Z"/>
  <w16cex:commentExtensible w16cex:durableId="259522CE" w16cex:dateUtc="2022-01-21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C963D7" w16cid:durableId="259517C7"/>
  <w16cid:commentId w16cid:paraId="78C32A9C" w16cid:durableId="2597A7E7"/>
  <w16cid:commentId w16cid:paraId="3599ABA6" w16cid:durableId="2597A86B"/>
  <w16cid:commentId w16cid:paraId="0ACFFBE9" w16cid:durableId="2597A886"/>
  <w16cid:commentId w16cid:paraId="56F05B47" w16cid:durableId="25951CEC"/>
  <w16cid:commentId w16cid:paraId="1A49E481" w16cid:durableId="2597ACA3"/>
  <w16cid:commentId w16cid:paraId="401486B6" w16cid:durableId="25951D00"/>
  <w16cid:commentId w16cid:paraId="1C542013" w16cid:durableId="25951EA8"/>
  <w16cid:commentId w16cid:paraId="229703A2" w16cid:durableId="2597DE68"/>
  <w16cid:commentId w16cid:paraId="6296135A" w16cid:durableId="25944020"/>
  <w16cid:commentId w16cid:paraId="21AFBC66" w16cid:durableId="259520D3"/>
  <w16cid:commentId w16cid:paraId="74C268A1" w16cid:durableId="2597EAFF"/>
  <w16cid:commentId w16cid:paraId="0A8B6A2F" w16cid:durableId="259522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058E5" w14:textId="77777777" w:rsidR="00D92585" w:rsidRDefault="00D92585" w:rsidP="00FC0E32">
      <w:pPr>
        <w:spacing w:after="0" w:line="240" w:lineRule="auto"/>
      </w:pPr>
      <w:r>
        <w:separator/>
      </w:r>
    </w:p>
  </w:endnote>
  <w:endnote w:type="continuationSeparator" w:id="0">
    <w:p w14:paraId="08B772FD" w14:textId="77777777" w:rsidR="00D92585" w:rsidRDefault="00D92585" w:rsidP="00FC0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FCC35" w14:textId="77777777" w:rsidR="00D92585" w:rsidRDefault="00D92585" w:rsidP="00FC0E32">
      <w:pPr>
        <w:spacing w:after="0" w:line="240" w:lineRule="auto"/>
      </w:pPr>
      <w:r>
        <w:separator/>
      </w:r>
    </w:p>
  </w:footnote>
  <w:footnote w:type="continuationSeparator" w:id="0">
    <w:p w14:paraId="231DAC5B" w14:textId="77777777" w:rsidR="00D92585" w:rsidRDefault="00D92585" w:rsidP="00FC0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11D6"/>
    <w:multiLevelType w:val="hybridMultilevel"/>
    <w:tmpl w:val="142C46C4"/>
    <w:lvl w:ilvl="0" w:tplc="BA1C4C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7B14E55"/>
    <w:multiLevelType w:val="multilevel"/>
    <w:tmpl w:val="9364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B5924"/>
    <w:multiLevelType w:val="hybridMultilevel"/>
    <w:tmpl w:val="DB502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277FF"/>
    <w:multiLevelType w:val="multilevel"/>
    <w:tmpl w:val="6EC29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63275"/>
    <w:multiLevelType w:val="multilevel"/>
    <w:tmpl w:val="C2143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2632ED"/>
    <w:multiLevelType w:val="multilevel"/>
    <w:tmpl w:val="D362D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F10D7"/>
    <w:multiLevelType w:val="multilevel"/>
    <w:tmpl w:val="80941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81332C"/>
    <w:multiLevelType w:val="multilevel"/>
    <w:tmpl w:val="D360C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F359D1"/>
    <w:multiLevelType w:val="multilevel"/>
    <w:tmpl w:val="F3606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AB5A70"/>
    <w:multiLevelType w:val="multilevel"/>
    <w:tmpl w:val="81949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DB1D95"/>
    <w:multiLevelType w:val="hybridMultilevel"/>
    <w:tmpl w:val="240C5A02"/>
    <w:lvl w:ilvl="0" w:tplc="D488E0B6">
      <w:start w:val="8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E2447"/>
    <w:multiLevelType w:val="multilevel"/>
    <w:tmpl w:val="89560A46"/>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7"/>
  </w:num>
  <w:num w:numId="3">
    <w:abstractNumId w:val="4"/>
    <w:lvlOverride w:ilvl="0">
      <w:lvl w:ilvl="0">
        <w:numFmt w:val="decimal"/>
        <w:lvlText w:val="%1."/>
        <w:lvlJc w:val="left"/>
      </w:lvl>
    </w:lvlOverride>
  </w:num>
  <w:num w:numId="4">
    <w:abstractNumId w:val="1"/>
    <w:lvlOverride w:ilvl="0">
      <w:lvl w:ilvl="0">
        <w:numFmt w:val="lowerLetter"/>
        <w:lvlText w:val="%1."/>
        <w:lvlJc w:val="left"/>
      </w:lvl>
    </w:lvlOverride>
  </w:num>
  <w:num w:numId="5">
    <w:abstractNumId w:val="0"/>
  </w:num>
  <w:num w:numId="6">
    <w:abstractNumId w:val="10"/>
  </w:num>
  <w:num w:numId="7">
    <w:abstractNumId w:val="2"/>
  </w:num>
  <w:num w:numId="8">
    <w:abstractNumId w:val="9"/>
  </w:num>
  <w:num w:numId="9">
    <w:abstractNumId w:val="6"/>
  </w:num>
  <w:num w:numId="10">
    <w:abstractNumId w:val="5"/>
  </w:num>
  <w:num w:numId="11">
    <w:abstractNumId w:val="3"/>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thor">
    <w15:presenceInfo w15:providerId="None" w15:userId="Author"/>
  </w15:person>
  <w15:person w15:author="JaeSung">
    <w15:presenceInfo w15:providerId="Windows Live" w15:userId="3c22c86402f218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0MTCzNDU0tLQ0N7FQ0lEKTi0uzszPAykwrgUAt0aMaSwAAAA="/>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sxrwfsqftr2zepswz5pffv9sav2p5x9f5v&quot;&gt;EMG&lt;record-ids&gt;&lt;item&gt;1&lt;/item&gt;&lt;item&gt;2&lt;/item&gt;&lt;item&gt;3&lt;/item&gt;&lt;item&gt;4&lt;/item&gt;&lt;item&gt;5&lt;/item&gt;&lt;item&gt;6&lt;/item&gt;&lt;item&gt;8&lt;/item&gt;&lt;item&gt;10&lt;/item&gt;&lt;item&gt;11&lt;/item&gt;&lt;item&gt;14&lt;/item&gt;&lt;item&gt;15&lt;/item&gt;&lt;item&gt;16&lt;/item&gt;&lt;item&gt;20&lt;/item&gt;&lt;item&gt;21&lt;/item&gt;&lt;item&gt;22&lt;/item&gt;&lt;item&gt;23&lt;/item&gt;&lt;item&gt;24&lt;/item&gt;&lt;item&gt;25&lt;/item&gt;&lt;item&gt;26&lt;/item&gt;&lt;item&gt;27&lt;/item&gt;&lt;item&gt;29&lt;/item&gt;&lt;item&gt;32&lt;/item&gt;&lt;item&gt;33&lt;/item&gt;&lt;item&gt;34&lt;/item&gt;&lt;item&gt;35&lt;/item&gt;&lt;item&gt;36&lt;/item&gt;&lt;item&gt;37&lt;/item&gt;&lt;item&gt;39&lt;/item&gt;&lt;item&gt;40&lt;/item&gt;&lt;item&gt;41&lt;/item&gt;&lt;item&gt;42&lt;/item&gt;&lt;item&gt;43&lt;/item&gt;&lt;item&gt;44&lt;/item&gt;&lt;item&gt;45&lt;/item&gt;&lt;item&gt;48&lt;/item&gt;&lt;item&gt;49&lt;/item&gt;&lt;item&gt;50&lt;/item&gt;&lt;item&gt;51&lt;/item&gt;&lt;item&gt;53&lt;/item&gt;&lt;item&gt;54&lt;/item&gt;&lt;item&gt;55&lt;/item&gt;&lt;item&gt;56&lt;/item&gt;&lt;item&gt;57&lt;/item&gt;&lt;item&gt;58&lt;/item&gt;&lt;item&gt;59&lt;/item&gt;&lt;item&gt;61&lt;/item&gt;&lt;item&gt;62&lt;/item&gt;&lt;item&gt;63&lt;/item&gt;&lt;item&gt;64&lt;/item&gt;&lt;item&gt;66&lt;/item&gt;&lt;item&gt;72&lt;/item&gt;&lt;item&gt;74&lt;/item&gt;&lt;item&gt;75&lt;/item&gt;&lt;item&gt;76&lt;/item&gt;&lt;item&gt;77&lt;/item&gt;&lt;/record-ids&gt;&lt;/item&gt;&lt;/Libraries&gt;"/>
  </w:docVars>
  <w:rsids>
    <w:rsidRoot w:val="006F65BB"/>
    <w:rsid w:val="0000007F"/>
    <w:rsid w:val="0000234B"/>
    <w:rsid w:val="00002830"/>
    <w:rsid w:val="0000377B"/>
    <w:rsid w:val="00005C78"/>
    <w:rsid w:val="00006086"/>
    <w:rsid w:val="000069F8"/>
    <w:rsid w:val="00006D86"/>
    <w:rsid w:val="0000709A"/>
    <w:rsid w:val="0000733D"/>
    <w:rsid w:val="00007C05"/>
    <w:rsid w:val="000106A0"/>
    <w:rsid w:val="0001180F"/>
    <w:rsid w:val="000124E8"/>
    <w:rsid w:val="00012EFC"/>
    <w:rsid w:val="0001316D"/>
    <w:rsid w:val="000148EE"/>
    <w:rsid w:val="00017AD0"/>
    <w:rsid w:val="00020239"/>
    <w:rsid w:val="00022652"/>
    <w:rsid w:val="00023EBB"/>
    <w:rsid w:val="000258AD"/>
    <w:rsid w:val="00025DC1"/>
    <w:rsid w:val="0002695C"/>
    <w:rsid w:val="0002737C"/>
    <w:rsid w:val="000305FB"/>
    <w:rsid w:val="0003097B"/>
    <w:rsid w:val="00030F89"/>
    <w:rsid w:val="00031EDD"/>
    <w:rsid w:val="000322A4"/>
    <w:rsid w:val="0003274E"/>
    <w:rsid w:val="00033DC1"/>
    <w:rsid w:val="00034454"/>
    <w:rsid w:val="000355EF"/>
    <w:rsid w:val="000364DE"/>
    <w:rsid w:val="0003688E"/>
    <w:rsid w:val="00037E78"/>
    <w:rsid w:val="000414D1"/>
    <w:rsid w:val="00041DAA"/>
    <w:rsid w:val="000430B9"/>
    <w:rsid w:val="00043766"/>
    <w:rsid w:val="000454A6"/>
    <w:rsid w:val="000478D5"/>
    <w:rsid w:val="00052C46"/>
    <w:rsid w:val="0005340A"/>
    <w:rsid w:val="00055046"/>
    <w:rsid w:val="00057135"/>
    <w:rsid w:val="00057AA9"/>
    <w:rsid w:val="00060A2B"/>
    <w:rsid w:val="00060BDD"/>
    <w:rsid w:val="00060D11"/>
    <w:rsid w:val="00061F7A"/>
    <w:rsid w:val="00062AE5"/>
    <w:rsid w:val="000642B9"/>
    <w:rsid w:val="000648EE"/>
    <w:rsid w:val="0006564B"/>
    <w:rsid w:val="00066A81"/>
    <w:rsid w:val="000678EB"/>
    <w:rsid w:val="00070B50"/>
    <w:rsid w:val="00071E13"/>
    <w:rsid w:val="000720C1"/>
    <w:rsid w:val="00072336"/>
    <w:rsid w:val="00072F24"/>
    <w:rsid w:val="0007381A"/>
    <w:rsid w:val="0007535C"/>
    <w:rsid w:val="000756A9"/>
    <w:rsid w:val="00075B28"/>
    <w:rsid w:val="00075CEC"/>
    <w:rsid w:val="000765BD"/>
    <w:rsid w:val="00077000"/>
    <w:rsid w:val="00080807"/>
    <w:rsid w:val="0008212C"/>
    <w:rsid w:val="000825DF"/>
    <w:rsid w:val="00083967"/>
    <w:rsid w:val="00083E18"/>
    <w:rsid w:val="0008537B"/>
    <w:rsid w:val="00085928"/>
    <w:rsid w:val="00090402"/>
    <w:rsid w:val="00090B8B"/>
    <w:rsid w:val="00091387"/>
    <w:rsid w:val="00096A36"/>
    <w:rsid w:val="000A00C4"/>
    <w:rsid w:val="000A497B"/>
    <w:rsid w:val="000A5568"/>
    <w:rsid w:val="000A5E7A"/>
    <w:rsid w:val="000A76DC"/>
    <w:rsid w:val="000A7CED"/>
    <w:rsid w:val="000B04FC"/>
    <w:rsid w:val="000B0BB3"/>
    <w:rsid w:val="000B30C7"/>
    <w:rsid w:val="000B344C"/>
    <w:rsid w:val="000B403E"/>
    <w:rsid w:val="000B4F7C"/>
    <w:rsid w:val="000B5418"/>
    <w:rsid w:val="000B62F2"/>
    <w:rsid w:val="000C0DC8"/>
    <w:rsid w:val="000C0DEB"/>
    <w:rsid w:val="000C12C2"/>
    <w:rsid w:val="000C1C42"/>
    <w:rsid w:val="000C4528"/>
    <w:rsid w:val="000C4549"/>
    <w:rsid w:val="000C64CA"/>
    <w:rsid w:val="000D00FD"/>
    <w:rsid w:val="000D0742"/>
    <w:rsid w:val="000D3F6A"/>
    <w:rsid w:val="000D636E"/>
    <w:rsid w:val="000D64A8"/>
    <w:rsid w:val="000D7548"/>
    <w:rsid w:val="000D7E0E"/>
    <w:rsid w:val="000D7F1E"/>
    <w:rsid w:val="000E0535"/>
    <w:rsid w:val="000E1361"/>
    <w:rsid w:val="000E5281"/>
    <w:rsid w:val="000E5A45"/>
    <w:rsid w:val="000E6A55"/>
    <w:rsid w:val="000F21D2"/>
    <w:rsid w:val="000F2883"/>
    <w:rsid w:val="000F2ACC"/>
    <w:rsid w:val="000F2B1D"/>
    <w:rsid w:val="000F33F3"/>
    <w:rsid w:val="000F404B"/>
    <w:rsid w:val="000F406D"/>
    <w:rsid w:val="000F4261"/>
    <w:rsid w:val="000F4DC1"/>
    <w:rsid w:val="000F5A2B"/>
    <w:rsid w:val="000F63F5"/>
    <w:rsid w:val="000F73F2"/>
    <w:rsid w:val="00101558"/>
    <w:rsid w:val="00102B54"/>
    <w:rsid w:val="001036B2"/>
    <w:rsid w:val="0011103F"/>
    <w:rsid w:val="00111C5D"/>
    <w:rsid w:val="001124A4"/>
    <w:rsid w:val="001136C9"/>
    <w:rsid w:val="001136D3"/>
    <w:rsid w:val="00113779"/>
    <w:rsid w:val="00113B65"/>
    <w:rsid w:val="00114E16"/>
    <w:rsid w:val="0011513D"/>
    <w:rsid w:val="00115F97"/>
    <w:rsid w:val="00117803"/>
    <w:rsid w:val="001179DF"/>
    <w:rsid w:val="0012171C"/>
    <w:rsid w:val="00121B3C"/>
    <w:rsid w:val="00124936"/>
    <w:rsid w:val="001254E2"/>
    <w:rsid w:val="00127645"/>
    <w:rsid w:val="00127970"/>
    <w:rsid w:val="00127C26"/>
    <w:rsid w:val="0013124F"/>
    <w:rsid w:val="00131417"/>
    <w:rsid w:val="00131463"/>
    <w:rsid w:val="0013221F"/>
    <w:rsid w:val="00133629"/>
    <w:rsid w:val="00133A1B"/>
    <w:rsid w:val="001341A3"/>
    <w:rsid w:val="00134C0B"/>
    <w:rsid w:val="001357C6"/>
    <w:rsid w:val="001362CE"/>
    <w:rsid w:val="00136577"/>
    <w:rsid w:val="00137951"/>
    <w:rsid w:val="001406A1"/>
    <w:rsid w:val="00140E52"/>
    <w:rsid w:val="00142468"/>
    <w:rsid w:val="00142644"/>
    <w:rsid w:val="00142E5E"/>
    <w:rsid w:val="001439F8"/>
    <w:rsid w:val="00146304"/>
    <w:rsid w:val="00146A72"/>
    <w:rsid w:val="001474D9"/>
    <w:rsid w:val="001500BB"/>
    <w:rsid w:val="00151E9C"/>
    <w:rsid w:val="00154689"/>
    <w:rsid w:val="001547FC"/>
    <w:rsid w:val="00154BFF"/>
    <w:rsid w:val="00154C12"/>
    <w:rsid w:val="001559E5"/>
    <w:rsid w:val="001561A0"/>
    <w:rsid w:val="00156F12"/>
    <w:rsid w:val="001607C9"/>
    <w:rsid w:val="00161536"/>
    <w:rsid w:val="00161E15"/>
    <w:rsid w:val="00162FED"/>
    <w:rsid w:val="0016365C"/>
    <w:rsid w:val="001638AF"/>
    <w:rsid w:val="0016462E"/>
    <w:rsid w:val="0016479E"/>
    <w:rsid w:val="0016555D"/>
    <w:rsid w:val="00165827"/>
    <w:rsid w:val="00170309"/>
    <w:rsid w:val="0017168A"/>
    <w:rsid w:val="001728CE"/>
    <w:rsid w:val="00175026"/>
    <w:rsid w:val="0017572B"/>
    <w:rsid w:val="0017607C"/>
    <w:rsid w:val="00176D29"/>
    <w:rsid w:val="00176F31"/>
    <w:rsid w:val="00177216"/>
    <w:rsid w:val="001772C0"/>
    <w:rsid w:val="00177311"/>
    <w:rsid w:val="00182520"/>
    <w:rsid w:val="00182E51"/>
    <w:rsid w:val="00183A80"/>
    <w:rsid w:val="00183E73"/>
    <w:rsid w:val="00184420"/>
    <w:rsid w:val="001849A2"/>
    <w:rsid w:val="00187A27"/>
    <w:rsid w:val="00187E63"/>
    <w:rsid w:val="001907D3"/>
    <w:rsid w:val="00190A3C"/>
    <w:rsid w:val="00190FAF"/>
    <w:rsid w:val="001911F1"/>
    <w:rsid w:val="00191219"/>
    <w:rsid w:val="0019216F"/>
    <w:rsid w:val="00193D97"/>
    <w:rsid w:val="00196CA3"/>
    <w:rsid w:val="001974C7"/>
    <w:rsid w:val="00197DE0"/>
    <w:rsid w:val="001A20A7"/>
    <w:rsid w:val="001A235A"/>
    <w:rsid w:val="001A2DD9"/>
    <w:rsid w:val="001A412B"/>
    <w:rsid w:val="001A4876"/>
    <w:rsid w:val="001A507B"/>
    <w:rsid w:val="001A5699"/>
    <w:rsid w:val="001A5961"/>
    <w:rsid w:val="001A5E6C"/>
    <w:rsid w:val="001A73A8"/>
    <w:rsid w:val="001B02DA"/>
    <w:rsid w:val="001B1EE9"/>
    <w:rsid w:val="001B21BD"/>
    <w:rsid w:val="001B2DFD"/>
    <w:rsid w:val="001B30CD"/>
    <w:rsid w:val="001B352A"/>
    <w:rsid w:val="001B3E01"/>
    <w:rsid w:val="001B7DF1"/>
    <w:rsid w:val="001C0F0A"/>
    <w:rsid w:val="001C36E9"/>
    <w:rsid w:val="001C4853"/>
    <w:rsid w:val="001C4DAB"/>
    <w:rsid w:val="001C543C"/>
    <w:rsid w:val="001C5E7C"/>
    <w:rsid w:val="001C67DD"/>
    <w:rsid w:val="001C6BC9"/>
    <w:rsid w:val="001C74C1"/>
    <w:rsid w:val="001C7692"/>
    <w:rsid w:val="001D22A9"/>
    <w:rsid w:val="001D23C4"/>
    <w:rsid w:val="001D2F7A"/>
    <w:rsid w:val="001D3000"/>
    <w:rsid w:val="001D3AF2"/>
    <w:rsid w:val="001E1010"/>
    <w:rsid w:val="001E120F"/>
    <w:rsid w:val="001E1248"/>
    <w:rsid w:val="001E1C71"/>
    <w:rsid w:val="001E1D73"/>
    <w:rsid w:val="001E20FE"/>
    <w:rsid w:val="001E296E"/>
    <w:rsid w:val="001E2CAB"/>
    <w:rsid w:val="001E3FD6"/>
    <w:rsid w:val="001E4A1B"/>
    <w:rsid w:val="001E4C15"/>
    <w:rsid w:val="001E6895"/>
    <w:rsid w:val="001F0F9A"/>
    <w:rsid w:val="001F163C"/>
    <w:rsid w:val="001F3F1E"/>
    <w:rsid w:val="001F4276"/>
    <w:rsid w:val="001F538D"/>
    <w:rsid w:val="0020211D"/>
    <w:rsid w:val="00202556"/>
    <w:rsid w:val="00202E5F"/>
    <w:rsid w:val="002044FD"/>
    <w:rsid w:val="00205326"/>
    <w:rsid w:val="002066FA"/>
    <w:rsid w:val="00210810"/>
    <w:rsid w:val="0021153F"/>
    <w:rsid w:val="002157CE"/>
    <w:rsid w:val="00216877"/>
    <w:rsid w:val="00220463"/>
    <w:rsid w:val="00220ADA"/>
    <w:rsid w:val="0022257C"/>
    <w:rsid w:val="002260C6"/>
    <w:rsid w:val="0022642B"/>
    <w:rsid w:val="00226725"/>
    <w:rsid w:val="00227546"/>
    <w:rsid w:val="00227A97"/>
    <w:rsid w:val="002308B7"/>
    <w:rsid w:val="00230EE1"/>
    <w:rsid w:val="002334BF"/>
    <w:rsid w:val="002338AA"/>
    <w:rsid w:val="00233A3A"/>
    <w:rsid w:val="00234870"/>
    <w:rsid w:val="0024181A"/>
    <w:rsid w:val="00241BF5"/>
    <w:rsid w:val="002432FF"/>
    <w:rsid w:val="00243627"/>
    <w:rsid w:val="00244653"/>
    <w:rsid w:val="002447C2"/>
    <w:rsid w:val="002452B4"/>
    <w:rsid w:val="0024594B"/>
    <w:rsid w:val="0025027A"/>
    <w:rsid w:val="00252308"/>
    <w:rsid w:val="00252A49"/>
    <w:rsid w:val="00253331"/>
    <w:rsid w:val="0025634A"/>
    <w:rsid w:val="0025696D"/>
    <w:rsid w:val="002577C0"/>
    <w:rsid w:val="002615AA"/>
    <w:rsid w:val="00264221"/>
    <w:rsid w:val="0026424B"/>
    <w:rsid w:val="00264E6E"/>
    <w:rsid w:val="002661F5"/>
    <w:rsid w:val="00266979"/>
    <w:rsid w:val="00270D85"/>
    <w:rsid w:val="00271C59"/>
    <w:rsid w:val="00272A3E"/>
    <w:rsid w:val="00273969"/>
    <w:rsid w:val="00273CB6"/>
    <w:rsid w:val="00275BA9"/>
    <w:rsid w:val="00275F95"/>
    <w:rsid w:val="0027647A"/>
    <w:rsid w:val="00277999"/>
    <w:rsid w:val="002779C0"/>
    <w:rsid w:val="00280609"/>
    <w:rsid w:val="0028101E"/>
    <w:rsid w:val="002834DF"/>
    <w:rsid w:val="00283D73"/>
    <w:rsid w:val="00283E32"/>
    <w:rsid w:val="00283E3D"/>
    <w:rsid w:val="00285195"/>
    <w:rsid w:val="002857D7"/>
    <w:rsid w:val="002861FB"/>
    <w:rsid w:val="00287B02"/>
    <w:rsid w:val="00290AC6"/>
    <w:rsid w:val="002915CD"/>
    <w:rsid w:val="00291DBB"/>
    <w:rsid w:val="00292251"/>
    <w:rsid w:val="00292BCD"/>
    <w:rsid w:val="0029313C"/>
    <w:rsid w:val="00293752"/>
    <w:rsid w:val="00293B88"/>
    <w:rsid w:val="00293BC2"/>
    <w:rsid w:val="00294598"/>
    <w:rsid w:val="002963D1"/>
    <w:rsid w:val="002967EA"/>
    <w:rsid w:val="002A0454"/>
    <w:rsid w:val="002A0A4B"/>
    <w:rsid w:val="002A0F39"/>
    <w:rsid w:val="002A1D2F"/>
    <w:rsid w:val="002A1F3F"/>
    <w:rsid w:val="002A30AA"/>
    <w:rsid w:val="002A3384"/>
    <w:rsid w:val="002A500A"/>
    <w:rsid w:val="002A5787"/>
    <w:rsid w:val="002A6A96"/>
    <w:rsid w:val="002A6CF2"/>
    <w:rsid w:val="002A73A5"/>
    <w:rsid w:val="002B1E62"/>
    <w:rsid w:val="002B33D3"/>
    <w:rsid w:val="002B3B0D"/>
    <w:rsid w:val="002B473B"/>
    <w:rsid w:val="002B5278"/>
    <w:rsid w:val="002B5288"/>
    <w:rsid w:val="002C261A"/>
    <w:rsid w:val="002C57B2"/>
    <w:rsid w:val="002C5D27"/>
    <w:rsid w:val="002C70E4"/>
    <w:rsid w:val="002C71F7"/>
    <w:rsid w:val="002C74B2"/>
    <w:rsid w:val="002C7727"/>
    <w:rsid w:val="002C7A29"/>
    <w:rsid w:val="002C7BAD"/>
    <w:rsid w:val="002D0050"/>
    <w:rsid w:val="002D0A3C"/>
    <w:rsid w:val="002D5E75"/>
    <w:rsid w:val="002D6BB7"/>
    <w:rsid w:val="002D70B1"/>
    <w:rsid w:val="002D7DAE"/>
    <w:rsid w:val="002E188D"/>
    <w:rsid w:val="002E1C04"/>
    <w:rsid w:val="002E20FD"/>
    <w:rsid w:val="002E249D"/>
    <w:rsid w:val="002E33C2"/>
    <w:rsid w:val="002E3CDC"/>
    <w:rsid w:val="002E4702"/>
    <w:rsid w:val="002E4F42"/>
    <w:rsid w:val="002E670F"/>
    <w:rsid w:val="002F0CEC"/>
    <w:rsid w:val="002F1E35"/>
    <w:rsid w:val="002F378D"/>
    <w:rsid w:val="002F4555"/>
    <w:rsid w:val="002F4BEC"/>
    <w:rsid w:val="002F7CBB"/>
    <w:rsid w:val="002F7DFB"/>
    <w:rsid w:val="0030337E"/>
    <w:rsid w:val="00303544"/>
    <w:rsid w:val="00304622"/>
    <w:rsid w:val="003108DB"/>
    <w:rsid w:val="003109AF"/>
    <w:rsid w:val="00310BED"/>
    <w:rsid w:val="0031195E"/>
    <w:rsid w:val="00313B88"/>
    <w:rsid w:val="003154CA"/>
    <w:rsid w:val="003169C3"/>
    <w:rsid w:val="00317082"/>
    <w:rsid w:val="003173A4"/>
    <w:rsid w:val="00317795"/>
    <w:rsid w:val="00317F9E"/>
    <w:rsid w:val="00323F05"/>
    <w:rsid w:val="00324DFC"/>
    <w:rsid w:val="003252B0"/>
    <w:rsid w:val="00325CD4"/>
    <w:rsid w:val="00326130"/>
    <w:rsid w:val="00326ED5"/>
    <w:rsid w:val="0032701F"/>
    <w:rsid w:val="00330761"/>
    <w:rsid w:val="003309F5"/>
    <w:rsid w:val="00330DAE"/>
    <w:rsid w:val="00332706"/>
    <w:rsid w:val="003328EB"/>
    <w:rsid w:val="00332930"/>
    <w:rsid w:val="003335C0"/>
    <w:rsid w:val="00334374"/>
    <w:rsid w:val="00334500"/>
    <w:rsid w:val="003348EE"/>
    <w:rsid w:val="003358F3"/>
    <w:rsid w:val="00336D5A"/>
    <w:rsid w:val="00341081"/>
    <w:rsid w:val="003411A6"/>
    <w:rsid w:val="0034134A"/>
    <w:rsid w:val="00341D9C"/>
    <w:rsid w:val="003449E9"/>
    <w:rsid w:val="00346F4D"/>
    <w:rsid w:val="00347255"/>
    <w:rsid w:val="0034792D"/>
    <w:rsid w:val="00350130"/>
    <w:rsid w:val="00351C2E"/>
    <w:rsid w:val="00351E11"/>
    <w:rsid w:val="00352158"/>
    <w:rsid w:val="00353448"/>
    <w:rsid w:val="003542C6"/>
    <w:rsid w:val="00360295"/>
    <w:rsid w:val="003605C5"/>
    <w:rsid w:val="00360D61"/>
    <w:rsid w:val="003645E3"/>
    <w:rsid w:val="003653C5"/>
    <w:rsid w:val="00365A58"/>
    <w:rsid w:val="003672ED"/>
    <w:rsid w:val="003673A6"/>
    <w:rsid w:val="00370A48"/>
    <w:rsid w:val="00370D56"/>
    <w:rsid w:val="003710EB"/>
    <w:rsid w:val="00371CAF"/>
    <w:rsid w:val="0037275A"/>
    <w:rsid w:val="0037298C"/>
    <w:rsid w:val="00372AA3"/>
    <w:rsid w:val="00373039"/>
    <w:rsid w:val="003733E3"/>
    <w:rsid w:val="003737BF"/>
    <w:rsid w:val="003754A4"/>
    <w:rsid w:val="00376940"/>
    <w:rsid w:val="00376C45"/>
    <w:rsid w:val="00377DDC"/>
    <w:rsid w:val="0038410B"/>
    <w:rsid w:val="0038418E"/>
    <w:rsid w:val="00384974"/>
    <w:rsid w:val="00384A71"/>
    <w:rsid w:val="00386553"/>
    <w:rsid w:val="00386E02"/>
    <w:rsid w:val="00391A6B"/>
    <w:rsid w:val="00394BDC"/>
    <w:rsid w:val="003960F1"/>
    <w:rsid w:val="00396321"/>
    <w:rsid w:val="003968B3"/>
    <w:rsid w:val="0039718E"/>
    <w:rsid w:val="00397A0B"/>
    <w:rsid w:val="003A0974"/>
    <w:rsid w:val="003A1280"/>
    <w:rsid w:val="003A135F"/>
    <w:rsid w:val="003A19AE"/>
    <w:rsid w:val="003A1BA0"/>
    <w:rsid w:val="003A25A6"/>
    <w:rsid w:val="003A3377"/>
    <w:rsid w:val="003A34FF"/>
    <w:rsid w:val="003A35AB"/>
    <w:rsid w:val="003A49C3"/>
    <w:rsid w:val="003A4F45"/>
    <w:rsid w:val="003A54C7"/>
    <w:rsid w:val="003A59E9"/>
    <w:rsid w:val="003A7B8F"/>
    <w:rsid w:val="003A7E57"/>
    <w:rsid w:val="003B01C9"/>
    <w:rsid w:val="003B079E"/>
    <w:rsid w:val="003B07A3"/>
    <w:rsid w:val="003B0931"/>
    <w:rsid w:val="003B200C"/>
    <w:rsid w:val="003B2FAC"/>
    <w:rsid w:val="003B3201"/>
    <w:rsid w:val="003B35DD"/>
    <w:rsid w:val="003B3CC5"/>
    <w:rsid w:val="003B4478"/>
    <w:rsid w:val="003B595D"/>
    <w:rsid w:val="003B7B4D"/>
    <w:rsid w:val="003C07CD"/>
    <w:rsid w:val="003C43E3"/>
    <w:rsid w:val="003C45ED"/>
    <w:rsid w:val="003C4C82"/>
    <w:rsid w:val="003C637E"/>
    <w:rsid w:val="003C6B60"/>
    <w:rsid w:val="003C78DC"/>
    <w:rsid w:val="003C7E46"/>
    <w:rsid w:val="003D01B7"/>
    <w:rsid w:val="003D1440"/>
    <w:rsid w:val="003D148A"/>
    <w:rsid w:val="003D16B2"/>
    <w:rsid w:val="003D16E6"/>
    <w:rsid w:val="003D1AE1"/>
    <w:rsid w:val="003D32EA"/>
    <w:rsid w:val="003D41F0"/>
    <w:rsid w:val="003D439B"/>
    <w:rsid w:val="003D5AC8"/>
    <w:rsid w:val="003D6A2E"/>
    <w:rsid w:val="003E040C"/>
    <w:rsid w:val="003E0436"/>
    <w:rsid w:val="003E38C2"/>
    <w:rsid w:val="003E430F"/>
    <w:rsid w:val="003E4C23"/>
    <w:rsid w:val="003E4DA2"/>
    <w:rsid w:val="003E5E42"/>
    <w:rsid w:val="003E74D5"/>
    <w:rsid w:val="003E7DBB"/>
    <w:rsid w:val="003F2345"/>
    <w:rsid w:val="003F256B"/>
    <w:rsid w:val="003F2D67"/>
    <w:rsid w:val="003F3B35"/>
    <w:rsid w:val="003F3EC8"/>
    <w:rsid w:val="003F59FD"/>
    <w:rsid w:val="003F66B3"/>
    <w:rsid w:val="003F6D65"/>
    <w:rsid w:val="003F6DA1"/>
    <w:rsid w:val="003F7F1B"/>
    <w:rsid w:val="00400421"/>
    <w:rsid w:val="00400C78"/>
    <w:rsid w:val="00401A19"/>
    <w:rsid w:val="00403B24"/>
    <w:rsid w:val="00403D30"/>
    <w:rsid w:val="004043C6"/>
    <w:rsid w:val="004044C8"/>
    <w:rsid w:val="004046DF"/>
    <w:rsid w:val="0040517B"/>
    <w:rsid w:val="00405D04"/>
    <w:rsid w:val="00405F12"/>
    <w:rsid w:val="004067D2"/>
    <w:rsid w:val="00407083"/>
    <w:rsid w:val="00410420"/>
    <w:rsid w:val="00411172"/>
    <w:rsid w:val="0041167A"/>
    <w:rsid w:val="00411EA6"/>
    <w:rsid w:val="004129C7"/>
    <w:rsid w:val="00412E5D"/>
    <w:rsid w:val="0041470B"/>
    <w:rsid w:val="00416576"/>
    <w:rsid w:val="004175D5"/>
    <w:rsid w:val="00420112"/>
    <w:rsid w:val="00421397"/>
    <w:rsid w:val="00421E84"/>
    <w:rsid w:val="00422A38"/>
    <w:rsid w:val="004231E8"/>
    <w:rsid w:val="00423A56"/>
    <w:rsid w:val="00425030"/>
    <w:rsid w:val="00425A20"/>
    <w:rsid w:val="00425ACC"/>
    <w:rsid w:val="00426E0F"/>
    <w:rsid w:val="004310E4"/>
    <w:rsid w:val="00431F97"/>
    <w:rsid w:val="00434AAB"/>
    <w:rsid w:val="00434FBC"/>
    <w:rsid w:val="004376D5"/>
    <w:rsid w:val="00440343"/>
    <w:rsid w:val="004404CB"/>
    <w:rsid w:val="00440DA9"/>
    <w:rsid w:val="00441E04"/>
    <w:rsid w:val="004424E1"/>
    <w:rsid w:val="00443B7C"/>
    <w:rsid w:val="00444028"/>
    <w:rsid w:val="0044511B"/>
    <w:rsid w:val="004463C9"/>
    <w:rsid w:val="0044724F"/>
    <w:rsid w:val="00447DB7"/>
    <w:rsid w:val="00451304"/>
    <w:rsid w:val="004517EE"/>
    <w:rsid w:val="00451F53"/>
    <w:rsid w:val="0045247E"/>
    <w:rsid w:val="00453EC1"/>
    <w:rsid w:val="00455442"/>
    <w:rsid w:val="004601C6"/>
    <w:rsid w:val="00460850"/>
    <w:rsid w:val="004620DB"/>
    <w:rsid w:val="00463AE2"/>
    <w:rsid w:val="00464496"/>
    <w:rsid w:val="00464669"/>
    <w:rsid w:val="00465C6C"/>
    <w:rsid w:val="00466B3F"/>
    <w:rsid w:val="004704D9"/>
    <w:rsid w:val="00470D2E"/>
    <w:rsid w:val="00470E92"/>
    <w:rsid w:val="00471D48"/>
    <w:rsid w:val="0047243A"/>
    <w:rsid w:val="00472BE3"/>
    <w:rsid w:val="00472D78"/>
    <w:rsid w:val="004736DF"/>
    <w:rsid w:val="00474027"/>
    <w:rsid w:val="004763CE"/>
    <w:rsid w:val="00476486"/>
    <w:rsid w:val="00476ED6"/>
    <w:rsid w:val="004815DE"/>
    <w:rsid w:val="00481C51"/>
    <w:rsid w:val="00482438"/>
    <w:rsid w:val="0048245A"/>
    <w:rsid w:val="004838F9"/>
    <w:rsid w:val="00485D42"/>
    <w:rsid w:val="00486340"/>
    <w:rsid w:val="004868DD"/>
    <w:rsid w:val="00486C21"/>
    <w:rsid w:val="004875FA"/>
    <w:rsid w:val="00487898"/>
    <w:rsid w:val="00490886"/>
    <w:rsid w:val="00491616"/>
    <w:rsid w:val="00491726"/>
    <w:rsid w:val="00492751"/>
    <w:rsid w:val="00493337"/>
    <w:rsid w:val="0049365E"/>
    <w:rsid w:val="00493782"/>
    <w:rsid w:val="004942C9"/>
    <w:rsid w:val="00494721"/>
    <w:rsid w:val="004947E4"/>
    <w:rsid w:val="0049516E"/>
    <w:rsid w:val="00495561"/>
    <w:rsid w:val="00497014"/>
    <w:rsid w:val="00497438"/>
    <w:rsid w:val="00497A0A"/>
    <w:rsid w:val="004A10BF"/>
    <w:rsid w:val="004A1DC6"/>
    <w:rsid w:val="004A31D0"/>
    <w:rsid w:val="004A4B0B"/>
    <w:rsid w:val="004A4D3D"/>
    <w:rsid w:val="004A6843"/>
    <w:rsid w:val="004A69D3"/>
    <w:rsid w:val="004B12B0"/>
    <w:rsid w:val="004B2941"/>
    <w:rsid w:val="004B442E"/>
    <w:rsid w:val="004B5E0A"/>
    <w:rsid w:val="004B5E3A"/>
    <w:rsid w:val="004B7651"/>
    <w:rsid w:val="004C29BD"/>
    <w:rsid w:val="004C2B02"/>
    <w:rsid w:val="004C2EFA"/>
    <w:rsid w:val="004C38D7"/>
    <w:rsid w:val="004C4732"/>
    <w:rsid w:val="004C48EA"/>
    <w:rsid w:val="004C4FB2"/>
    <w:rsid w:val="004C5536"/>
    <w:rsid w:val="004C5A70"/>
    <w:rsid w:val="004C5F79"/>
    <w:rsid w:val="004C72AD"/>
    <w:rsid w:val="004C7D56"/>
    <w:rsid w:val="004D36BE"/>
    <w:rsid w:val="004D374B"/>
    <w:rsid w:val="004D5290"/>
    <w:rsid w:val="004D580F"/>
    <w:rsid w:val="004D61A3"/>
    <w:rsid w:val="004D64F8"/>
    <w:rsid w:val="004E102F"/>
    <w:rsid w:val="004E12FD"/>
    <w:rsid w:val="004E1FFB"/>
    <w:rsid w:val="004E3288"/>
    <w:rsid w:val="004E361C"/>
    <w:rsid w:val="004E4942"/>
    <w:rsid w:val="004E4AF4"/>
    <w:rsid w:val="004E72F9"/>
    <w:rsid w:val="004F18C2"/>
    <w:rsid w:val="004F32A0"/>
    <w:rsid w:val="004F46CA"/>
    <w:rsid w:val="004F4A96"/>
    <w:rsid w:val="004F50AC"/>
    <w:rsid w:val="004F634D"/>
    <w:rsid w:val="00501E19"/>
    <w:rsid w:val="005024FD"/>
    <w:rsid w:val="005038D0"/>
    <w:rsid w:val="0050394D"/>
    <w:rsid w:val="005051B6"/>
    <w:rsid w:val="00505A52"/>
    <w:rsid w:val="00506037"/>
    <w:rsid w:val="005070BF"/>
    <w:rsid w:val="005078F6"/>
    <w:rsid w:val="00507C8E"/>
    <w:rsid w:val="00510812"/>
    <w:rsid w:val="00513EDB"/>
    <w:rsid w:val="00514A50"/>
    <w:rsid w:val="00515252"/>
    <w:rsid w:val="005247E2"/>
    <w:rsid w:val="00525132"/>
    <w:rsid w:val="00525989"/>
    <w:rsid w:val="00526E35"/>
    <w:rsid w:val="00527108"/>
    <w:rsid w:val="005279BF"/>
    <w:rsid w:val="00531E03"/>
    <w:rsid w:val="00533F2D"/>
    <w:rsid w:val="00534068"/>
    <w:rsid w:val="00534276"/>
    <w:rsid w:val="005346AD"/>
    <w:rsid w:val="005349E4"/>
    <w:rsid w:val="00537BDD"/>
    <w:rsid w:val="0054012D"/>
    <w:rsid w:val="00541655"/>
    <w:rsid w:val="00542E74"/>
    <w:rsid w:val="00543990"/>
    <w:rsid w:val="00544761"/>
    <w:rsid w:val="00544C59"/>
    <w:rsid w:val="005464DF"/>
    <w:rsid w:val="00546720"/>
    <w:rsid w:val="0054718F"/>
    <w:rsid w:val="0054731F"/>
    <w:rsid w:val="005476E1"/>
    <w:rsid w:val="00547DFC"/>
    <w:rsid w:val="00547F2A"/>
    <w:rsid w:val="00547FF9"/>
    <w:rsid w:val="0055129C"/>
    <w:rsid w:val="005515BE"/>
    <w:rsid w:val="00552629"/>
    <w:rsid w:val="0055362E"/>
    <w:rsid w:val="005541A4"/>
    <w:rsid w:val="00554956"/>
    <w:rsid w:val="005549B2"/>
    <w:rsid w:val="00555AA2"/>
    <w:rsid w:val="00555C0A"/>
    <w:rsid w:val="00556B52"/>
    <w:rsid w:val="00557FD7"/>
    <w:rsid w:val="00560261"/>
    <w:rsid w:val="00561538"/>
    <w:rsid w:val="0056217E"/>
    <w:rsid w:val="00563A3F"/>
    <w:rsid w:val="005654CD"/>
    <w:rsid w:val="00565E91"/>
    <w:rsid w:val="005704CF"/>
    <w:rsid w:val="0057055C"/>
    <w:rsid w:val="00573CF1"/>
    <w:rsid w:val="00575F6A"/>
    <w:rsid w:val="00576286"/>
    <w:rsid w:val="0057657F"/>
    <w:rsid w:val="0057713D"/>
    <w:rsid w:val="00577854"/>
    <w:rsid w:val="00577A3A"/>
    <w:rsid w:val="005807FD"/>
    <w:rsid w:val="00581D8F"/>
    <w:rsid w:val="00582246"/>
    <w:rsid w:val="00584AA7"/>
    <w:rsid w:val="005852D7"/>
    <w:rsid w:val="00587643"/>
    <w:rsid w:val="0059044D"/>
    <w:rsid w:val="005906A1"/>
    <w:rsid w:val="0059183D"/>
    <w:rsid w:val="005927DE"/>
    <w:rsid w:val="0059583C"/>
    <w:rsid w:val="00596744"/>
    <w:rsid w:val="00597AC1"/>
    <w:rsid w:val="005A091A"/>
    <w:rsid w:val="005A0B05"/>
    <w:rsid w:val="005A1429"/>
    <w:rsid w:val="005A1615"/>
    <w:rsid w:val="005A19DF"/>
    <w:rsid w:val="005A1D45"/>
    <w:rsid w:val="005A270A"/>
    <w:rsid w:val="005A4CA0"/>
    <w:rsid w:val="005A4CED"/>
    <w:rsid w:val="005A5595"/>
    <w:rsid w:val="005A5744"/>
    <w:rsid w:val="005A585F"/>
    <w:rsid w:val="005A765E"/>
    <w:rsid w:val="005A77F1"/>
    <w:rsid w:val="005B0E42"/>
    <w:rsid w:val="005B1040"/>
    <w:rsid w:val="005B12A3"/>
    <w:rsid w:val="005B13C0"/>
    <w:rsid w:val="005B1458"/>
    <w:rsid w:val="005B3FBA"/>
    <w:rsid w:val="005B4171"/>
    <w:rsid w:val="005B4517"/>
    <w:rsid w:val="005B4B1B"/>
    <w:rsid w:val="005B55AE"/>
    <w:rsid w:val="005B5788"/>
    <w:rsid w:val="005B63C5"/>
    <w:rsid w:val="005C2754"/>
    <w:rsid w:val="005C3B76"/>
    <w:rsid w:val="005C3C32"/>
    <w:rsid w:val="005C58C9"/>
    <w:rsid w:val="005C681E"/>
    <w:rsid w:val="005C6BCF"/>
    <w:rsid w:val="005D0A18"/>
    <w:rsid w:val="005D1D6D"/>
    <w:rsid w:val="005D2325"/>
    <w:rsid w:val="005D2A61"/>
    <w:rsid w:val="005D30A8"/>
    <w:rsid w:val="005D3667"/>
    <w:rsid w:val="005D49DD"/>
    <w:rsid w:val="005D5684"/>
    <w:rsid w:val="005D7CEA"/>
    <w:rsid w:val="005E0A72"/>
    <w:rsid w:val="005E0ACF"/>
    <w:rsid w:val="005E2FC9"/>
    <w:rsid w:val="005E3106"/>
    <w:rsid w:val="005E3145"/>
    <w:rsid w:val="005E6408"/>
    <w:rsid w:val="005F1844"/>
    <w:rsid w:val="005F2C47"/>
    <w:rsid w:val="005F2F73"/>
    <w:rsid w:val="005F306C"/>
    <w:rsid w:val="005F3249"/>
    <w:rsid w:val="005F32AE"/>
    <w:rsid w:val="005F344D"/>
    <w:rsid w:val="005F3914"/>
    <w:rsid w:val="005F4780"/>
    <w:rsid w:val="005F4999"/>
    <w:rsid w:val="005F58C2"/>
    <w:rsid w:val="005F73B8"/>
    <w:rsid w:val="00600833"/>
    <w:rsid w:val="006010E8"/>
    <w:rsid w:val="006015FD"/>
    <w:rsid w:val="006019A5"/>
    <w:rsid w:val="00601FFC"/>
    <w:rsid w:val="00602802"/>
    <w:rsid w:val="00602885"/>
    <w:rsid w:val="00603BBA"/>
    <w:rsid w:val="006042C6"/>
    <w:rsid w:val="00604BA7"/>
    <w:rsid w:val="0060564F"/>
    <w:rsid w:val="00605A2E"/>
    <w:rsid w:val="006066C0"/>
    <w:rsid w:val="006069A7"/>
    <w:rsid w:val="006069AB"/>
    <w:rsid w:val="006071E4"/>
    <w:rsid w:val="00611F62"/>
    <w:rsid w:val="00612267"/>
    <w:rsid w:val="00613474"/>
    <w:rsid w:val="00614955"/>
    <w:rsid w:val="0061550B"/>
    <w:rsid w:val="00617A5A"/>
    <w:rsid w:val="00621E58"/>
    <w:rsid w:val="00623D1B"/>
    <w:rsid w:val="00623E01"/>
    <w:rsid w:val="006251D7"/>
    <w:rsid w:val="00630AA2"/>
    <w:rsid w:val="00631693"/>
    <w:rsid w:val="00632510"/>
    <w:rsid w:val="0063354B"/>
    <w:rsid w:val="00635AB2"/>
    <w:rsid w:val="00635E3D"/>
    <w:rsid w:val="00635E46"/>
    <w:rsid w:val="00637935"/>
    <w:rsid w:val="00640253"/>
    <w:rsid w:val="00641AC9"/>
    <w:rsid w:val="006422C7"/>
    <w:rsid w:val="00642749"/>
    <w:rsid w:val="00643003"/>
    <w:rsid w:val="00643DB5"/>
    <w:rsid w:val="0064406C"/>
    <w:rsid w:val="006455EA"/>
    <w:rsid w:val="00650170"/>
    <w:rsid w:val="006509A1"/>
    <w:rsid w:val="00651006"/>
    <w:rsid w:val="00652F90"/>
    <w:rsid w:val="006537CB"/>
    <w:rsid w:val="00653805"/>
    <w:rsid w:val="00653915"/>
    <w:rsid w:val="00653C6C"/>
    <w:rsid w:val="00655D0E"/>
    <w:rsid w:val="00661A23"/>
    <w:rsid w:val="00664A5A"/>
    <w:rsid w:val="0066653E"/>
    <w:rsid w:val="00667A82"/>
    <w:rsid w:val="0067152B"/>
    <w:rsid w:val="00671BAC"/>
    <w:rsid w:val="006722CE"/>
    <w:rsid w:val="006728F0"/>
    <w:rsid w:val="006732D0"/>
    <w:rsid w:val="006733A1"/>
    <w:rsid w:val="006736BB"/>
    <w:rsid w:val="00675445"/>
    <w:rsid w:val="00676283"/>
    <w:rsid w:val="006801A1"/>
    <w:rsid w:val="00681140"/>
    <w:rsid w:val="00681A1E"/>
    <w:rsid w:val="006824D3"/>
    <w:rsid w:val="00683011"/>
    <w:rsid w:val="00684338"/>
    <w:rsid w:val="00684383"/>
    <w:rsid w:val="006847D0"/>
    <w:rsid w:val="006849DE"/>
    <w:rsid w:val="00685103"/>
    <w:rsid w:val="00685577"/>
    <w:rsid w:val="00691A10"/>
    <w:rsid w:val="0069212F"/>
    <w:rsid w:val="006935E6"/>
    <w:rsid w:val="00694956"/>
    <w:rsid w:val="00695437"/>
    <w:rsid w:val="006954D8"/>
    <w:rsid w:val="00695598"/>
    <w:rsid w:val="00695AE4"/>
    <w:rsid w:val="006964CD"/>
    <w:rsid w:val="00696923"/>
    <w:rsid w:val="006A16CE"/>
    <w:rsid w:val="006A1D9E"/>
    <w:rsid w:val="006A2EA8"/>
    <w:rsid w:val="006A4360"/>
    <w:rsid w:val="006A4EB4"/>
    <w:rsid w:val="006A54C9"/>
    <w:rsid w:val="006A7602"/>
    <w:rsid w:val="006A7765"/>
    <w:rsid w:val="006B0132"/>
    <w:rsid w:val="006B2D3B"/>
    <w:rsid w:val="006B3A55"/>
    <w:rsid w:val="006B3B8C"/>
    <w:rsid w:val="006B4EA3"/>
    <w:rsid w:val="006B5CB8"/>
    <w:rsid w:val="006B6441"/>
    <w:rsid w:val="006B6465"/>
    <w:rsid w:val="006B7BBC"/>
    <w:rsid w:val="006C0B48"/>
    <w:rsid w:val="006C1561"/>
    <w:rsid w:val="006C38DF"/>
    <w:rsid w:val="006C54B4"/>
    <w:rsid w:val="006C5A6D"/>
    <w:rsid w:val="006C649D"/>
    <w:rsid w:val="006C651F"/>
    <w:rsid w:val="006C6F63"/>
    <w:rsid w:val="006C7D83"/>
    <w:rsid w:val="006D2416"/>
    <w:rsid w:val="006D2578"/>
    <w:rsid w:val="006D33B1"/>
    <w:rsid w:val="006D386A"/>
    <w:rsid w:val="006D689A"/>
    <w:rsid w:val="006E1119"/>
    <w:rsid w:val="006E16AC"/>
    <w:rsid w:val="006E1968"/>
    <w:rsid w:val="006E1AA9"/>
    <w:rsid w:val="006E20B5"/>
    <w:rsid w:val="006E227F"/>
    <w:rsid w:val="006E2B87"/>
    <w:rsid w:val="006E54D1"/>
    <w:rsid w:val="006E5E06"/>
    <w:rsid w:val="006E6382"/>
    <w:rsid w:val="006E63FB"/>
    <w:rsid w:val="006F0C9A"/>
    <w:rsid w:val="006F0D7B"/>
    <w:rsid w:val="006F36D4"/>
    <w:rsid w:val="006F5932"/>
    <w:rsid w:val="006F65BB"/>
    <w:rsid w:val="006F7962"/>
    <w:rsid w:val="00701A2F"/>
    <w:rsid w:val="00702238"/>
    <w:rsid w:val="00702254"/>
    <w:rsid w:val="007032DF"/>
    <w:rsid w:val="00703567"/>
    <w:rsid w:val="00704656"/>
    <w:rsid w:val="0070515A"/>
    <w:rsid w:val="00706466"/>
    <w:rsid w:val="00706D2A"/>
    <w:rsid w:val="00707DFC"/>
    <w:rsid w:val="00710EE4"/>
    <w:rsid w:val="00711199"/>
    <w:rsid w:val="0071215F"/>
    <w:rsid w:val="00717105"/>
    <w:rsid w:val="00717686"/>
    <w:rsid w:val="007178EE"/>
    <w:rsid w:val="00721BBB"/>
    <w:rsid w:val="00721D9D"/>
    <w:rsid w:val="0072373A"/>
    <w:rsid w:val="007245DE"/>
    <w:rsid w:val="00724E52"/>
    <w:rsid w:val="00725473"/>
    <w:rsid w:val="00725621"/>
    <w:rsid w:val="0072599F"/>
    <w:rsid w:val="0072656C"/>
    <w:rsid w:val="00726A86"/>
    <w:rsid w:val="00726C91"/>
    <w:rsid w:val="0072775C"/>
    <w:rsid w:val="00727D45"/>
    <w:rsid w:val="00727EEF"/>
    <w:rsid w:val="00727EFF"/>
    <w:rsid w:val="00730222"/>
    <w:rsid w:val="00730230"/>
    <w:rsid w:val="00730447"/>
    <w:rsid w:val="0073083F"/>
    <w:rsid w:val="00734E7D"/>
    <w:rsid w:val="0073727C"/>
    <w:rsid w:val="00743DC5"/>
    <w:rsid w:val="00743FBF"/>
    <w:rsid w:val="00744143"/>
    <w:rsid w:val="00746B1F"/>
    <w:rsid w:val="0074709F"/>
    <w:rsid w:val="00752858"/>
    <w:rsid w:val="00752DBB"/>
    <w:rsid w:val="00752FF2"/>
    <w:rsid w:val="00753E28"/>
    <w:rsid w:val="00754644"/>
    <w:rsid w:val="00754EF4"/>
    <w:rsid w:val="007558CD"/>
    <w:rsid w:val="00756280"/>
    <w:rsid w:val="007565E4"/>
    <w:rsid w:val="00757BB5"/>
    <w:rsid w:val="0076005A"/>
    <w:rsid w:val="00760072"/>
    <w:rsid w:val="00760D8D"/>
    <w:rsid w:val="00761067"/>
    <w:rsid w:val="007611B1"/>
    <w:rsid w:val="00762FB8"/>
    <w:rsid w:val="007642EF"/>
    <w:rsid w:val="007644BD"/>
    <w:rsid w:val="007672F8"/>
    <w:rsid w:val="00767D48"/>
    <w:rsid w:val="00770479"/>
    <w:rsid w:val="00770AA6"/>
    <w:rsid w:val="00771855"/>
    <w:rsid w:val="00772AAC"/>
    <w:rsid w:val="00773768"/>
    <w:rsid w:val="00774865"/>
    <w:rsid w:val="007753C5"/>
    <w:rsid w:val="00776035"/>
    <w:rsid w:val="00776A84"/>
    <w:rsid w:val="00777E0A"/>
    <w:rsid w:val="007821DC"/>
    <w:rsid w:val="00782EB6"/>
    <w:rsid w:val="00784816"/>
    <w:rsid w:val="00784AB3"/>
    <w:rsid w:val="00784C6D"/>
    <w:rsid w:val="007851E5"/>
    <w:rsid w:val="007851F2"/>
    <w:rsid w:val="00787C7B"/>
    <w:rsid w:val="00793D17"/>
    <w:rsid w:val="00793DAB"/>
    <w:rsid w:val="0079467F"/>
    <w:rsid w:val="007949CA"/>
    <w:rsid w:val="00794C7B"/>
    <w:rsid w:val="00795A51"/>
    <w:rsid w:val="00796235"/>
    <w:rsid w:val="00796D5E"/>
    <w:rsid w:val="007A17D2"/>
    <w:rsid w:val="007A1C88"/>
    <w:rsid w:val="007A21DC"/>
    <w:rsid w:val="007A27FE"/>
    <w:rsid w:val="007A3172"/>
    <w:rsid w:val="007A3B42"/>
    <w:rsid w:val="007A4AD5"/>
    <w:rsid w:val="007A6A26"/>
    <w:rsid w:val="007A6B5F"/>
    <w:rsid w:val="007B0297"/>
    <w:rsid w:val="007B08C1"/>
    <w:rsid w:val="007B18F0"/>
    <w:rsid w:val="007B1E41"/>
    <w:rsid w:val="007B3146"/>
    <w:rsid w:val="007B47D9"/>
    <w:rsid w:val="007B5164"/>
    <w:rsid w:val="007B5554"/>
    <w:rsid w:val="007B7567"/>
    <w:rsid w:val="007B7B93"/>
    <w:rsid w:val="007B7D49"/>
    <w:rsid w:val="007C0423"/>
    <w:rsid w:val="007C52C1"/>
    <w:rsid w:val="007C7AEC"/>
    <w:rsid w:val="007D0DF6"/>
    <w:rsid w:val="007D1CD0"/>
    <w:rsid w:val="007D205A"/>
    <w:rsid w:val="007D2FE8"/>
    <w:rsid w:val="007D38A4"/>
    <w:rsid w:val="007D3F95"/>
    <w:rsid w:val="007D4C2C"/>
    <w:rsid w:val="007D4D73"/>
    <w:rsid w:val="007D513A"/>
    <w:rsid w:val="007D5401"/>
    <w:rsid w:val="007D54FA"/>
    <w:rsid w:val="007D558B"/>
    <w:rsid w:val="007D60FA"/>
    <w:rsid w:val="007D6BD4"/>
    <w:rsid w:val="007E0432"/>
    <w:rsid w:val="007E112E"/>
    <w:rsid w:val="007E1AE5"/>
    <w:rsid w:val="007E2193"/>
    <w:rsid w:val="007E3134"/>
    <w:rsid w:val="007E3CEE"/>
    <w:rsid w:val="007E40F9"/>
    <w:rsid w:val="007E58CD"/>
    <w:rsid w:val="007E7F2B"/>
    <w:rsid w:val="007F5C99"/>
    <w:rsid w:val="007F678A"/>
    <w:rsid w:val="007F6C0F"/>
    <w:rsid w:val="007F7F7A"/>
    <w:rsid w:val="00800061"/>
    <w:rsid w:val="00800726"/>
    <w:rsid w:val="00801210"/>
    <w:rsid w:val="008014CC"/>
    <w:rsid w:val="0080243B"/>
    <w:rsid w:val="00803145"/>
    <w:rsid w:val="00803517"/>
    <w:rsid w:val="00804635"/>
    <w:rsid w:val="00806046"/>
    <w:rsid w:val="00806093"/>
    <w:rsid w:val="00806187"/>
    <w:rsid w:val="00806FEE"/>
    <w:rsid w:val="0081192C"/>
    <w:rsid w:val="008130D2"/>
    <w:rsid w:val="0081491D"/>
    <w:rsid w:val="00816A90"/>
    <w:rsid w:val="00816DEC"/>
    <w:rsid w:val="008176A4"/>
    <w:rsid w:val="0081779E"/>
    <w:rsid w:val="00821351"/>
    <w:rsid w:val="00821E51"/>
    <w:rsid w:val="00823238"/>
    <w:rsid w:val="008234E1"/>
    <w:rsid w:val="00823C43"/>
    <w:rsid w:val="00825EA1"/>
    <w:rsid w:val="00826118"/>
    <w:rsid w:val="0082657F"/>
    <w:rsid w:val="00827DC7"/>
    <w:rsid w:val="00832C1F"/>
    <w:rsid w:val="008339B2"/>
    <w:rsid w:val="00836043"/>
    <w:rsid w:val="0083716D"/>
    <w:rsid w:val="008407B6"/>
    <w:rsid w:val="00841D31"/>
    <w:rsid w:val="00843057"/>
    <w:rsid w:val="00843364"/>
    <w:rsid w:val="00843E1B"/>
    <w:rsid w:val="00844BD7"/>
    <w:rsid w:val="00845718"/>
    <w:rsid w:val="008465FF"/>
    <w:rsid w:val="008478AA"/>
    <w:rsid w:val="0085064E"/>
    <w:rsid w:val="0085188E"/>
    <w:rsid w:val="00852BF9"/>
    <w:rsid w:val="00852C52"/>
    <w:rsid w:val="00854850"/>
    <w:rsid w:val="0085534F"/>
    <w:rsid w:val="00857671"/>
    <w:rsid w:val="00861B23"/>
    <w:rsid w:val="00861F6A"/>
    <w:rsid w:val="00862FCC"/>
    <w:rsid w:val="008641E2"/>
    <w:rsid w:val="0086538F"/>
    <w:rsid w:val="00866ECA"/>
    <w:rsid w:val="00870A20"/>
    <w:rsid w:val="00872D74"/>
    <w:rsid w:val="00873CD8"/>
    <w:rsid w:val="00874FCB"/>
    <w:rsid w:val="00876DDB"/>
    <w:rsid w:val="008774E8"/>
    <w:rsid w:val="00880835"/>
    <w:rsid w:val="008818D2"/>
    <w:rsid w:val="00881A45"/>
    <w:rsid w:val="00881C05"/>
    <w:rsid w:val="00882848"/>
    <w:rsid w:val="008829CA"/>
    <w:rsid w:val="00882C01"/>
    <w:rsid w:val="00884B59"/>
    <w:rsid w:val="008866DE"/>
    <w:rsid w:val="00886B5C"/>
    <w:rsid w:val="00887876"/>
    <w:rsid w:val="00891089"/>
    <w:rsid w:val="00892560"/>
    <w:rsid w:val="0089327A"/>
    <w:rsid w:val="008937F0"/>
    <w:rsid w:val="00894200"/>
    <w:rsid w:val="00896796"/>
    <w:rsid w:val="00896D69"/>
    <w:rsid w:val="00896F73"/>
    <w:rsid w:val="008A183B"/>
    <w:rsid w:val="008A1F2B"/>
    <w:rsid w:val="008A29A8"/>
    <w:rsid w:val="008A3A00"/>
    <w:rsid w:val="008A3AA4"/>
    <w:rsid w:val="008A3DEF"/>
    <w:rsid w:val="008A4EC2"/>
    <w:rsid w:val="008A696D"/>
    <w:rsid w:val="008A6D1E"/>
    <w:rsid w:val="008A7E87"/>
    <w:rsid w:val="008A7F79"/>
    <w:rsid w:val="008B1747"/>
    <w:rsid w:val="008B288E"/>
    <w:rsid w:val="008B3D6D"/>
    <w:rsid w:val="008B5127"/>
    <w:rsid w:val="008B55EA"/>
    <w:rsid w:val="008B5809"/>
    <w:rsid w:val="008B770D"/>
    <w:rsid w:val="008C1F7C"/>
    <w:rsid w:val="008C2F78"/>
    <w:rsid w:val="008C3E7D"/>
    <w:rsid w:val="008C473A"/>
    <w:rsid w:val="008C5989"/>
    <w:rsid w:val="008C6114"/>
    <w:rsid w:val="008C69CD"/>
    <w:rsid w:val="008D0428"/>
    <w:rsid w:val="008D04FF"/>
    <w:rsid w:val="008D1A1E"/>
    <w:rsid w:val="008D5656"/>
    <w:rsid w:val="008D5EB1"/>
    <w:rsid w:val="008E17CB"/>
    <w:rsid w:val="008E183C"/>
    <w:rsid w:val="008E19A1"/>
    <w:rsid w:val="008E19BE"/>
    <w:rsid w:val="008E3229"/>
    <w:rsid w:val="008E3891"/>
    <w:rsid w:val="008E40CE"/>
    <w:rsid w:val="008E43FB"/>
    <w:rsid w:val="008E5578"/>
    <w:rsid w:val="008E7C03"/>
    <w:rsid w:val="008F052B"/>
    <w:rsid w:val="008F0685"/>
    <w:rsid w:val="008F0D8F"/>
    <w:rsid w:val="008F2725"/>
    <w:rsid w:val="008F2C00"/>
    <w:rsid w:val="008F3705"/>
    <w:rsid w:val="008F5DC8"/>
    <w:rsid w:val="008F718D"/>
    <w:rsid w:val="008F749B"/>
    <w:rsid w:val="00901075"/>
    <w:rsid w:val="0090132A"/>
    <w:rsid w:val="00901C6F"/>
    <w:rsid w:val="00901E81"/>
    <w:rsid w:val="00902AC9"/>
    <w:rsid w:val="00903E15"/>
    <w:rsid w:val="0090646C"/>
    <w:rsid w:val="00906D97"/>
    <w:rsid w:val="00907155"/>
    <w:rsid w:val="00907374"/>
    <w:rsid w:val="00907857"/>
    <w:rsid w:val="009115B5"/>
    <w:rsid w:val="00911A99"/>
    <w:rsid w:val="00912D91"/>
    <w:rsid w:val="00914380"/>
    <w:rsid w:val="00914586"/>
    <w:rsid w:val="00915DC9"/>
    <w:rsid w:val="009161A3"/>
    <w:rsid w:val="00916371"/>
    <w:rsid w:val="00917002"/>
    <w:rsid w:val="00917BB0"/>
    <w:rsid w:val="00924DFE"/>
    <w:rsid w:val="0092590A"/>
    <w:rsid w:val="00925D90"/>
    <w:rsid w:val="009266FC"/>
    <w:rsid w:val="00926B75"/>
    <w:rsid w:val="00926E67"/>
    <w:rsid w:val="009279CD"/>
    <w:rsid w:val="00927BF9"/>
    <w:rsid w:val="00930EF9"/>
    <w:rsid w:val="0093287A"/>
    <w:rsid w:val="00932E1C"/>
    <w:rsid w:val="00933AE5"/>
    <w:rsid w:val="00933D6C"/>
    <w:rsid w:val="009354DA"/>
    <w:rsid w:val="009358DE"/>
    <w:rsid w:val="00937D29"/>
    <w:rsid w:val="00940928"/>
    <w:rsid w:val="00940CE2"/>
    <w:rsid w:val="009418F2"/>
    <w:rsid w:val="00943256"/>
    <w:rsid w:val="00943795"/>
    <w:rsid w:val="00947E93"/>
    <w:rsid w:val="00952C5E"/>
    <w:rsid w:val="0095301E"/>
    <w:rsid w:val="0095370E"/>
    <w:rsid w:val="00955005"/>
    <w:rsid w:val="009560A0"/>
    <w:rsid w:val="009611A4"/>
    <w:rsid w:val="00962A2B"/>
    <w:rsid w:val="0096644B"/>
    <w:rsid w:val="00966B39"/>
    <w:rsid w:val="00966C30"/>
    <w:rsid w:val="00966D69"/>
    <w:rsid w:val="00966F61"/>
    <w:rsid w:val="00967E28"/>
    <w:rsid w:val="0097289B"/>
    <w:rsid w:val="009734B7"/>
    <w:rsid w:val="009754A8"/>
    <w:rsid w:val="00975EA3"/>
    <w:rsid w:val="00976B83"/>
    <w:rsid w:val="009813A7"/>
    <w:rsid w:val="0098154F"/>
    <w:rsid w:val="00981A72"/>
    <w:rsid w:val="00981B92"/>
    <w:rsid w:val="00981D45"/>
    <w:rsid w:val="009822D5"/>
    <w:rsid w:val="00982EBD"/>
    <w:rsid w:val="009832BE"/>
    <w:rsid w:val="009860E4"/>
    <w:rsid w:val="00987902"/>
    <w:rsid w:val="009905AF"/>
    <w:rsid w:val="00991931"/>
    <w:rsid w:val="009925DA"/>
    <w:rsid w:val="00992BFF"/>
    <w:rsid w:val="009936FE"/>
    <w:rsid w:val="00995DDC"/>
    <w:rsid w:val="00997EC7"/>
    <w:rsid w:val="009A00FC"/>
    <w:rsid w:val="009A23E4"/>
    <w:rsid w:val="009A51EC"/>
    <w:rsid w:val="009A521D"/>
    <w:rsid w:val="009A52E6"/>
    <w:rsid w:val="009A5F11"/>
    <w:rsid w:val="009A61A4"/>
    <w:rsid w:val="009B0B6F"/>
    <w:rsid w:val="009B2427"/>
    <w:rsid w:val="009B26E9"/>
    <w:rsid w:val="009B33B4"/>
    <w:rsid w:val="009B6175"/>
    <w:rsid w:val="009C1C9A"/>
    <w:rsid w:val="009C5615"/>
    <w:rsid w:val="009C6FE9"/>
    <w:rsid w:val="009C7403"/>
    <w:rsid w:val="009D10A1"/>
    <w:rsid w:val="009D29D7"/>
    <w:rsid w:val="009D3235"/>
    <w:rsid w:val="009D3814"/>
    <w:rsid w:val="009D385B"/>
    <w:rsid w:val="009D4603"/>
    <w:rsid w:val="009D5AAA"/>
    <w:rsid w:val="009D6BE0"/>
    <w:rsid w:val="009D7405"/>
    <w:rsid w:val="009E0CA0"/>
    <w:rsid w:val="009E120D"/>
    <w:rsid w:val="009E386C"/>
    <w:rsid w:val="009E4018"/>
    <w:rsid w:val="009E54C6"/>
    <w:rsid w:val="009E5910"/>
    <w:rsid w:val="009E5A5E"/>
    <w:rsid w:val="009F174F"/>
    <w:rsid w:val="009F281A"/>
    <w:rsid w:val="009F2908"/>
    <w:rsid w:val="009F2C28"/>
    <w:rsid w:val="009F4D7C"/>
    <w:rsid w:val="009F53D0"/>
    <w:rsid w:val="009F5B18"/>
    <w:rsid w:val="009F75BB"/>
    <w:rsid w:val="00A008C9"/>
    <w:rsid w:val="00A01DFD"/>
    <w:rsid w:val="00A057D7"/>
    <w:rsid w:val="00A06A94"/>
    <w:rsid w:val="00A07C6C"/>
    <w:rsid w:val="00A07F3A"/>
    <w:rsid w:val="00A11345"/>
    <w:rsid w:val="00A12586"/>
    <w:rsid w:val="00A12778"/>
    <w:rsid w:val="00A12B79"/>
    <w:rsid w:val="00A13FE6"/>
    <w:rsid w:val="00A13FEE"/>
    <w:rsid w:val="00A144F5"/>
    <w:rsid w:val="00A14C83"/>
    <w:rsid w:val="00A15093"/>
    <w:rsid w:val="00A1621C"/>
    <w:rsid w:val="00A22D36"/>
    <w:rsid w:val="00A239F6"/>
    <w:rsid w:val="00A26BF4"/>
    <w:rsid w:val="00A27894"/>
    <w:rsid w:val="00A27AEF"/>
    <w:rsid w:val="00A27CF7"/>
    <w:rsid w:val="00A3050B"/>
    <w:rsid w:val="00A311D1"/>
    <w:rsid w:val="00A313BD"/>
    <w:rsid w:val="00A3249B"/>
    <w:rsid w:val="00A347F8"/>
    <w:rsid w:val="00A35F5B"/>
    <w:rsid w:val="00A36510"/>
    <w:rsid w:val="00A37397"/>
    <w:rsid w:val="00A418A5"/>
    <w:rsid w:val="00A424E7"/>
    <w:rsid w:val="00A43615"/>
    <w:rsid w:val="00A45243"/>
    <w:rsid w:val="00A45D5A"/>
    <w:rsid w:val="00A45EEF"/>
    <w:rsid w:val="00A46ED4"/>
    <w:rsid w:val="00A46F1B"/>
    <w:rsid w:val="00A5247F"/>
    <w:rsid w:val="00A52E9B"/>
    <w:rsid w:val="00A55418"/>
    <w:rsid w:val="00A55BBC"/>
    <w:rsid w:val="00A55F0C"/>
    <w:rsid w:val="00A5674C"/>
    <w:rsid w:val="00A642AD"/>
    <w:rsid w:val="00A64862"/>
    <w:rsid w:val="00A65E1A"/>
    <w:rsid w:val="00A66025"/>
    <w:rsid w:val="00A66CBE"/>
    <w:rsid w:val="00A67A00"/>
    <w:rsid w:val="00A706D8"/>
    <w:rsid w:val="00A70D67"/>
    <w:rsid w:val="00A71455"/>
    <w:rsid w:val="00A72BB2"/>
    <w:rsid w:val="00A73240"/>
    <w:rsid w:val="00A7386A"/>
    <w:rsid w:val="00A75BFD"/>
    <w:rsid w:val="00A75D77"/>
    <w:rsid w:val="00A76F1A"/>
    <w:rsid w:val="00A76F7D"/>
    <w:rsid w:val="00A818E2"/>
    <w:rsid w:val="00A828EA"/>
    <w:rsid w:val="00A833C2"/>
    <w:rsid w:val="00A833D4"/>
    <w:rsid w:val="00A837AD"/>
    <w:rsid w:val="00A83A54"/>
    <w:rsid w:val="00A84602"/>
    <w:rsid w:val="00A90B5B"/>
    <w:rsid w:val="00A910BF"/>
    <w:rsid w:val="00A9226F"/>
    <w:rsid w:val="00A92F0C"/>
    <w:rsid w:val="00A949B1"/>
    <w:rsid w:val="00A95250"/>
    <w:rsid w:val="00A977A4"/>
    <w:rsid w:val="00AA0613"/>
    <w:rsid w:val="00AA0D18"/>
    <w:rsid w:val="00AA193D"/>
    <w:rsid w:val="00AA1F91"/>
    <w:rsid w:val="00AA29FD"/>
    <w:rsid w:val="00AA46B1"/>
    <w:rsid w:val="00AA50B2"/>
    <w:rsid w:val="00AA57F2"/>
    <w:rsid w:val="00AB0DA3"/>
    <w:rsid w:val="00AB0E32"/>
    <w:rsid w:val="00AB4E73"/>
    <w:rsid w:val="00AB6935"/>
    <w:rsid w:val="00AB6A8C"/>
    <w:rsid w:val="00AB7569"/>
    <w:rsid w:val="00AB78C0"/>
    <w:rsid w:val="00AC0393"/>
    <w:rsid w:val="00AC2F2B"/>
    <w:rsid w:val="00AC387F"/>
    <w:rsid w:val="00AC41D3"/>
    <w:rsid w:val="00AC44AB"/>
    <w:rsid w:val="00AC4850"/>
    <w:rsid w:val="00AC56BF"/>
    <w:rsid w:val="00AC5A3B"/>
    <w:rsid w:val="00AC609C"/>
    <w:rsid w:val="00AC6DE5"/>
    <w:rsid w:val="00AC77B0"/>
    <w:rsid w:val="00AD1B53"/>
    <w:rsid w:val="00AD1C50"/>
    <w:rsid w:val="00AD228E"/>
    <w:rsid w:val="00AD2511"/>
    <w:rsid w:val="00AD30F4"/>
    <w:rsid w:val="00AD31A2"/>
    <w:rsid w:val="00AD3C00"/>
    <w:rsid w:val="00AD62DC"/>
    <w:rsid w:val="00AD64E5"/>
    <w:rsid w:val="00AD7AD3"/>
    <w:rsid w:val="00AD7B30"/>
    <w:rsid w:val="00AE002C"/>
    <w:rsid w:val="00AE0A29"/>
    <w:rsid w:val="00AE332C"/>
    <w:rsid w:val="00AE4C33"/>
    <w:rsid w:val="00AE693A"/>
    <w:rsid w:val="00AF0B37"/>
    <w:rsid w:val="00AF14AE"/>
    <w:rsid w:val="00AF1EDE"/>
    <w:rsid w:val="00AF2D2A"/>
    <w:rsid w:val="00AF2E41"/>
    <w:rsid w:val="00AF3C98"/>
    <w:rsid w:val="00AF4E75"/>
    <w:rsid w:val="00AF5709"/>
    <w:rsid w:val="00AF640B"/>
    <w:rsid w:val="00AF6700"/>
    <w:rsid w:val="00AF7A11"/>
    <w:rsid w:val="00B006FD"/>
    <w:rsid w:val="00B00865"/>
    <w:rsid w:val="00B0317F"/>
    <w:rsid w:val="00B036B0"/>
    <w:rsid w:val="00B0382C"/>
    <w:rsid w:val="00B051F5"/>
    <w:rsid w:val="00B062B4"/>
    <w:rsid w:val="00B064C7"/>
    <w:rsid w:val="00B103BE"/>
    <w:rsid w:val="00B105B7"/>
    <w:rsid w:val="00B10C20"/>
    <w:rsid w:val="00B11EE3"/>
    <w:rsid w:val="00B1279B"/>
    <w:rsid w:val="00B13C4E"/>
    <w:rsid w:val="00B14A10"/>
    <w:rsid w:val="00B15260"/>
    <w:rsid w:val="00B166EB"/>
    <w:rsid w:val="00B16BEF"/>
    <w:rsid w:val="00B20D18"/>
    <w:rsid w:val="00B20DA2"/>
    <w:rsid w:val="00B219AF"/>
    <w:rsid w:val="00B2215C"/>
    <w:rsid w:val="00B226B6"/>
    <w:rsid w:val="00B23525"/>
    <w:rsid w:val="00B23BDD"/>
    <w:rsid w:val="00B26396"/>
    <w:rsid w:val="00B266F0"/>
    <w:rsid w:val="00B26C2F"/>
    <w:rsid w:val="00B2782B"/>
    <w:rsid w:val="00B278FE"/>
    <w:rsid w:val="00B27E9B"/>
    <w:rsid w:val="00B30E23"/>
    <w:rsid w:val="00B30E77"/>
    <w:rsid w:val="00B31562"/>
    <w:rsid w:val="00B3156B"/>
    <w:rsid w:val="00B33222"/>
    <w:rsid w:val="00B34A1E"/>
    <w:rsid w:val="00B35190"/>
    <w:rsid w:val="00B35398"/>
    <w:rsid w:val="00B37FCF"/>
    <w:rsid w:val="00B42131"/>
    <w:rsid w:val="00B46F23"/>
    <w:rsid w:val="00B50E6C"/>
    <w:rsid w:val="00B51E93"/>
    <w:rsid w:val="00B51F99"/>
    <w:rsid w:val="00B524F8"/>
    <w:rsid w:val="00B52505"/>
    <w:rsid w:val="00B539C1"/>
    <w:rsid w:val="00B54198"/>
    <w:rsid w:val="00B5449F"/>
    <w:rsid w:val="00B557F8"/>
    <w:rsid w:val="00B568A6"/>
    <w:rsid w:val="00B57977"/>
    <w:rsid w:val="00B602F0"/>
    <w:rsid w:val="00B61DC1"/>
    <w:rsid w:val="00B62963"/>
    <w:rsid w:val="00B62981"/>
    <w:rsid w:val="00B63821"/>
    <w:rsid w:val="00B63E4C"/>
    <w:rsid w:val="00B656AC"/>
    <w:rsid w:val="00B71827"/>
    <w:rsid w:val="00B72674"/>
    <w:rsid w:val="00B72E43"/>
    <w:rsid w:val="00B738D9"/>
    <w:rsid w:val="00B73B01"/>
    <w:rsid w:val="00B75760"/>
    <w:rsid w:val="00B81319"/>
    <w:rsid w:val="00B81477"/>
    <w:rsid w:val="00B819D7"/>
    <w:rsid w:val="00B81D88"/>
    <w:rsid w:val="00B81DD5"/>
    <w:rsid w:val="00B83AE3"/>
    <w:rsid w:val="00B84921"/>
    <w:rsid w:val="00B857F5"/>
    <w:rsid w:val="00B8588D"/>
    <w:rsid w:val="00B873E7"/>
    <w:rsid w:val="00B87FDD"/>
    <w:rsid w:val="00B90955"/>
    <w:rsid w:val="00B9247E"/>
    <w:rsid w:val="00B93A87"/>
    <w:rsid w:val="00B93F8C"/>
    <w:rsid w:val="00B9490F"/>
    <w:rsid w:val="00B95974"/>
    <w:rsid w:val="00B95BE2"/>
    <w:rsid w:val="00B95D7A"/>
    <w:rsid w:val="00B96171"/>
    <w:rsid w:val="00B9726F"/>
    <w:rsid w:val="00BA0B4B"/>
    <w:rsid w:val="00BA15E2"/>
    <w:rsid w:val="00BA1E0C"/>
    <w:rsid w:val="00BA3356"/>
    <w:rsid w:val="00BA36AF"/>
    <w:rsid w:val="00BA5AC8"/>
    <w:rsid w:val="00BA68E1"/>
    <w:rsid w:val="00BB18FD"/>
    <w:rsid w:val="00BB1B66"/>
    <w:rsid w:val="00BB3EB9"/>
    <w:rsid w:val="00BB6269"/>
    <w:rsid w:val="00BB6B60"/>
    <w:rsid w:val="00BB7B9D"/>
    <w:rsid w:val="00BC42A6"/>
    <w:rsid w:val="00BC518A"/>
    <w:rsid w:val="00BC67C2"/>
    <w:rsid w:val="00BD0F24"/>
    <w:rsid w:val="00BD21F0"/>
    <w:rsid w:val="00BD2508"/>
    <w:rsid w:val="00BD37F1"/>
    <w:rsid w:val="00BD3DDC"/>
    <w:rsid w:val="00BD5E41"/>
    <w:rsid w:val="00BD6C1A"/>
    <w:rsid w:val="00BD6F97"/>
    <w:rsid w:val="00BD742C"/>
    <w:rsid w:val="00BD75C4"/>
    <w:rsid w:val="00BE3BEA"/>
    <w:rsid w:val="00BE5251"/>
    <w:rsid w:val="00BE5628"/>
    <w:rsid w:val="00BE5E9C"/>
    <w:rsid w:val="00BE5ED1"/>
    <w:rsid w:val="00BE636D"/>
    <w:rsid w:val="00BE6790"/>
    <w:rsid w:val="00BE6E0A"/>
    <w:rsid w:val="00BF156F"/>
    <w:rsid w:val="00BF311C"/>
    <w:rsid w:val="00BF3970"/>
    <w:rsid w:val="00BF3EBB"/>
    <w:rsid w:val="00BF427D"/>
    <w:rsid w:val="00BF57B9"/>
    <w:rsid w:val="00BF67F4"/>
    <w:rsid w:val="00BF6DFE"/>
    <w:rsid w:val="00BF7FD0"/>
    <w:rsid w:val="00BF7FEA"/>
    <w:rsid w:val="00C00B9C"/>
    <w:rsid w:val="00C00F26"/>
    <w:rsid w:val="00C02775"/>
    <w:rsid w:val="00C02893"/>
    <w:rsid w:val="00C02A3D"/>
    <w:rsid w:val="00C02DEB"/>
    <w:rsid w:val="00C02EA2"/>
    <w:rsid w:val="00C03BC2"/>
    <w:rsid w:val="00C04F04"/>
    <w:rsid w:val="00C05745"/>
    <w:rsid w:val="00C07B08"/>
    <w:rsid w:val="00C105AB"/>
    <w:rsid w:val="00C11286"/>
    <w:rsid w:val="00C144AB"/>
    <w:rsid w:val="00C148CD"/>
    <w:rsid w:val="00C15476"/>
    <w:rsid w:val="00C167F0"/>
    <w:rsid w:val="00C16812"/>
    <w:rsid w:val="00C20C41"/>
    <w:rsid w:val="00C22FE0"/>
    <w:rsid w:val="00C24310"/>
    <w:rsid w:val="00C24BC2"/>
    <w:rsid w:val="00C27777"/>
    <w:rsid w:val="00C30E50"/>
    <w:rsid w:val="00C3258D"/>
    <w:rsid w:val="00C329C2"/>
    <w:rsid w:val="00C33C2E"/>
    <w:rsid w:val="00C346F2"/>
    <w:rsid w:val="00C372BA"/>
    <w:rsid w:val="00C40826"/>
    <w:rsid w:val="00C41905"/>
    <w:rsid w:val="00C42EED"/>
    <w:rsid w:val="00C4361F"/>
    <w:rsid w:val="00C44419"/>
    <w:rsid w:val="00C4678D"/>
    <w:rsid w:val="00C46F12"/>
    <w:rsid w:val="00C47C77"/>
    <w:rsid w:val="00C5174C"/>
    <w:rsid w:val="00C5551A"/>
    <w:rsid w:val="00C5555F"/>
    <w:rsid w:val="00C55EC0"/>
    <w:rsid w:val="00C57839"/>
    <w:rsid w:val="00C60869"/>
    <w:rsid w:val="00C61B75"/>
    <w:rsid w:val="00C61BDD"/>
    <w:rsid w:val="00C626D9"/>
    <w:rsid w:val="00C6370C"/>
    <w:rsid w:val="00C64169"/>
    <w:rsid w:val="00C64AD1"/>
    <w:rsid w:val="00C65224"/>
    <w:rsid w:val="00C659B7"/>
    <w:rsid w:val="00C675C9"/>
    <w:rsid w:val="00C70B28"/>
    <w:rsid w:val="00C72B48"/>
    <w:rsid w:val="00C72B52"/>
    <w:rsid w:val="00C7303C"/>
    <w:rsid w:val="00C753B1"/>
    <w:rsid w:val="00C76AF4"/>
    <w:rsid w:val="00C76C47"/>
    <w:rsid w:val="00C81777"/>
    <w:rsid w:val="00C81DDC"/>
    <w:rsid w:val="00C82B58"/>
    <w:rsid w:val="00C83E55"/>
    <w:rsid w:val="00C83F8B"/>
    <w:rsid w:val="00C848C7"/>
    <w:rsid w:val="00C8579C"/>
    <w:rsid w:val="00C85F1A"/>
    <w:rsid w:val="00C862AD"/>
    <w:rsid w:val="00C90765"/>
    <w:rsid w:val="00C913EC"/>
    <w:rsid w:val="00C917A6"/>
    <w:rsid w:val="00C91E5D"/>
    <w:rsid w:val="00C92731"/>
    <w:rsid w:val="00C93ECE"/>
    <w:rsid w:val="00C940E7"/>
    <w:rsid w:val="00C965F4"/>
    <w:rsid w:val="00C96E3B"/>
    <w:rsid w:val="00C96E60"/>
    <w:rsid w:val="00C96E74"/>
    <w:rsid w:val="00C972F4"/>
    <w:rsid w:val="00CA032D"/>
    <w:rsid w:val="00CA04D3"/>
    <w:rsid w:val="00CA0A97"/>
    <w:rsid w:val="00CA11FA"/>
    <w:rsid w:val="00CA2156"/>
    <w:rsid w:val="00CA3771"/>
    <w:rsid w:val="00CA440B"/>
    <w:rsid w:val="00CA6844"/>
    <w:rsid w:val="00CA7C80"/>
    <w:rsid w:val="00CB183B"/>
    <w:rsid w:val="00CB1D9B"/>
    <w:rsid w:val="00CB2A97"/>
    <w:rsid w:val="00CB3520"/>
    <w:rsid w:val="00CB426B"/>
    <w:rsid w:val="00CB497E"/>
    <w:rsid w:val="00CB4D3C"/>
    <w:rsid w:val="00CB5519"/>
    <w:rsid w:val="00CC0494"/>
    <w:rsid w:val="00CC1094"/>
    <w:rsid w:val="00CC14F9"/>
    <w:rsid w:val="00CC1FED"/>
    <w:rsid w:val="00CC5901"/>
    <w:rsid w:val="00CC59DC"/>
    <w:rsid w:val="00CC5F7B"/>
    <w:rsid w:val="00CC6B1B"/>
    <w:rsid w:val="00CC6DF0"/>
    <w:rsid w:val="00CD041F"/>
    <w:rsid w:val="00CD113E"/>
    <w:rsid w:val="00CD1B69"/>
    <w:rsid w:val="00CD41F5"/>
    <w:rsid w:val="00CD4F2E"/>
    <w:rsid w:val="00CD626F"/>
    <w:rsid w:val="00CD7A11"/>
    <w:rsid w:val="00CE0934"/>
    <w:rsid w:val="00CE161B"/>
    <w:rsid w:val="00CE2D63"/>
    <w:rsid w:val="00CE35BD"/>
    <w:rsid w:val="00CE5F2E"/>
    <w:rsid w:val="00CE5FEF"/>
    <w:rsid w:val="00CF1070"/>
    <w:rsid w:val="00CF1C50"/>
    <w:rsid w:val="00CF2561"/>
    <w:rsid w:val="00CF3109"/>
    <w:rsid w:val="00CF38F4"/>
    <w:rsid w:val="00CF4609"/>
    <w:rsid w:val="00CF50EC"/>
    <w:rsid w:val="00CF7B35"/>
    <w:rsid w:val="00D01B0A"/>
    <w:rsid w:val="00D01BB9"/>
    <w:rsid w:val="00D01EAF"/>
    <w:rsid w:val="00D021C8"/>
    <w:rsid w:val="00D034F4"/>
    <w:rsid w:val="00D03C46"/>
    <w:rsid w:val="00D03EE3"/>
    <w:rsid w:val="00D04E9F"/>
    <w:rsid w:val="00D04F5A"/>
    <w:rsid w:val="00D07F9E"/>
    <w:rsid w:val="00D10E26"/>
    <w:rsid w:val="00D1169D"/>
    <w:rsid w:val="00D12B8B"/>
    <w:rsid w:val="00D134FF"/>
    <w:rsid w:val="00D159F8"/>
    <w:rsid w:val="00D16285"/>
    <w:rsid w:val="00D16D8D"/>
    <w:rsid w:val="00D21243"/>
    <w:rsid w:val="00D2193C"/>
    <w:rsid w:val="00D259F3"/>
    <w:rsid w:val="00D27A80"/>
    <w:rsid w:val="00D27AD4"/>
    <w:rsid w:val="00D27D1A"/>
    <w:rsid w:val="00D27EBB"/>
    <w:rsid w:val="00D3123A"/>
    <w:rsid w:val="00D31973"/>
    <w:rsid w:val="00D32C6F"/>
    <w:rsid w:val="00D34330"/>
    <w:rsid w:val="00D354AA"/>
    <w:rsid w:val="00D35B08"/>
    <w:rsid w:val="00D3660A"/>
    <w:rsid w:val="00D37093"/>
    <w:rsid w:val="00D371D7"/>
    <w:rsid w:val="00D37ABE"/>
    <w:rsid w:val="00D40979"/>
    <w:rsid w:val="00D41B37"/>
    <w:rsid w:val="00D45AFB"/>
    <w:rsid w:val="00D461C8"/>
    <w:rsid w:val="00D47134"/>
    <w:rsid w:val="00D50FD2"/>
    <w:rsid w:val="00D5162B"/>
    <w:rsid w:val="00D519DB"/>
    <w:rsid w:val="00D520F6"/>
    <w:rsid w:val="00D53267"/>
    <w:rsid w:val="00D53D9D"/>
    <w:rsid w:val="00D5496A"/>
    <w:rsid w:val="00D5559A"/>
    <w:rsid w:val="00D55678"/>
    <w:rsid w:val="00D560FD"/>
    <w:rsid w:val="00D57778"/>
    <w:rsid w:val="00D60184"/>
    <w:rsid w:val="00D6075C"/>
    <w:rsid w:val="00D61661"/>
    <w:rsid w:val="00D62F8B"/>
    <w:rsid w:val="00D645CE"/>
    <w:rsid w:val="00D64AFB"/>
    <w:rsid w:val="00D664BF"/>
    <w:rsid w:val="00D670B5"/>
    <w:rsid w:val="00D71C85"/>
    <w:rsid w:val="00D727F5"/>
    <w:rsid w:val="00D72A87"/>
    <w:rsid w:val="00D76EB9"/>
    <w:rsid w:val="00D80AE8"/>
    <w:rsid w:val="00D80C2B"/>
    <w:rsid w:val="00D82ED4"/>
    <w:rsid w:val="00D83786"/>
    <w:rsid w:val="00D853AE"/>
    <w:rsid w:val="00D865FC"/>
    <w:rsid w:val="00D86862"/>
    <w:rsid w:val="00D86F6F"/>
    <w:rsid w:val="00D87ED8"/>
    <w:rsid w:val="00D9076E"/>
    <w:rsid w:val="00D9140F"/>
    <w:rsid w:val="00D918B0"/>
    <w:rsid w:val="00D92329"/>
    <w:rsid w:val="00D92503"/>
    <w:rsid w:val="00D92585"/>
    <w:rsid w:val="00D9454B"/>
    <w:rsid w:val="00D948FD"/>
    <w:rsid w:val="00D96150"/>
    <w:rsid w:val="00D96A7C"/>
    <w:rsid w:val="00D96B3E"/>
    <w:rsid w:val="00D970C9"/>
    <w:rsid w:val="00D9726C"/>
    <w:rsid w:val="00D977B0"/>
    <w:rsid w:val="00D97D96"/>
    <w:rsid w:val="00DA000E"/>
    <w:rsid w:val="00DA020B"/>
    <w:rsid w:val="00DA09D4"/>
    <w:rsid w:val="00DA4A12"/>
    <w:rsid w:val="00DA4A14"/>
    <w:rsid w:val="00DA4AC7"/>
    <w:rsid w:val="00DA6B71"/>
    <w:rsid w:val="00DA6BC6"/>
    <w:rsid w:val="00DA7677"/>
    <w:rsid w:val="00DB1C00"/>
    <w:rsid w:val="00DB237E"/>
    <w:rsid w:val="00DB31BA"/>
    <w:rsid w:val="00DB3F0C"/>
    <w:rsid w:val="00DB3FE7"/>
    <w:rsid w:val="00DB7AF0"/>
    <w:rsid w:val="00DC067D"/>
    <w:rsid w:val="00DC08F8"/>
    <w:rsid w:val="00DC09B1"/>
    <w:rsid w:val="00DC1B00"/>
    <w:rsid w:val="00DC1D83"/>
    <w:rsid w:val="00DC224F"/>
    <w:rsid w:val="00DC3458"/>
    <w:rsid w:val="00DC487F"/>
    <w:rsid w:val="00DC5B3C"/>
    <w:rsid w:val="00DC5DF3"/>
    <w:rsid w:val="00DC5EEF"/>
    <w:rsid w:val="00DC7866"/>
    <w:rsid w:val="00DC7977"/>
    <w:rsid w:val="00DD0085"/>
    <w:rsid w:val="00DD03F7"/>
    <w:rsid w:val="00DD154F"/>
    <w:rsid w:val="00DD1EE8"/>
    <w:rsid w:val="00DD28A8"/>
    <w:rsid w:val="00DD2A1A"/>
    <w:rsid w:val="00DD6131"/>
    <w:rsid w:val="00DD7CC8"/>
    <w:rsid w:val="00DD7EB2"/>
    <w:rsid w:val="00DE2163"/>
    <w:rsid w:val="00DE21F3"/>
    <w:rsid w:val="00DE37F6"/>
    <w:rsid w:val="00DE455F"/>
    <w:rsid w:val="00DF1F48"/>
    <w:rsid w:val="00DF2F8C"/>
    <w:rsid w:val="00DF6063"/>
    <w:rsid w:val="00E00762"/>
    <w:rsid w:val="00E00790"/>
    <w:rsid w:val="00E00949"/>
    <w:rsid w:val="00E00FF5"/>
    <w:rsid w:val="00E01A6C"/>
    <w:rsid w:val="00E01C09"/>
    <w:rsid w:val="00E01E27"/>
    <w:rsid w:val="00E02018"/>
    <w:rsid w:val="00E03C1D"/>
    <w:rsid w:val="00E1027C"/>
    <w:rsid w:val="00E11990"/>
    <w:rsid w:val="00E12B83"/>
    <w:rsid w:val="00E12BFB"/>
    <w:rsid w:val="00E13CAE"/>
    <w:rsid w:val="00E14755"/>
    <w:rsid w:val="00E150F6"/>
    <w:rsid w:val="00E158F5"/>
    <w:rsid w:val="00E160F0"/>
    <w:rsid w:val="00E16A03"/>
    <w:rsid w:val="00E17170"/>
    <w:rsid w:val="00E17416"/>
    <w:rsid w:val="00E20FA2"/>
    <w:rsid w:val="00E21B1D"/>
    <w:rsid w:val="00E21F04"/>
    <w:rsid w:val="00E221A7"/>
    <w:rsid w:val="00E22278"/>
    <w:rsid w:val="00E233FF"/>
    <w:rsid w:val="00E248EF"/>
    <w:rsid w:val="00E2490A"/>
    <w:rsid w:val="00E25609"/>
    <w:rsid w:val="00E25C1A"/>
    <w:rsid w:val="00E26913"/>
    <w:rsid w:val="00E279B9"/>
    <w:rsid w:val="00E309DB"/>
    <w:rsid w:val="00E329E8"/>
    <w:rsid w:val="00E345B2"/>
    <w:rsid w:val="00E36C9E"/>
    <w:rsid w:val="00E374C6"/>
    <w:rsid w:val="00E40322"/>
    <w:rsid w:val="00E42127"/>
    <w:rsid w:val="00E42CF9"/>
    <w:rsid w:val="00E42E7D"/>
    <w:rsid w:val="00E44AEE"/>
    <w:rsid w:val="00E44DF7"/>
    <w:rsid w:val="00E45306"/>
    <w:rsid w:val="00E464C1"/>
    <w:rsid w:val="00E479CC"/>
    <w:rsid w:val="00E50775"/>
    <w:rsid w:val="00E511C2"/>
    <w:rsid w:val="00E51535"/>
    <w:rsid w:val="00E51FA5"/>
    <w:rsid w:val="00E54DFB"/>
    <w:rsid w:val="00E54ECE"/>
    <w:rsid w:val="00E56628"/>
    <w:rsid w:val="00E57B0D"/>
    <w:rsid w:val="00E60B56"/>
    <w:rsid w:val="00E6127E"/>
    <w:rsid w:val="00E61EE1"/>
    <w:rsid w:val="00E62AAA"/>
    <w:rsid w:val="00E62B2E"/>
    <w:rsid w:val="00E666A5"/>
    <w:rsid w:val="00E66980"/>
    <w:rsid w:val="00E6745E"/>
    <w:rsid w:val="00E67655"/>
    <w:rsid w:val="00E70BAB"/>
    <w:rsid w:val="00E71253"/>
    <w:rsid w:val="00E7237C"/>
    <w:rsid w:val="00E72BF6"/>
    <w:rsid w:val="00E730CD"/>
    <w:rsid w:val="00E7509A"/>
    <w:rsid w:val="00E75301"/>
    <w:rsid w:val="00E75363"/>
    <w:rsid w:val="00E7644C"/>
    <w:rsid w:val="00E807E8"/>
    <w:rsid w:val="00E81116"/>
    <w:rsid w:val="00E82AB9"/>
    <w:rsid w:val="00E82FBF"/>
    <w:rsid w:val="00E84312"/>
    <w:rsid w:val="00E84C14"/>
    <w:rsid w:val="00E84CA1"/>
    <w:rsid w:val="00E8500B"/>
    <w:rsid w:val="00E85F59"/>
    <w:rsid w:val="00E86988"/>
    <w:rsid w:val="00E90D63"/>
    <w:rsid w:val="00E91652"/>
    <w:rsid w:val="00E9210E"/>
    <w:rsid w:val="00E92418"/>
    <w:rsid w:val="00E929BF"/>
    <w:rsid w:val="00E935C3"/>
    <w:rsid w:val="00E97995"/>
    <w:rsid w:val="00E97C82"/>
    <w:rsid w:val="00EA1715"/>
    <w:rsid w:val="00EA1A1A"/>
    <w:rsid w:val="00EA3C92"/>
    <w:rsid w:val="00EA6FBC"/>
    <w:rsid w:val="00EA78D7"/>
    <w:rsid w:val="00EA7A69"/>
    <w:rsid w:val="00EB100B"/>
    <w:rsid w:val="00EB20BD"/>
    <w:rsid w:val="00EB238A"/>
    <w:rsid w:val="00EB350F"/>
    <w:rsid w:val="00EB3EAC"/>
    <w:rsid w:val="00EB5603"/>
    <w:rsid w:val="00EB5DC4"/>
    <w:rsid w:val="00EB7694"/>
    <w:rsid w:val="00EC1377"/>
    <w:rsid w:val="00EC1516"/>
    <w:rsid w:val="00EC2071"/>
    <w:rsid w:val="00EC253E"/>
    <w:rsid w:val="00EC34CD"/>
    <w:rsid w:val="00EC3C5F"/>
    <w:rsid w:val="00EC577F"/>
    <w:rsid w:val="00EC5CC0"/>
    <w:rsid w:val="00ED169B"/>
    <w:rsid w:val="00ED429C"/>
    <w:rsid w:val="00ED4E4D"/>
    <w:rsid w:val="00EE0B15"/>
    <w:rsid w:val="00EE17B6"/>
    <w:rsid w:val="00EE1C42"/>
    <w:rsid w:val="00EE2BF8"/>
    <w:rsid w:val="00EE3920"/>
    <w:rsid w:val="00EE3E12"/>
    <w:rsid w:val="00EE48CD"/>
    <w:rsid w:val="00EE5B6C"/>
    <w:rsid w:val="00EE75D5"/>
    <w:rsid w:val="00EE7768"/>
    <w:rsid w:val="00EE7B97"/>
    <w:rsid w:val="00EE7CDD"/>
    <w:rsid w:val="00EF0D1A"/>
    <w:rsid w:val="00EF0EB8"/>
    <w:rsid w:val="00EF19AE"/>
    <w:rsid w:val="00EF29F7"/>
    <w:rsid w:val="00EF2EB4"/>
    <w:rsid w:val="00EF3AC7"/>
    <w:rsid w:val="00EF3AF2"/>
    <w:rsid w:val="00EF4A98"/>
    <w:rsid w:val="00EF572B"/>
    <w:rsid w:val="00EF57AA"/>
    <w:rsid w:val="00EF6797"/>
    <w:rsid w:val="00EF73E8"/>
    <w:rsid w:val="00EF7A90"/>
    <w:rsid w:val="00F0167D"/>
    <w:rsid w:val="00F02DE2"/>
    <w:rsid w:val="00F03066"/>
    <w:rsid w:val="00F03357"/>
    <w:rsid w:val="00F0449F"/>
    <w:rsid w:val="00F052C1"/>
    <w:rsid w:val="00F05393"/>
    <w:rsid w:val="00F05FA5"/>
    <w:rsid w:val="00F06C6A"/>
    <w:rsid w:val="00F06D65"/>
    <w:rsid w:val="00F1025F"/>
    <w:rsid w:val="00F104C8"/>
    <w:rsid w:val="00F11DE2"/>
    <w:rsid w:val="00F14BCF"/>
    <w:rsid w:val="00F15719"/>
    <w:rsid w:val="00F15EFC"/>
    <w:rsid w:val="00F16DAA"/>
    <w:rsid w:val="00F1726E"/>
    <w:rsid w:val="00F178BC"/>
    <w:rsid w:val="00F179BA"/>
    <w:rsid w:val="00F17F5A"/>
    <w:rsid w:val="00F2071E"/>
    <w:rsid w:val="00F2101C"/>
    <w:rsid w:val="00F2177F"/>
    <w:rsid w:val="00F2329A"/>
    <w:rsid w:val="00F25F2F"/>
    <w:rsid w:val="00F27721"/>
    <w:rsid w:val="00F27897"/>
    <w:rsid w:val="00F323DB"/>
    <w:rsid w:val="00F33676"/>
    <w:rsid w:val="00F34BE4"/>
    <w:rsid w:val="00F34C10"/>
    <w:rsid w:val="00F35994"/>
    <w:rsid w:val="00F40A77"/>
    <w:rsid w:val="00F411CA"/>
    <w:rsid w:val="00F43C4A"/>
    <w:rsid w:val="00F44002"/>
    <w:rsid w:val="00F46DBC"/>
    <w:rsid w:val="00F47954"/>
    <w:rsid w:val="00F47E75"/>
    <w:rsid w:val="00F51263"/>
    <w:rsid w:val="00F53C7C"/>
    <w:rsid w:val="00F54079"/>
    <w:rsid w:val="00F568AB"/>
    <w:rsid w:val="00F602C3"/>
    <w:rsid w:val="00F60FBC"/>
    <w:rsid w:val="00F6109B"/>
    <w:rsid w:val="00F619A8"/>
    <w:rsid w:val="00F61E40"/>
    <w:rsid w:val="00F62E36"/>
    <w:rsid w:val="00F62F73"/>
    <w:rsid w:val="00F634D8"/>
    <w:rsid w:val="00F640FD"/>
    <w:rsid w:val="00F66D6B"/>
    <w:rsid w:val="00F67024"/>
    <w:rsid w:val="00F7016B"/>
    <w:rsid w:val="00F74348"/>
    <w:rsid w:val="00F7471D"/>
    <w:rsid w:val="00F747B1"/>
    <w:rsid w:val="00F75352"/>
    <w:rsid w:val="00F75E70"/>
    <w:rsid w:val="00F76B6A"/>
    <w:rsid w:val="00F76C1E"/>
    <w:rsid w:val="00F8092D"/>
    <w:rsid w:val="00F817A5"/>
    <w:rsid w:val="00F8234A"/>
    <w:rsid w:val="00F83470"/>
    <w:rsid w:val="00F85859"/>
    <w:rsid w:val="00F85AFB"/>
    <w:rsid w:val="00F85E94"/>
    <w:rsid w:val="00F8674F"/>
    <w:rsid w:val="00F87305"/>
    <w:rsid w:val="00F87923"/>
    <w:rsid w:val="00F90CCE"/>
    <w:rsid w:val="00F90D9F"/>
    <w:rsid w:val="00F9195B"/>
    <w:rsid w:val="00F92775"/>
    <w:rsid w:val="00F93477"/>
    <w:rsid w:val="00F93823"/>
    <w:rsid w:val="00F946BC"/>
    <w:rsid w:val="00F94B41"/>
    <w:rsid w:val="00F94BE4"/>
    <w:rsid w:val="00F95B43"/>
    <w:rsid w:val="00F960E0"/>
    <w:rsid w:val="00F9667E"/>
    <w:rsid w:val="00F9745B"/>
    <w:rsid w:val="00F97557"/>
    <w:rsid w:val="00FA002C"/>
    <w:rsid w:val="00FA0D4E"/>
    <w:rsid w:val="00FA0EA7"/>
    <w:rsid w:val="00FA1C0B"/>
    <w:rsid w:val="00FA276D"/>
    <w:rsid w:val="00FA48AE"/>
    <w:rsid w:val="00FA6C09"/>
    <w:rsid w:val="00FA7C55"/>
    <w:rsid w:val="00FB108A"/>
    <w:rsid w:val="00FB1BDD"/>
    <w:rsid w:val="00FB1FA3"/>
    <w:rsid w:val="00FB3ACB"/>
    <w:rsid w:val="00FB470E"/>
    <w:rsid w:val="00FB532E"/>
    <w:rsid w:val="00FB6BE9"/>
    <w:rsid w:val="00FC0E32"/>
    <w:rsid w:val="00FC14F0"/>
    <w:rsid w:val="00FC1BA3"/>
    <w:rsid w:val="00FC2427"/>
    <w:rsid w:val="00FC2DB5"/>
    <w:rsid w:val="00FC4782"/>
    <w:rsid w:val="00FC495F"/>
    <w:rsid w:val="00FC4DA9"/>
    <w:rsid w:val="00FC6286"/>
    <w:rsid w:val="00FC6F93"/>
    <w:rsid w:val="00FC7C3A"/>
    <w:rsid w:val="00FC7FBF"/>
    <w:rsid w:val="00FD0295"/>
    <w:rsid w:val="00FD0A9E"/>
    <w:rsid w:val="00FD1496"/>
    <w:rsid w:val="00FD2F4E"/>
    <w:rsid w:val="00FD3B2D"/>
    <w:rsid w:val="00FD3EB4"/>
    <w:rsid w:val="00FD655D"/>
    <w:rsid w:val="00FD6666"/>
    <w:rsid w:val="00FD68FF"/>
    <w:rsid w:val="00FE0227"/>
    <w:rsid w:val="00FE14BD"/>
    <w:rsid w:val="00FE1845"/>
    <w:rsid w:val="00FE205F"/>
    <w:rsid w:val="00FE42FA"/>
    <w:rsid w:val="00FE65CF"/>
    <w:rsid w:val="00FE6BDD"/>
    <w:rsid w:val="00FE7517"/>
    <w:rsid w:val="00FF1019"/>
    <w:rsid w:val="00FF2B47"/>
    <w:rsid w:val="00FF3679"/>
    <w:rsid w:val="00FF47D7"/>
    <w:rsid w:val="00FF5E2C"/>
    <w:rsid w:val="00FF62F8"/>
    <w:rsid w:val="00FF68F6"/>
    <w:rsid w:val="00FF7C1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FF440"/>
  <w15:docId w15:val="{5B56AA79-6443-4E62-93E2-360F64F6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C848C7"/>
    <w:pPr>
      <w:widowControl w:val="0"/>
      <w:wordWrap w:val="0"/>
      <w:autoSpaceDE w:val="0"/>
      <w:autoSpaceDN w:val="0"/>
    </w:pPr>
    <w:rPr>
      <w:rFonts w:ascii="Times New Roman" w:hAnsi="Times New Roman"/>
      <w:sz w:val="24"/>
    </w:rPr>
  </w:style>
  <w:style w:type="paragraph" w:styleId="Heading1">
    <w:name w:val="heading 1"/>
    <w:basedOn w:val="Normal"/>
    <w:link w:val="Heading1Char"/>
    <w:uiPriority w:val="9"/>
    <w:qFormat/>
    <w:rsid w:val="00055046"/>
    <w:pPr>
      <w:widowControl/>
      <w:wordWrap/>
      <w:autoSpaceDE/>
      <w:autoSpaceDN/>
      <w:spacing w:before="100" w:beforeAutospacing="1" w:after="100" w:afterAutospacing="1" w:line="240" w:lineRule="auto"/>
      <w:jc w:val="left"/>
      <w:outlineLvl w:val="0"/>
    </w:pPr>
    <w:rPr>
      <w:rFonts w:eastAsia="굴림" w:cs="굴림"/>
      <w:b/>
      <w:bCs/>
      <w:kern w:val="36"/>
      <w:sz w:val="40"/>
      <w:szCs w:val="48"/>
    </w:rPr>
  </w:style>
  <w:style w:type="paragraph" w:styleId="Heading2">
    <w:name w:val="heading 2"/>
    <w:basedOn w:val="Normal"/>
    <w:link w:val="Heading2Char"/>
    <w:uiPriority w:val="9"/>
    <w:qFormat/>
    <w:rsid w:val="00055046"/>
    <w:pPr>
      <w:widowControl/>
      <w:wordWrap/>
      <w:autoSpaceDE/>
      <w:autoSpaceDN/>
      <w:spacing w:before="100" w:beforeAutospacing="1" w:after="100" w:afterAutospacing="1" w:line="240" w:lineRule="auto"/>
      <w:jc w:val="left"/>
      <w:outlineLvl w:val="1"/>
    </w:pPr>
    <w:rPr>
      <w:rFonts w:eastAsia="굴림" w:cs="굴림"/>
      <w:b/>
      <w:bCs/>
      <w:kern w:val="0"/>
      <w:sz w:val="32"/>
      <w:szCs w:val="36"/>
    </w:rPr>
  </w:style>
  <w:style w:type="paragraph" w:styleId="Heading3">
    <w:name w:val="heading 3"/>
    <w:basedOn w:val="Normal"/>
    <w:next w:val="Normal"/>
    <w:link w:val="Heading3Char"/>
    <w:uiPriority w:val="9"/>
    <w:unhideWhenUsed/>
    <w:qFormat/>
    <w:rsid w:val="00ED4E4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ED4E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046"/>
    <w:rPr>
      <w:rFonts w:ascii="Arial" w:eastAsia="굴림" w:hAnsi="Arial" w:cs="굴림"/>
      <w:b/>
      <w:bCs/>
      <w:kern w:val="36"/>
      <w:sz w:val="40"/>
      <w:szCs w:val="48"/>
    </w:rPr>
  </w:style>
  <w:style w:type="character" w:customStyle="1" w:styleId="Heading2Char">
    <w:name w:val="Heading 2 Char"/>
    <w:basedOn w:val="DefaultParagraphFont"/>
    <w:link w:val="Heading2"/>
    <w:uiPriority w:val="9"/>
    <w:rsid w:val="00055046"/>
    <w:rPr>
      <w:rFonts w:ascii="Arial" w:eastAsia="굴림" w:hAnsi="Arial" w:cs="굴림"/>
      <w:b/>
      <w:bCs/>
      <w:kern w:val="0"/>
      <w:sz w:val="32"/>
      <w:szCs w:val="36"/>
    </w:rPr>
  </w:style>
  <w:style w:type="paragraph" w:styleId="NormalWeb">
    <w:name w:val="Normal (Web)"/>
    <w:basedOn w:val="Normal"/>
    <w:uiPriority w:val="99"/>
    <w:semiHidden/>
    <w:unhideWhenUsed/>
    <w:rsid w:val="00706D2A"/>
    <w:pPr>
      <w:widowControl/>
      <w:wordWrap/>
      <w:autoSpaceDE/>
      <w:autoSpaceDN/>
      <w:spacing w:before="100" w:beforeAutospacing="1" w:after="100" w:afterAutospacing="1" w:line="240" w:lineRule="auto"/>
      <w:jc w:val="left"/>
    </w:pPr>
    <w:rPr>
      <w:rFonts w:ascii="굴림" w:eastAsia="굴림" w:hAnsi="굴림" w:cs="굴림"/>
      <w:kern w:val="0"/>
      <w:szCs w:val="24"/>
    </w:rPr>
  </w:style>
  <w:style w:type="paragraph" w:styleId="Subtitle">
    <w:name w:val="Subtitle"/>
    <w:basedOn w:val="Normal"/>
    <w:next w:val="Normal"/>
    <w:link w:val="SubtitleChar"/>
    <w:uiPriority w:val="11"/>
    <w:qFormat/>
    <w:rsid w:val="008829CA"/>
    <w:pPr>
      <w:spacing w:after="60"/>
      <w:jc w:val="center"/>
      <w:outlineLvl w:val="1"/>
    </w:pPr>
    <w:rPr>
      <w:szCs w:val="24"/>
    </w:rPr>
  </w:style>
  <w:style w:type="character" w:customStyle="1" w:styleId="SubtitleChar">
    <w:name w:val="Subtitle Char"/>
    <w:basedOn w:val="DefaultParagraphFont"/>
    <w:link w:val="Subtitle"/>
    <w:uiPriority w:val="11"/>
    <w:rsid w:val="008829CA"/>
    <w:rPr>
      <w:sz w:val="24"/>
      <w:szCs w:val="24"/>
    </w:rPr>
  </w:style>
  <w:style w:type="table" w:styleId="TableGrid">
    <w:name w:val="Table Grid"/>
    <w:basedOn w:val="TableNormal"/>
    <w:uiPriority w:val="39"/>
    <w:rsid w:val="00070B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1263"/>
    <w:pPr>
      <w:ind w:left="720"/>
      <w:contextualSpacing/>
    </w:pPr>
  </w:style>
  <w:style w:type="character" w:styleId="PlaceholderText">
    <w:name w:val="Placeholder Text"/>
    <w:basedOn w:val="DefaultParagraphFont"/>
    <w:uiPriority w:val="99"/>
    <w:semiHidden/>
    <w:rsid w:val="00F90CCE"/>
    <w:rPr>
      <w:color w:val="808080"/>
    </w:rPr>
  </w:style>
  <w:style w:type="character" w:customStyle="1" w:styleId="Heading3Char">
    <w:name w:val="Heading 3 Char"/>
    <w:basedOn w:val="DefaultParagraphFont"/>
    <w:link w:val="Heading3"/>
    <w:uiPriority w:val="9"/>
    <w:rsid w:val="00ED4E4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4E4D"/>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055046"/>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55046"/>
    <w:rPr>
      <w:rFonts w:ascii="Arial" w:eastAsiaTheme="majorEastAsia" w:hAnsi="Arial" w:cstheme="majorBidi"/>
      <w:spacing w:val="-10"/>
      <w:kern w:val="28"/>
      <w:sz w:val="56"/>
      <w:szCs w:val="56"/>
    </w:rPr>
  </w:style>
  <w:style w:type="character" w:styleId="Emphasis">
    <w:name w:val="Emphasis"/>
    <w:basedOn w:val="DefaultParagraphFont"/>
    <w:uiPriority w:val="20"/>
    <w:qFormat/>
    <w:rsid w:val="00055046"/>
    <w:rPr>
      <w:i/>
      <w:iCs/>
    </w:rPr>
  </w:style>
  <w:style w:type="paragraph" w:styleId="Caption">
    <w:name w:val="caption"/>
    <w:basedOn w:val="Normal"/>
    <w:next w:val="Normal"/>
    <w:uiPriority w:val="35"/>
    <w:unhideWhenUsed/>
    <w:qFormat/>
    <w:rsid w:val="001136D3"/>
    <w:pPr>
      <w:spacing w:after="200" w:line="240" w:lineRule="auto"/>
      <w:jc w:val="center"/>
    </w:pPr>
    <w:rPr>
      <w:rFonts w:ascii="Arial" w:hAnsi="Arial"/>
      <w:iCs/>
      <w:color w:val="44546A" w:themeColor="text2"/>
      <w:szCs w:val="18"/>
    </w:rPr>
  </w:style>
  <w:style w:type="paragraph" w:styleId="BodyText">
    <w:name w:val="Body Text"/>
    <w:basedOn w:val="Normal"/>
    <w:link w:val="BodyTextChar"/>
    <w:uiPriority w:val="99"/>
    <w:unhideWhenUsed/>
    <w:rsid w:val="00055046"/>
    <w:pPr>
      <w:spacing w:after="120"/>
    </w:pPr>
  </w:style>
  <w:style w:type="character" w:customStyle="1" w:styleId="BodyTextChar">
    <w:name w:val="Body Text Char"/>
    <w:basedOn w:val="DefaultParagraphFont"/>
    <w:link w:val="BodyText"/>
    <w:uiPriority w:val="99"/>
    <w:rsid w:val="00055046"/>
    <w:rPr>
      <w:rFonts w:ascii="Times New Roman" w:hAnsi="Times New Roman"/>
    </w:rPr>
  </w:style>
  <w:style w:type="paragraph" w:customStyle="1" w:styleId="EndNoteBibliographyTitle">
    <w:name w:val="EndNote Bibliography Title"/>
    <w:basedOn w:val="Normal"/>
    <w:link w:val="EndNoteBibliographyTitleChar"/>
    <w:rsid w:val="008C3E7D"/>
    <w:pPr>
      <w:spacing w:after="0"/>
      <w:jc w:val="center"/>
    </w:pPr>
    <w:rPr>
      <w:rFonts w:ascii="맑은 고딕" w:eastAsia="맑은 고딕" w:hAnsi="맑은 고딕"/>
      <w:noProof/>
      <w:sz w:val="20"/>
    </w:rPr>
  </w:style>
  <w:style w:type="character" w:customStyle="1" w:styleId="EndNoteBibliographyTitleChar">
    <w:name w:val="EndNote Bibliography Title Char"/>
    <w:basedOn w:val="DefaultParagraphFont"/>
    <w:link w:val="EndNoteBibliographyTitle"/>
    <w:rsid w:val="008C3E7D"/>
    <w:rPr>
      <w:rFonts w:ascii="맑은 고딕" w:eastAsia="맑은 고딕" w:hAnsi="맑은 고딕"/>
      <w:noProof/>
    </w:rPr>
  </w:style>
  <w:style w:type="paragraph" w:customStyle="1" w:styleId="EndNoteBibliography">
    <w:name w:val="EndNote Bibliography"/>
    <w:basedOn w:val="Normal"/>
    <w:link w:val="EndNoteBibliographyChar"/>
    <w:rsid w:val="008C3E7D"/>
    <w:pPr>
      <w:spacing w:line="240" w:lineRule="auto"/>
    </w:pPr>
    <w:rPr>
      <w:rFonts w:ascii="맑은 고딕" w:eastAsia="맑은 고딕" w:hAnsi="맑은 고딕"/>
      <w:noProof/>
      <w:sz w:val="20"/>
    </w:rPr>
  </w:style>
  <w:style w:type="character" w:customStyle="1" w:styleId="EndNoteBibliographyChar">
    <w:name w:val="EndNote Bibliography Char"/>
    <w:basedOn w:val="DefaultParagraphFont"/>
    <w:link w:val="EndNoteBibliography"/>
    <w:rsid w:val="008C3E7D"/>
    <w:rPr>
      <w:rFonts w:ascii="맑은 고딕" w:eastAsia="맑은 고딕" w:hAnsi="맑은 고딕"/>
      <w:noProof/>
    </w:rPr>
  </w:style>
  <w:style w:type="character" w:styleId="CommentReference">
    <w:name w:val="annotation reference"/>
    <w:basedOn w:val="DefaultParagraphFont"/>
    <w:uiPriority w:val="99"/>
    <w:semiHidden/>
    <w:unhideWhenUsed/>
    <w:rsid w:val="000106A0"/>
    <w:rPr>
      <w:sz w:val="18"/>
      <w:szCs w:val="18"/>
    </w:rPr>
  </w:style>
  <w:style w:type="paragraph" w:styleId="CommentText">
    <w:name w:val="annotation text"/>
    <w:basedOn w:val="Normal"/>
    <w:link w:val="CommentTextChar"/>
    <w:uiPriority w:val="99"/>
    <w:unhideWhenUsed/>
    <w:rsid w:val="000106A0"/>
    <w:pPr>
      <w:jc w:val="left"/>
    </w:pPr>
  </w:style>
  <w:style w:type="character" w:customStyle="1" w:styleId="CommentTextChar">
    <w:name w:val="Comment Text Char"/>
    <w:basedOn w:val="DefaultParagraphFont"/>
    <w:link w:val="CommentText"/>
    <w:uiPriority w:val="99"/>
    <w:rsid w:val="000106A0"/>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0106A0"/>
    <w:rPr>
      <w:b/>
      <w:bCs/>
    </w:rPr>
  </w:style>
  <w:style w:type="character" w:customStyle="1" w:styleId="CommentSubjectChar">
    <w:name w:val="Comment Subject Char"/>
    <w:basedOn w:val="CommentTextChar"/>
    <w:link w:val="CommentSubject"/>
    <w:uiPriority w:val="99"/>
    <w:semiHidden/>
    <w:rsid w:val="000106A0"/>
    <w:rPr>
      <w:rFonts w:ascii="Times New Roman" w:hAnsi="Times New Roman"/>
      <w:b/>
      <w:bCs/>
      <w:sz w:val="24"/>
    </w:rPr>
  </w:style>
  <w:style w:type="paragraph" w:styleId="Revision">
    <w:name w:val="Revision"/>
    <w:hidden/>
    <w:uiPriority w:val="99"/>
    <w:semiHidden/>
    <w:rsid w:val="00787C7B"/>
    <w:pPr>
      <w:spacing w:after="0" w:line="240" w:lineRule="auto"/>
      <w:jc w:val="left"/>
    </w:pPr>
    <w:rPr>
      <w:rFonts w:ascii="Times New Roman" w:hAnsi="Times New Roman"/>
      <w:sz w:val="24"/>
    </w:rPr>
  </w:style>
  <w:style w:type="character" w:styleId="Hyperlink">
    <w:name w:val="Hyperlink"/>
    <w:basedOn w:val="DefaultParagraphFont"/>
    <w:uiPriority w:val="99"/>
    <w:unhideWhenUsed/>
    <w:rsid w:val="00133629"/>
    <w:rPr>
      <w:color w:val="0563C1" w:themeColor="hyperlink"/>
      <w:u w:val="single"/>
    </w:rPr>
  </w:style>
  <w:style w:type="character" w:styleId="UnresolvedMention">
    <w:name w:val="Unresolved Mention"/>
    <w:basedOn w:val="DefaultParagraphFont"/>
    <w:uiPriority w:val="99"/>
    <w:semiHidden/>
    <w:unhideWhenUsed/>
    <w:rsid w:val="00133629"/>
    <w:rPr>
      <w:color w:val="605E5C"/>
      <w:shd w:val="clear" w:color="auto" w:fill="E1DFDD"/>
    </w:rPr>
  </w:style>
  <w:style w:type="paragraph" w:styleId="Header">
    <w:name w:val="header"/>
    <w:basedOn w:val="Normal"/>
    <w:link w:val="HeaderChar"/>
    <w:uiPriority w:val="99"/>
    <w:unhideWhenUsed/>
    <w:rsid w:val="00FC0E32"/>
    <w:pPr>
      <w:tabs>
        <w:tab w:val="center" w:pos="4513"/>
        <w:tab w:val="right" w:pos="9026"/>
      </w:tabs>
      <w:snapToGrid w:val="0"/>
    </w:pPr>
  </w:style>
  <w:style w:type="character" w:customStyle="1" w:styleId="HeaderChar">
    <w:name w:val="Header Char"/>
    <w:basedOn w:val="DefaultParagraphFont"/>
    <w:link w:val="Header"/>
    <w:uiPriority w:val="99"/>
    <w:rsid w:val="00FC0E32"/>
    <w:rPr>
      <w:rFonts w:ascii="Times New Roman" w:hAnsi="Times New Roman"/>
      <w:sz w:val="24"/>
    </w:rPr>
  </w:style>
  <w:style w:type="paragraph" w:styleId="Footer">
    <w:name w:val="footer"/>
    <w:basedOn w:val="Normal"/>
    <w:link w:val="FooterChar"/>
    <w:uiPriority w:val="99"/>
    <w:unhideWhenUsed/>
    <w:rsid w:val="00FC0E32"/>
    <w:pPr>
      <w:tabs>
        <w:tab w:val="center" w:pos="4513"/>
        <w:tab w:val="right" w:pos="9026"/>
      </w:tabs>
      <w:snapToGrid w:val="0"/>
    </w:pPr>
  </w:style>
  <w:style w:type="character" w:customStyle="1" w:styleId="FooterChar">
    <w:name w:val="Footer Char"/>
    <w:basedOn w:val="DefaultParagraphFont"/>
    <w:link w:val="Footer"/>
    <w:uiPriority w:val="99"/>
    <w:rsid w:val="00FC0E32"/>
    <w:rPr>
      <w:rFonts w:ascii="Times New Roman" w:hAnsi="Times New Roman"/>
      <w:sz w:val="24"/>
    </w:rPr>
  </w:style>
  <w:style w:type="paragraph" w:customStyle="1" w:styleId="Text">
    <w:name w:val="Text"/>
    <w:basedOn w:val="Normal"/>
    <w:link w:val="TextChar"/>
    <w:qFormat/>
    <w:rsid w:val="0054012D"/>
    <w:pPr>
      <w:keepNext/>
      <w:spacing w:line="480" w:lineRule="auto"/>
    </w:pPr>
  </w:style>
  <w:style w:type="character" w:customStyle="1" w:styleId="TextChar">
    <w:name w:val="Text Char"/>
    <w:basedOn w:val="DefaultParagraphFont"/>
    <w:link w:val="Text"/>
    <w:rsid w:val="0054012D"/>
    <w:rPr>
      <w:rFonts w:ascii="Times New Roman" w:hAnsi="Times New Roman"/>
      <w:sz w:val="24"/>
    </w:rPr>
  </w:style>
  <w:style w:type="paragraph" w:styleId="BalloonText">
    <w:name w:val="Balloon Text"/>
    <w:basedOn w:val="Normal"/>
    <w:link w:val="BalloonTextChar"/>
    <w:uiPriority w:val="99"/>
    <w:semiHidden/>
    <w:unhideWhenUsed/>
    <w:rsid w:val="008E32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32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6141">
      <w:bodyDiv w:val="1"/>
      <w:marLeft w:val="0"/>
      <w:marRight w:val="0"/>
      <w:marTop w:val="0"/>
      <w:marBottom w:val="0"/>
      <w:divBdr>
        <w:top w:val="none" w:sz="0" w:space="0" w:color="auto"/>
        <w:left w:val="none" w:sz="0" w:space="0" w:color="auto"/>
        <w:bottom w:val="none" w:sz="0" w:space="0" w:color="auto"/>
        <w:right w:val="none" w:sz="0" w:space="0" w:color="auto"/>
      </w:divBdr>
    </w:div>
    <w:div w:id="409624561">
      <w:bodyDiv w:val="1"/>
      <w:marLeft w:val="0"/>
      <w:marRight w:val="0"/>
      <w:marTop w:val="0"/>
      <w:marBottom w:val="0"/>
      <w:divBdr>
        <w:top w:val="none" w:sz="0" w:space="0" w:color="auto"/>
        <w:left w:val="none" w:sz="0" w:space="0" w:color="auto"/>
        <w:bottom w:val="none" w:sz="0" w:space="0" w:color="auto"/>
        <w:right w:val="none" w:sz="0" w:space="0" w:color="auto"/>
      </w:divBdr>
    </w:div>
    <w:div w:id="469707646">
      <w:bodyDiv w:val="1"/>
      <w:marLeft w:val="0"/>
      <w:marRight w:val="0"/>
      <w:marTop w:val="0"/>
      <w:marBottom w:val="0"/>
      <w:divBdr>
        <w:top w:val="none" w:sz="0" w:space="0" w:color="auto"/>
        <w:left w:val="none" w:sz="0" w:space="0" w:color="auto"/>
        <w:bottom w:val="none" w:sz="0" w:space="0" w:color="auto"/>
        <w:right w:val="none" w:sz="0" w:space="0" w:color="auto"/>
      </w:divBdr>
    </w:div>
    <w:div w:id="675884172">
      <w:bodyDiv w:val="1"/>
      <w:marLeft w:val="0"/>
      <w:marRight w:val="0"/>
      <w:marTop w:val="0"/>
      <w:marBottom w:val="0"/>
      <w:divBdr>
        <w:top w:val="none" w:sz="0" w:space="0" w:color="auto"/>
        <w:left w:val="none" w:sz="0" w:space="0" w:color="auto"/>
        <w:bottom w:val="none" w:sz="0" w:space="0" w:color="auto"/>
        <w:right w:val="none" w:sz="0" w:space="0" w:color="auto"/>
      </w:divBdr>
    </w:div>
    <w:div w:id="683365017">
      <w:bodyDiv w:val="1"/>
      <w:marLeft w:val="0"/>
      <w:marRight w:val="0"/>
      <w:marTop w:val="0"/>
      <w:marBottom w:val="0"/>
      <w:divBdr>
        <w:top w:val="none" w:sz="0" w:space="0" w:color="auto"/>
        <w:left w:val="none" w:sz="0" w:space="0" w:color="auto"/>
        <w:bottom w:val="none" w:sz="0" w:space="0" w:color="auto"/>
        <w:right w:val="none" w:sz="0" w:space="0" w:color="auto"/>
      </w:divBdr>
    </w:div>
    <w:div w:id="774639671">
      <w:bodyDiv w:val="1"/>
      <w:marLeft w:val="0"/>
      <w:marRight w:val="0"/>
      <w:marTop w:val="0"/>
      <w:marBottom w:val="0"/>
      <w:divBdr>
        <w:top w:val="none" w:sz="0" w:space="0" w:color="auto"/>
        <w:left w:val="none" w:sz="0" w:space="0" w:color="auto"/>
        <w:bottom w:val="none" w:sz="0" w:space="0" w:color="auto"/>
        <w:right w:val="none" w:sz="0" w:space="0" w:color="auto"/>
      </w:divBdr>
      <w:divsChild>
        <w:div w:id="921984508">
          <w:marLeft w:val="360"/>
          <w:marRight w:val="0"/>
          <w:marTop w:val="200"/>
          <w:marBottom w:val="0"/>
          <w:divBdr>
            <w:top w:val="none" w:sz="0" w:space="0" w:color="auto"/>
            <w:left w:val="none" w:sz="0" w:space="0" w:color="auto"/>
            <w:bottom w:val="none" w:sz="0" w:space="0" w:color="auto"/>
            <w:right w:val="none" w:sz="0" w:space="0" w:color="auto"/>
          </w:divBdr>
        </w:div>
      </w:divsChild>
    </w:div>
    <w:div w:id="938098735">
      <w:bodyDiv w:val="1"/>
      <w:marLeft w:val="0"/>
      <w:marRight w:val="0"/>
      <w:marTop w:val="0"/>
      <w:marBottom w:val="0"/>
      <w:divBdr>
        <w:top w:val="none" w:sz="0" w:space="0" w:color="auto"/>
        <w:left w:val="none" w:sz="0" w:space="0" w:color="auto"/>
        <w:bottom w:val="none" w:sz="0" w:space="0" w:color="auto"/>
        <w:right w:val="none" w:sz="0" w:space="0" w:color="auto"/>
      </w:divBdr>
    </w:div>
    <w:div w:id="951132227">
      <w:bodyDiv w:val="1"/>
      <w:marLeft w:val="0"/>
      <w:marRight w:val="0"/>
      <w:marTop w:val="0"/>
      <w:marBottom w:val="0"/>
      <w:divBdr>
        <w:top w:val="none" w:sz="0" w:space="0" w:color="auto"/>
        <w:left w:val="none" w:sz="0" w:space="0" w:color="auto"/>
        <w:bottom w:val="none" w:sz="0" w:space="0" w:color="auto"/>
        <w:right w:val="none" w:sz="0" w:space="0" w:color="auto"/>
      </w:divBdr>
      <w:divsChild>
        <w:div w:id="61369013">
          <w:marLeft w:val="360"/>
          <w:marRight w:val="0"/>
          <w:marTop w:val="200"/>
          <w:marBottom w:val="0"/>
          <w:divBdr>
            <w:top w:val="none" w:sz="0" w:space="0" w:color="auto"/>
            <w:left w:val="none" w:sz="0" w:space="0" w:color="auto"/>
            <w:bottom w:val="none" w:sz="0" w:space="0" w:color="auto"/>
            <w:right w:val="none" w:sz="0" w:space="0" w:color="auto"/>
          </w:divBdr>
        </w:div>
        <w:div w:id="875772855">
          <w:marLeft w:val="360"/>
          <w:marRight w:val="0"/>
          <w:marTop w:val="200"/>
          <w:marBottom w:val="0"/>
          <w:divBdr>
            <w:top w:val="none" w:sz="0" w:space="0" w:color="auto"/>
            <w:left w:val="none" w:sz="0" w:space="0" w:color="auto"/>
            <w:bottom w:val="none" w:sz="0" w:space="0" w:color="auto"/>
            <w:right w:val="none" w:sz="0" w:space="0" w:color="auto"/>
          </w:divBdr>
        </w:div>
        <w:div w:id="1679850158">
          <w:marLeft w:val="360"/>
          <w:marRight w:val="0"/>
          <w:marTop w:val="200"/>
          <w:marBottom w:val="0"/>
          <w:divBdr>
            <w:top w:val="none" w:sz="0" w:space="0" w:color="auto"/>
            <w:left w:val="none" w:sz="0" w:space="0" w:color="auto"/>
            <w:bottom w:val="none" w:sz="0" w:space="0" w:color="auto"/>
            <w:right w:val="none" w:sz="0" w:space="0" w:color="auto"/>
          </w:divBdr>
        </w:div>
        <w:div w:id="1830710858">
          <w:marLeft w:val="360"/>
          <w:marRight w:val="0"/>
          <w:marTop w:val="200"/>
          <w:marBottom w:val="0"/>
          <w:divBdr>
            <w:top w:val="none" w:sz="0" w:space="0" w:color="auto"/>
            <w:left w:val="none" w:sz="0" w:space="0" w:color="auto"/>
            <w:bottom w:val="none" w:sz="0" w:space="0" w:color="auto"/>
            <w:right w:val="none" w:sz="0" w:space="0" w:color="auto"/>
          </w:divBdr>
        </w:div>
        <w:div w:id="2057507384">
          <w:marLeft w:val="360"/>
          <w:marRight w:val="0"/>
          <w:marTop w:val="200"/>
          <w:marBottom w:val="0"/>
          <w:divBdr>
            <w:top w:val="none" w:sz="0" w:space="0" w:color="auto"/>
            <w:left w:val="none" w:sz="0" w:space="0" w:color="auto"/>
            <w:bottom w:val="none" w:sz="0" w:space="0" w:color="auto"/>
            <w:right w:val="none" w:sz="0" w:space="0" w:color="auto"/>
          </w:divBdr>
        </w:div>
      </w:divsChild>
    </w:div>
    <w:div w:id="959074297">
      <w:bodyDiv w:val="1"/>
      <w:marLeft w:val="0"/>
      <w:marRight w:val="0"/>
      <w:marTop w:val="0"/>
      <w:marBottom w:val="0"/>
      <w:divBdr>
        <w:top w:val="none" w:sz="0" w:space="0" w:color="auto"/>
        <w:left w:val="none" w:sz="0" w:space="0" w:color="auto"/>
        <w:bottom w:val="none" w:sz="0" w:space="0" w:color="auto"/>
        <w:right w:val="none" w:sz="0" w:space="0" w:color="auto"/>
      </w:divBdr>
    </w:div>
    <w:div w:id="1054617782">
      <w:bodyDiv w:val="1"/>
      <w:marLeft w:val="0"/>
      <w:marRight w:val="0"/>
      <w:marTop w:val="0"/>
      <w:marBottom w:val="0"/>
      <w:divBdr>
        <w:top w:val="none" w:sz="0" w:space="0" w:color="auto"/>
        <w:left w:val="none" w:sz="0" w:space="0" w:color="auto"/>
        <w:bottom w:val="none" w:sz="0" w:space="0" w:color="auto"/>
        <w:right w:val="none" w:sz="0" w:space="0" w:color="auto"/>
      </w:divBdr>
    </w:div>
    <w:div w:id="1111630322">
      <w:bodyDiv w:val="1"/>
      <w:marLeft w:val="0"/>
      <w:marRight w:val="0"/>
      <w:marTop w:val="0"/>
      <w:marBottom w:val="0"/>
      <w:divBdr>
        <w:top w:val="none" w:sz="0" w:space="0" w:color="auto"/>
        <w:left w:val="none" w:sz="0" w:space="0" w:color="auto"/>
        <w:bottom w:val="none" w:sz="0" w:space="0" w:color="auto"/>
        <w:right w:val="none" w:sz="0" w:space="0" w:color="auto"/>
      </w:divBdr>
    </w:div>
    <w:div w:id="1241138643">
      <w:bodyDiv w:val="1"/>
      <w:marLeft w:val="0"/>
      <w:marRight w:val="0"/>
      <w:marTop w:val="0"/>
      <w:marBottom w:val="0"/>
      <w:divBdr>
        <w:top w:val="none" w:sz="0" w:space="0" w:color="auto"/>
        <w:left w:val="none" w:sz="0" w:space="0" w:color="auto"/>
        <w:bottom w:val="none" w:sz="0" w:space="0" w:color="auto"/>
        <w:right w:val="none" w:sz="0" w:space="0" w:color="auto"/>
      </w:divBdr>
    </w:div>
    <w:div w:id="1355419277">
      <w:bodyDiv w:val="1"/>
      <w:marLeft w:val="0"/>
      <w:marRight w:val="0"/>
      <w:marTop w:val="0"/>
      <w:marBottom w:val="0"/>
      <w:divBdr>
        <w:top w:val="none" w:sz="0" w:space="0" w:color="auto"/>
        <w:left w:val="none" w:sz="0" w:space="0" w:color="auto"/>
        <w:bottom w:val="none" w:sz="0" w:space="0" w:color="auto"/>
        <w:right w:val="none" w:sz="0" w:space="0" w:color="auto"/>
      </w:divBdr>
    </w:div>
    <w:div w:id="1355616711">
      <w:bodyDiv w:val="1"/>
      <w:marLeft w:val="0"/>
      <w:marRight w:val="0"/>
      <w:marTop w:val="0"/>
      <w:marBottom w:val="0"/>
      <w:divBdr>
        <w:top w:val="none" w:sz="0" w:space="0" w:color="auto"/>
        <w:left w:val="none" w:sz="0" w:space="0" w:color="auto"/>
        <w:bottom w:val="none" w:sz="0" w:space="0" w:color="auto"/>
        <w:right w:val="none" w:sz="0" w:space="0" w:color="auto"/>
      </w:divBdr>
      <w:divsChild>
        <w:div w:id="265040782">
          <w:marLeft w:val="360"/>
          <w:marRight w:val="0"/>
          <w:marTop w:val="200"/>
          <w:marBottom w:val="0"/>
          <w:divBdr>
            <w:top w:val="none" w:sz="0" w:space="0" w:color="auto"/>
            <w:left w:val="none" w:sz="0" w:space="0" w:color="auto"/>
            <w:bottom w:val="none" w:sz="0" w:space="0" w:color="auto"/>
            <w:right w:val="none" w:sz="0" w:space="0" w:color="auto"/>
          </w:divBdr>
        </w:div>
        <w:div w:id="547230503">
          <w:marLeft w:val="360"/>
          <w:marRight w:val="0"/>
          <w:marTop w:val="200"/>
          <w:marBottom w:val="0"/>
          <w:divBdr>
            <w:top w:val="none" w:sz="0" w:space="0" w:color="auto"/>
            <w:left w:val="none" w:sz="0" w:space="0" w:color="auto"/>
            <w:bottom w:val="none" w:sz="0" w:space="0" w:color="auto"/>
            <w:right w:val="none" w:sz="0" w:space="0" w:color="auto"/>
          </w:divBdr>
        </w:div>
        <w:div w:id="1517618041">
          <w:marLeft w:val="360"/>
          <w:marRight w:val="0"/>
          <w:marTop w:val="200"/>
          <w:marBottom w:val="0"/>
          <w:divBdr>
            <w:top w:val="none" w:sz="0" w:space="0" w:color="auto"/>
            <w:left w:val="none" w:sz="0" w:space="0" w:color="auto"/>
            <w:bottom w:val="none" w:sz="0" w:space="0" w:color="auto"/>
            <w:right w:val="none" w:sz="0" w:space="0" w:color="auto"/>
          </w:divBdr>
        </w:div>
        <w:div w:id="2043288469">
          <w:marLeft w:val="360"/>
          <w:marRight w:val="0"/>
          <w:marTop w:val="200"/>
          <w:marBottom w:val="0"/>
          <w:divBdr>
            <w:top w:val="none" w:sz="0" w:space="0" w:color="auto"/>
            <w:left w:val="none" w:sz="0" w:space="0" w:color="auto"/>
            <w:bottom w:val="none" w:sz="0" w:space="0" w:color="auto"/>
            <w:right w:val="none" w:sz="0" w:space="0" w:color="auto"/>
          </w:divBdr>
        </w:div>
      </w:divsChild>
    </w:div>
    <w:div w:id="1451363561">
      <w:bodyDiv w:val="1"/>
      <w:marLeft w:val="0"/>
      <w:marRight w:val="0"/>
      <w:marTop w:val="0"/>
      <w:marBottom w:val="0"/>
      <w:divBdr>
        <w:top w:val="none" w:sz="0" w:space="0" w:color="auto"/>
        <w:left w:val="none" w:sz="0" w:space="0" w:color="auto"/>
        <w:bottom w:val="none" w:sz="0" w:space="0" w:color="auto"/>
        <w:right w:val="none" w:sz="0" w:space="0" w:color="auto"/>
      </w:divBdr>
    </w:div>
    <w:div w:id="1569000072">
      <w:bodyDiv w:val="1"/>
      <w:marLeft w:val="0"/>
      <w:marRight w:val="0"/>
      <w:marTop w:val="0"/>
      <w:marBottom w:val="0"/>
      <w:divBdr>
        <w:top w:val="none" w:sz="0" w:space="0" w:color="auto"/>
        <w:left w:val="none" w:sz="0" w:space="0" w:color="auto"/>
        <w:bottom w:val="none" w:sz="0" w:space="0" w:color="auto"/>
        <w:right w:val="none" w:sz="0" w:space="0" w:color="auto"/>
      </w:divBdr>
    </w:div>
    <w:div w:id="1574389287">
      <w:bodyDiv w:val="1"/>
      <w:marLeft w:val="0"/>
      <w:marRight w:val="0"/>
      <w:marTop w:val="0"/>
      <w:marBottom w:val="0"/>
      <w:divBdr>
        <w:top w:val="none" w:sz="0" w:space="0" w:color="auto"/>
        <w:left w:val="none" w:sz="0" w:space="0" w:color="auto"/>
        <w:bottom w:val="none" w:sz="0" w:space="0" w:color="auto"/>
        <w:right w:val="none" w:sz="0" w:space="0" w:color="auto"/>
      </w:divBdr>
    </w:div>
    <w:div w:id="1678381366">
      <w:bodyDiv w:val="1"/>
      <w:marLeft w:val="0"/>
      <w:marRight w:val="0"/>
      <w:marTop w:val="0"/>
      <w:marBottom w:val="0"/>
      <w:divBdr>
        <w:top w:val="none" w:sz="0" w:space="0" w:color="auto"/>
        <w:left w:val="none" w:sz="0" w:space="0" w:color="auto"/>
        <w:bottom w:val="none" w:sz="0" w:space="0" w:color="auto"/>
        <w:right w:val="none" w:sz="0" w:space="0" w:color="auto"/>
      </w:divBdr>
    </w:div>
    <w:div w:id="1684550326">
      <w:bodyDiv w:val="1"/>
      <w:marLeft w:val="0"/>
      <w:marRight w:val="0"/>
      <w:marTop w:val="0"/>
      <w:marBottom w:val="0"/>
      <w:divBdr>
        <w:top w:val="none" w:sz="0" w:space="0" w:color="auto"/>
        <w:left w:val="none" w:sz="0" w:space="0" w:color="auto"/>
        <w:bottom w:val="none" w:sz="0" w:space="0" w:color="auto"/>
        <w:right w:val="none" w:sz="0" w:space="0" w:color="auto"/>
      </w:divBdr>
    </w:div>
    <w:div w:id="18416963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oreateam23@gmail.com" TargetMode="External"/><Relationship Id="rId18" Type="http://schemas.openxmlformats.org/officeDocument/2006/relationships/image" Target="media/image5.png"/><Relationship Id="rId26" Type="http://schemas.openxmlformats.org/officeDocument/2006/relationships/hyperlink" Target="https://doi.org/10.1016/j.nmd.2016.04.011" TargetMode="External"/><Relationship Id="rId39" Type="http://schemas.openxmlformats.org/officeDocument/2006/relationships/hyperlink" Target="https://doi.org/10.1016/j.jbi.2020.103648" TargetMode="External"/><Relationship Id="rId21" Type="http://schemas.openxmlformats.org/officeDocument/2006/relationships/image" Target="media/image8.svg"/><Relationship Id="rId34" Type="http://schemas.openxmlformats.org/officeDocument/2006/relationships/hyperlink" Target="https://doi.org/10.1002/mus.20554" TargetMode="External"/><Relationship Id="rId42" Type="http://schemas.openxmlformats.org/officeDocument/2006/relationships/hyperlink" Target="https://doi.org/10.1109/ICASSP.2019.8682194" TargetMode="External"/><Relationship Id="rId47" Type="http://schemas.openxmlformats.org/officeDocument/2006/relationships/hyperlink" Target="https://doi.org/10.23915/distill.00007" TargetMode="External"/><Relationship Id="rId50" Type="http://schemas.openxmlformats.org/officeDocument/2006/relationships/hyperlink" Target="https://doi.org/10.1016/S0925-2312(99)00127-7" TargetMode="External"/><Relationship Id="rId55" Type="http://schemas.openxmlformats.org/officeDocument/2006/relationships/hyperlink" Target="https://doi.org/10.1109/ACCESS.2020.3035416"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dx.doi.org/10.1136/jnnp.2005.069211" TargetMode="External"/><Relationship Id="rId11" Type="http://schemas.microsoft.com/office/2018/08/relationships/commentsExtensible" Target="commentsExtensible.xml"/><Relationship Id="rId24" Type="http://schemas.openxmlformats.org/officeDocument/2006/relationships/hyperlink" Target="https://doi.org/10.1016/j.jns.2005.11.020" TargetMode="External"/><Relationship Id="rId32" Type="http://schemas.openxmlformats.org/officeDocument/2006/relationships/hyperlink" Target="https://doi.org/10.1001/jama.299.9.1096" TargetMode="External"/><Relationship Id="rId37" Type="http://schemas.openxmlformats.org/officeDocument/2006/relationships/hyperlink" Target="https://doi.org/10.1016/j.jbi.2020.103525" TargetMode="External"/><Relationship Id="rId40" Type="http://schemas.openxmlformats.org/officeDocument/2006/relationships/hyperlink" Target="https://doi.org/10.1016/j.clinph.2019.01.024" TargetMode="External"/><Relationship Id="rId45" Type="http://schemas.openxmlformats.org/officeDocument/2006/relationships/hyperlink" Target="https://doi.org/10.1038/s41467-019-08987-4" TargetMode="External"/><Relationship Id="rId53" Type="http://schemas.openxmlformats.org/officeDocument/2006/relationships/hyperlink" Target="https://doi.org/10.1016/j.ins.2017.04.012" TargetMode="External"/><Relationship Id="rId58" Type="http://schemas.openxmlformats.org/officeDocument/2006/relationships/hyperlink" Target="https://doi.org/10.1016/j.inffus.2019.12.01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hyperlink" Target="https://doi.org/10.1038/ncpneuro0504" TargetMode="External"/><Relationship Id="rId27" Type="http://schemas.openxmlformats.org/officeDocument/2006/relationships/hyperlink" Target="https://doi.org/10.1016/j.nmd.2018.10.003" TargetMode="External"/><Relationship Id="rId30" Type="http://schemas.openxmlformats.org/officeDocument/2006/relationships/hyperlink" Target="https://doi.org/10.1016/B978-0-444-64032-1.00016-3" TargetMode="External"/><Relationship Id="rId35" Type="http://schemas.openxmlformats.org/officeDocument/2006/relationships/hyperlink" Target="https://doi.org/10.1038/nature14539" TargetMode="External"/><Relationship Id="rId43" Type="http://schemas.openxmlformats.org/officeDocument/2006/relationships/hyperlink" Target="https://doi.org/10.1186/s12911-020-01332-6" TargetMode="External"/><Relationship Id="rId48" Type="http://schemas.openxmlformats.org/officeDocument/2006/relationships/hyperlink" Target="https://doi.org/10.1109/CVPR.2016.90" TargetMode="External"/><Relationship Id="rId56" Type="http://schemas.openxmlformats.org/officeDocument/2006/relationships/hyperlink" Target="https://doi.org/10.3389/fgene.2019.00617" TargetMode="External"/><Relationship Id="rId8" Type="http://schemas.openxmlformats.org/officeDocument/2006/relationships/comments" Target="comments.xml"/><Relationship Id="rId51" Type="http://schemas.openxmlformats.org/officeDocument/2006/relationships/hyperlink" Target="https://doi.org/10.1016/j.compbiolchem.2004.09.006" TargetMode="External"/><Relationship Id="rId3" Type="http://schemas.openxmlformats.org/officeDocument/2006/relationships/styles" Target="styles.xml"/><Relationship Id="rId12" Type="http://schemas.openxmlformats.org/officeDocument/2006/relationships/hyperlink" Target="mailto:keewonkimm.d@gmail.com" TargetMode="External"/><Relationship Id="rId17" Type="http://schemas.openxmlformats.org/officeDocument/2006/relationships/image" Target="media/image4.png"/><Relationship Id="rId25" Type="http://schemas.openxmlformats.org/officeDocument/2006/relationships/hyperlink" Target="https://dx.doi.org/10.1016%2Fj.jns.2008.06.005" TargetMode="External"/><Relationship Id="rId33" Type="http://schemas.openxmlformats.org/officeDocument/2006/relationships/hyperlink" Target="https://doi.org/10.1212/WNL.38.12.1879" TargetMode="External"/><Relationship Id="rId38" Type="http://schemas.openxmlformats.org/officeDocument/2006/relationships/hyperlink" Target="https://doi.org/10.1016/j.jbi.2021.103712" TargetMode="External"/><Relationship Id="rId46" Type="http://schemas.openxmlformats.org/officeDocument/2006/relationships/hyperlink" Target="https://doi.org/10.1016/j.inffus.2021.07.015" TargetMode="External"/><Relationship Id="rId59" Type="http://schemas.openxmlformats.org/officeDocument/2006/relationships/hyperlink" Target="https://doi.org/10.1109/TNNLS.2020.3027314" TargetMode="External"/><Relationship Id="rId20" Type="http://schemas.openxmlformats.org/officeDocument/2006/relationships/image" Target="media/image7.png"/><Relationship Id="rId41" Type="http://schemas.openxmlformats.org/officeDocument/2006/relationships/hyperlink" Target="https://doi.org/10.4258/hir.2019.25.2.131" TargetMode="External"/><Relationship Id="rId54" Type="http://schemas.openxmlformats.org/officeDocument/2006/relationships/hyperlink" Target="https://doi.org/10.1001/jamacardio.2019.0640"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i.org/10.1007/s13311-021-01142-2" TargetMode="External"/><Relationship Id="rId28" Type="http://schemas.openxmlformats.org/officeDocument/2006/relationships/hyperlink" Target="https://doi.org/10.1002/mus.21180" TargetMode="External"/><Relationship Id="rId36" Type="http://schemas.openxmlformats.org/officeDocument/2006/relationships/hyperlink" Target="https://doi.org/10.1016/j.jbi.2021.103764" TargetMode="External"/><Relationship Id="rId49" Type="http://schemas.openxmlformats.org/officeDocument/2006/relationships/hyperlink" Target="https://doi.org/10.1109/TPAMI.2020.2990339" TargetMode="External"/><Relationship Id="rId57" Type="http://schemas.openxmlformats.org/officeDocument/2006/relationships/hyperlink" Target="https://doi.org/10.1007/978-3-319-96890-2_27" TargetMode="External"/><Relationship Id="rId10" Type="http://schemas.microsoft.com/office/2016/09/relationships/commentsIds" Target="commentsIds.xml"/><Relationship Id="rId31" Type="http://schemas.openxmlformats.org/officeDocument/2006/relationships/hyperlink" Target="http://dx.doi.org/10.1136/practneurol-2011-000198" TargetMode="External"/><Relationship Id="rId44" Type="http://schemas.openxmlformats.org/officeDocument/2006/relationships/hyperlink" Target="https://doi.org/10.1038/s41467-020-17431-x" TargetMode="External"/><Relationship Id="rId52" Type="http://schemas.openxmlformats.org/officeDocument/2006/relationships/hyperlink" Target="https://doi.org/10.1016/j.ymssp.2020.107398" TargetMode="External"/><Relationship Id="rId60" Type="http://schemas.openxmlformats.org/officeDocument/2006/relationships/hyperlink" Target="https://doi.org/10.1002/widm.1312" TargetMode="Externa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2BE6F-AE69-4562-B122-5AC6A5B15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30</Pages>
  <Words>17264</Words>
  <Characters>98405</Characters>
  <Application>Microsoft Office Word</Application>
  <DocSecurity>0</DocSecurity>
  <Lines>820</Lines>
  <Paragraphs>230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115439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유재성[ 학부졸업 / 전기전자공학부 ]</dc:creator>
  <cp:keywords/>
  <dc:description/>
  <cp:lastModifiedBy>JaeSung</cp:lastModifiedBy>
  <cp:revision>387</cp:revision>
  <cp:lastPrinted>2022-01-17T01:59:00Z</cp:lastPrinted>
  <dcterms:created xsi:type="dcterms:W3CDTF">2021-12-29T08:11:00Z</dcterms:created>
  <dcterms:modified xsi:type="dcterms:W3CDTF">2022-01-23T06:16:00Z</dcterms:modified>
</cp:coreProperties>
</file>